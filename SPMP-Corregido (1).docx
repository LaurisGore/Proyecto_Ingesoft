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243" w:rsidRPr="0007042C" w:rsidRDefault="00C61243" w:rsidP="00ED230B">
      <w:pPr>
        <w:jc w:val="center"/>
        <w:rPr>
          <w:rFonts w:ascii="Arial" w:hAnsi="Arial" w:cs="Arial"/>
          <w:sz w:val="32"/>
          <w:szCs w:val="32"/>
          <w:lang w:val="es-ES_tradnl"/>
        </w:rPr>
      </w:pPr>
    </w:p>
    <w:p w:rsidR="00B017E9" w:rsidRPr="0007042C" w:rsidRDefault="00C61243" w:rsidP="00ED230B">
      <w:pPr>
        <w:jc w:val="center"/>
        <w:rPr>
          <w:rFonts w:ascii="Arial" w:hAnsi="Arial" w:cs="Arial"/>
          <w:sz w:val="40"/>
          <w:szCs w:val="40"/>
          <w:lang w:val="es-ES_tradnl"/>
        </w:rPr>
      </w:pPr>
      <w:r w:rsidRPr="0007042C">
        <w:rPr>
          <w:rFonts w:ascii="Arial" w:hAnsi="Arial" w:cs="Arial"/>
          <w:sz w:val="40"/>
          <w:szCs w:val="40"/>
          <w:lang w:val="es-ES_tradnl"/>
        </w:rPr>
        <w:t>Proyecto: ¿Adivina quién?</w:t>
      </w:r>
    </w:p>
    <w:p w:rsidR="00C61243" w:rsidRPr="0007042C" w:rsidRDefault="00C61243" w:rsidP="00ED230B">
      <w:pPr>
        <w:jc w:val="cente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p>
    <w:p w:rsidR="00C61243" w:rsidRPr="0007042C" w:rsidRDefault="00C61243" w:rsidP="00ED230B">
      <w:pPr>
        <w:rPr>
          <w:rFonts w:ascii="Arial" w:hAnsi="Arial" w:cs="Arial"/>
          <w:sz w:val="40"/>
          <w:szCs w:val="40"/>
          <w:lang w:val="es-ES_tradnl"/>
        </w:rPr>
      </w:pPr>
    </w:p>
    <w:p w:rsidR="00C61243" w:rsidRPr="0007042C" w:rsidRDefault="00C61243" w:rsidP="00ED230B">
      <w:pP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r w:rsidRPr="0007042C">
        <w:rPr>
          <w:rFonts w:ascii="Arial" w:hAnsi="Arial" w:cs="Arial"/>
          <w:sz w:val="40"/>
          <w:szCs w:val="40"/>
          <w:lang w:val="es-ES_tradnl"/>
        </w:rPr>
        <w:t>Marzo de 2014</w:t>
      </w:r>
    </w:p>
    <w:p w:rsidR="00C61243" w:rsidRPr="0007042C" w:rsidRDefault="00C61243" w:rsidP="00ED230B">
      <w:pP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p>
    <w:p w:rsidR="00C61243" w:rsidRPr="0007042C" w:rsidRDefault="00C61243" w:rsidP="00ED230B">
      <w:pPr>
        <w:jc w:val="center"/>
        <w:rPr>
          <w:rFonts w:ascii="Arial" w:hAnsi="Arial" w:cs="Arial"/>
          <w:sz w:val="40"/>
          <w:szCs w:val="40"/>
          <w:lang w:val="es-ES_tradnl"/>
        </w:rPr>
      </w:pPr>
      <w:r w:rsidRPr="0007042C">
        <w:rPr>
          <w:rFonts w:ascii="Arial" w:hAnsi="Arial" w:cs="Arial"/>
          <w:sz w:val="40"/>
          <w:szCs w:val="40"/>
          <w:lang w:val="es-ES_tradnl"/>
        </w:rPr>
        <w:t xml:space="preserve">V </w:t>
      </w:r>
      <w:del w:id="0" w:author="Sergio" w:date="2014-04-21T17:44:00Z">
        <w:r w:rsidR="0038616E" w:rsidDel="00C906D2">
          <w:rPr>
            <w:rFonts w:ascii="Arial" w:hAnsi="Arial" w:cs="Arial"/>
            <w:sz w:val="40"/>
            <w:szCs w:val="40"/>
            <w:lang w:val="es-ES_tradnl"/>
          </w:rPr>
          <w:delText>5</w:delText>
        </w:r>
        <w:r w:rsidR="00221BFA" w:rsidRPr="0007042C" w:rsidDel="00C906D2">
          <w:rPr>
            <w:rFonts w:ascii="Arial" w:hAnsi="Arial" w:cs="Arial"/>
            <w:sz w:val="40"/>
            <w:szCs w:val="40"/>
            <w:lang w:val="es-ES_tradnl"/>
          </w:rPr>
          <w:delText>.</w:delText>
        </w:r>
      </w:del>
      <w:del w:id="1" w:author="Sergio" w:date="2014-03-12T19:01:00Z">
        <w:r w:rsidR="0034135E" w:rsidDel="00C24B37">
          <w:rPr>
            <w:rFonts w:ascii="Arial" w:hAnsi="Arial" w:cs="Arial"/>
            <w:sz w:val="40"/>
            <w:szCs w:val="40"/>
            <w:lang w:val="es-ES_tradnl"/>
          </w:rPr>
          <w:delText>3</w:delText>
        </w:r>
      </w:del>
      <w:ins w:id="2" w:author="Sala Virtual Piso 1" w:date="2014-03-13T11:56:00Z">
        <w:del w:id="3" w:author="Sergio" w:date="2014-04-21T17:44:00Z">
          <w:r w:rsidR="00AF0095" w:rsidDel="00C906D2">
            <w:rPr>
              <w:rFonts w:ascii="Arial" w:hAnsi="Arial" w:cs="Arial"/>
              <w:sz w:val="40"/>
              <w:szCs w:val="40"/>
              <w:lang w:val="es-ES_tradnl"/>
            </w:rPr>
            <w:delText>7</w:delText>
          </w:r>
        </w:del>
      </w:ins>
      <w:ins w:id="4" w:author="Sergio" w:date="2014-04-21T17:44:00Z">
        <w:r w:rsidR="00C906D2">
          <w:rPr>
            <w:rFonts w:ascii="Arial" w:hAnsi="Arial" w:cs="Arial"/>
            <w:sz w:val="40"/>
            <w:szCs w:val="40"/>
            <w:lang w:val="es-ES_tradnl"/>
          </w:rPr>
          <w:t>6</w:t>
        </w:r>
      </w:ins>
    </w:p>
    <w:p w:rsidR="00380229" w:rsidRDefault="00380229">
      <w:pPr>
        <w:rPr>
          <w:rFonts w:ascii="Arial" w:hAnsi="Arial" w:cs="Arial"/>
          <w:sz w:val="40"/>
          <w:szCs w:val="40"/>
          <w:lang w:val="es-ES_tradnl"/>
        </w:rPr>
      </w:pPr>
    </w:p>
    <w:p w:rsidR="00380229" w:rsidRDefault="00380229">
      <w:pPr>
        <w:rPr>
          <w:rFonts w:ascii="Arial" w:hAnsi="Arial" w:cs="Arial"/>
          <w:sz w:val="40"/>
          <w:szCs w:val="40"/>
          <w:lang w:val="es-ES_tradnl"/>
        </w:rPr>
      </w:pPr>
    </w:p>
    <w:p w:rsidR="00380229" w:rsidRDefault="00C61243">
      <w:pPr>
        <w:jc w:val="center"/>
        <w:rPr>
          <w:rFonts w:ascii="Arial" w:hAnsi="Arial" w:cs="Arial"/>
          <w:sz w:val="32"/>
          <w:szCs w:val="32"/>
          <w:lang w:val="es-ES_tradnl"/>
        </w:rPr>
      </w:pPr>
      <w:r w:rsidRPr="0007042C">
        <w:rPr>
          <w:rFonts w:ascii="Arial" w:hAnsi="Arial" w:cs="Arial"/>
          <w:noProof/>
          <w:lang w:val="es-CO" w:eastAsia="es-CO"/>
        </w:rPr>
        <w:drawing>
          <wp:inline distT="0" distB="0" distL="0" distR="0">
            <wp:extent cx="2242269" cy="1494846"/>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243876" cy="1495917"/>
                    </a:xfrm>
                    <a:prstGeom prst="rect">
                      <a:avLst/>
                    </a:prstGeom>
                  </pic:spPr>
                </pic:pic>
              </a:graphicData>
            </a:graphic>
          </wp:inline>
        </w:drawing>
      </w:r>
    </w:p>
    <w:p w:rsidR="00380229" w:rsidRDefault="00380229">
      <w:pPr>
        <w:jc w:val="left"/>
        <w:rPr>
          <w:rFonts w:ascii="Arial" w:hAnsi="Arial" w:cs="Arial"/>
          <w:lang w:val="es-ES_tradnl"/>
        </w:rPr>
      </w:pPr>
    </w:p>
    <w:p w:rsidR="00380229" w:rsidRDefault="005B51FA">
      <w:pPr>
        <w:pStyle w:val="Ttulo1"/>
        <w:rPr>
          <w:rFonts w:ascii="Arial" w:hAnsi="Arial" w:cs="Arial"/>
          <w:lang w:val="es-ES_tradnl"/>
        </w:rPr>
      </w:pPr>
      <w:bookmarkStart w:id="5" w:name="_Ref384135894"/>
      <w:bookmarkStart w:id="6" w:name="_Toc384230496"/>
      <w:commentRangeStart w:id="7"/>
      <w:r w:rsidRPr="0007042C">
        <w:rPr>
          <w:rFonts w:ascii="Arial" w:hAnsi="Arial" w:cs="Arial"/>
          <w:lang w:val="es-ES_tradnl"/>
        </w:rPr>
        <w:lastRenderedPageBreak/>
        <w:t>Historial de Cambios</w:t>
      </w:r>
      <w:commentRangeEnd w:id="7"/>
      <w:r w:rsidR="00CC5035">
        <w:rPr>
          <w:rStyle w:val="Refdecomentario"/>
          <w:rFonts w:ascii="Calibri" w:hAnsi="Calibri"/>
          <w:b w:val="0"/>
          <w:bCs w:val="0"/>
        </w:rPr>
        <w:commentReference w:id="7"/>
      </w:r>
      <w:bookmarkEnd w:id="5"/>
      <w:bookmarkEnd w:id="6"/>
    </w:p>
    <w:p w:rsidR="00380229" w:rsidRDefault="00380229">
      <w:pPr>
        <w:pStyle w:val="Textbody"/>
        <w:rPr>
          <w:rFonts w:ascii="Arial" w:hAnsi="Arial" w:cs="Arial"/>
          <w:lang w:val="es-ES_tradnl"/>
        </w:rPr>
      </w:pPr>
    </w:p>
    <w:p w:rsidR="00380229" w:rsidRDefault="00244974">
      <w:pPr>
        <w:pStyle w:val="Epgrafe"/>
        <w:rPr>
          <w:rFonts w:ascii="Arial" w:hAnsi="Arial" w:cs="Arial"/>
          <w:sz w:val="20"/>
          <w:szCs w:val="20"/>
        </w:rPr>
      </w:pPr>
      <w:bookmarkStart w:id="8" w:name="_Toc382447404"/>
      <w:r w:rsidRPr="00244974">
        <w:rPr>
          <w:rFonts w:ascii="Arial" w:hAnsi="Arial" w:cs="Arial"/>
          <w:sz w:val="20"/>
          <w:szCs w:val="20"/>
        </w:rPr>
        <w:t>Tabl</w:t>
      </w:r>
      <w:commentRangeStart w:id="9"/>
      <w:r w:rsidRPr="00244974">
        <w:rPr>
          <w:rFonts w:ascii="Arial" w:hAnsi="Arial" w:cs="Arial"/>
          <w:sz w:val="20"/>
          <w:szCs w:val="20"/>
        </w:rPr>
        <w:t xml:space="preserve">a </w:t>
      </w:r>
      <w:ins w:id="10" w:author="Familia Valderrama A" w:date="2014-03-13T04:17:00Z">
        <w:r w:rsidR="002956A8">
          <w:rPr>
            <w:rFonts w:ascii="Arial" w:hAnsi="Arial" w:cs="Arial"/>
            <w:sz w:val="20"/>
            <w:szCs w:val="20"/>
          </w:rPr>
          <w:fldChar w:fldCharType="begin"/>
        </w:r>
        <w:r w:rsidR="003146DF">
          <w:rPr>
            <w:rFonts w:ascii="Arial" w:hAnsi="Arial" w:cs="Arial"/>
            <w:sz w:val="20"/>
            <w:szCs w:val="20"/>
          </w:rPr>
          <w:instrText xml:space="preserve"> STYLEREF 1 \s </w:instrText>
        </w:r>
      </w:ins>
      <w:r w:rsidR="002956A8">
        <w:rPr>
          <w:rFonts w:ascii="Arial" w:hAnsi="Arial" w:cs="Arial"/>
          <w:sz w:val="20"/>
          <w:szCs w:val="20"/>
        </w:rPr>
        <w:fldChar w:fldCharType="separate"/>
      </w:r>
      <w:r w:rsidR="000910A8">
        <w:rPr>
          <w:rFonts w:ascii="Arial" w:hAnsi="Arial" w:cs="Arial"/>
          <w:noProof/>
          <w:sz w:val="20"/>
          <w:szCs w:val="20"/>
        </w:rPr>
        <w:t>1</w:t>
      </w:r>
      <w:ins w:id="11" w:author="Familia Valderrama A" w:date="2014-03-13T04:17:00Z">
        <w:r w:rsidR="002956A8">
          <w:rPr>
            <w:rFonts w:ascii="Arial" w:hAnsi="Arial" w:cs="Arial"/>
            <w:sz w:val="20"/>
            <w:szCs w:val="20"/>
          </w:rPr>
          <w:fldChar w:fldCharType="end"/>
        </w:r>
        <w:r w:rsidR="003146DF">
          <w:rPr>
            <w:rFonts w:ascii="Arial" w:hAnsi="Arial" w:cs="Arial"/>
            <w:sz w:val="20"/>
            <w:szCs w:val="20"/>
          </w:rPr>
          <w:t>.</w:t>
        </w:r>
        <w:r w:rsidR="002956A8">
          <w:rPr>
            <w:rFonts w:ascii="Arial" w:hAnsi="Arial" w:cs="Arial"/>
            <w:sz w:val="20"/>
            <w:szCs w:val="20"/>
          </w:rPr>
          <w:fldChar w:fldCharType="begin"/>
        </w:r>
        <w:r w:rsidR="003146DF">
          <w:rPr>
            <w:rFonts w:ascii="Arial" w:hAnsi="Arial" w:cs="Arial"/>
            <w:sz w:val="20"/>
            <w:szCs w:val="20"/>
          </w:rPr>
          <w:instrText xml:space="preserve"> SEQ Tabla \* ARABIC \s 1 </w:instrText>
        </w:r>
      </w:ins>
      <w:r w:rsidR="002956A8">
        <w:rPr>
          <w:rFonts w:ascii="Arial" w:hAnsi="Arial" w:cs="Arial"/>
          <w:sz w:val="20"/>
          <w:szCs w:val="20"/>
        </w:rPr>
        <w:fldChar w:fldCharType="separate"/>
      </w:r>
      <w:ins w:id="12" w:author="Estudiante" w:date="2014-04-01T16:48:00Z">
        <w:r w:rsidR="000910A8">
          <w:rPr>
            <w:rFonts w:ascii="Arial" w:hAnsi="Arial" w:cs="Arial"/>
            <w:noProof/>
            <w:sz w:val="20"/>
            <w:szCs w:val="20"/>
          </w:rPr>
          <w:t>1</w:t>
        </w:r>
      </w:ins>
      <w:ins w:id="13" w:author="Familia Valderrama A" w:date="2014-03-13T04:17:00Z">
        <w:r w:rsidR="002956A8">
          <w:rPr>
            <w:rFonts w:ascii="Arial" w:hAnsi="Arial" w:cs="Arial"/>
            <w:sz w:val="20"/>
            <w:szCs w:val="20"/>
          </w:rPr>
          <w:fldChar w:fldCharType="end"/>
        </w:r>
      </w:ins>
      <w:del w:id="14" w:author="Familia Valderrama A" w:date="2014-03-13T03:58:00Z">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STYLEREF 1 \s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1</w:delText>
        </w:r>
        <w:r w:rsidR="002956A8" w:rsidDel="00341DDB">
          <w:rPr>
            <w:rFonts w:ascii="Arial" w:hAnsi="Arial" w:cs="Arial"/>
            <w:sz w:val="20"/>
            <w:szCs w:val="20"/>
          </w:rPr>
          <w:fldChar w:fldCharType="end"/>
        </w:r>
        <w:r w:rsidR="00047748" w:rsidDel="00341DDB">
          <w:rPr>
            <w:rFonts w:ascii="Arial" w:hAnsi="Arial" w:cs="Arial"/>
            <w:sz w:val="20"/>
            <w:szCs w:val="20"/>
          </w:rPr>
          <w:delText>.</w:delText>
        </w:r>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SEQ Tabla \* ARABIC \s 1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1</w:delText>
        </w:r>
        <w:r w:rsidR="002956A8" w:rsidDel="00341DDB">
          <w:rPr>
            <w:rFonts w:ascii="Arial" w:hAnsi="Arial" w:cs="Arial"/>
            <w:sz w:val="20"/>
            <w:szCs w:val="20"/>
          </w:rPr>
          <w:fldChar w:fldCharType="end"/>
        </w:r>
      </w:del>
      <w:r w:rsidRPr="00244974">
        <w:rPr>
          <w:rFonts w:ascii="Arial" w:hAnsi="Arial" w:cs="Arial"/>
          <w:sz w:val="20"/>
          <w:szCs w:val="20"/>
        </w:rPr>
        <w:t xml:space="preserve"> </w:t>
      </w:r>
      <w:commentRangeEnd w:id="9"/>
      <w:r w:rsidR="005653E0">
        <w:rPr>
          <w:rStyle w:val="Refdecomentario"/>
          <w:rFonts w:cs="Calibri"/>
          <w:i w:val="0"/>
          <w:iCs w:val="0"/>
        </w:rPr>
        <w:commentReference w:id="9"/>
      </w:r>
      <w:r w:rsidRPr="00244974">
        <w:rPr>
          <w:rFonts w:ascii="Arial" w:hAnsi="Arial" w:cs="Arial"/>
          <w:sz w:val="20"/>
          <w:szCs w:val="20"/>
        </w:rPr>
        <w:t>– Historial de Cambios</w:t>
      </w:r>
      <w:bookmarkEnd w:id="8"/>
    </w:p>
    <w:tbl>
      <w:tblPr>
        <w:tblStyle w:val="Cuadrculamedia1-nfasis1"/>
        <w:tblW w:w="0" w:type="auto"/>
        <w:tblLook w:val="04A0"/>
      </w:tblPr>
      <w:tblGrid>
        <w:gridCol w:w="1938"/>
        <w:gridCol w:w="2073"/>
        <w:gridCol w:w="2091"/>
        <w:gridCol w:w="2618"/>
      </w:tblGrid>
      <w:tr w:rsidR="006C20A6" w:rsidRPr="00750BBC" w:rsidTr="00FC69D3">
        <w:trPr>
          <w:cnfStyle w:val="100000000000"/>
        </w:trPr>
        <w:tc>
          <w:tcPr>
            <w:cnfStyle w:val="001000000000"/>
            <w:tcW w:w="1938" w:type="dxa"/>
            <w:shd w:val="clear" w:color="auto" w:fill="1F497D" w:themeFill="text2"/>
          </w:tcPr>
          <w:p w:rsidR="00380229" w:rsidRDefault="00244974">
            <w:pPr>
              <w:jc w:val="center"/>
              <w:rPr>
                <w:rFonts w:ascii="Arial" w:hAnsi="Arial" w:cs="Arial"/>
                <w:color w:val="FFFFFF" w:themeColor="background1"/>
                <w:sz w:val="28"/>
                <w:szCs w:val="24"/>
                <w:lang w:val="es-ES_tradnl"/>
              </w:rPr>
            </w:pPr>
            <w:r w:rsidRPr="00244974">
              <w:rPr>
                <w:rFonts w:ascii="Arial" w:hAnsi="Arial" w:cs="Arial"/>
                <w:color w:val="FFFFFF" w:themeColor="background1"/>
                <w:szCs w:val="24"/>
                <w:lang w:val="es-ES_tradnl"/>
              </w:rPr>
              <w:t>Fecha del cambio</w:t>
            </w:r>
          </w:p>
        </w:tc>
        <w:tc>
          <w:tcPr>
            <w:tcW w:w="2073" w:type="dxa"/>
            <w:shd w:val="clear" w:color="auto" w:fill="1F497D" w:themeFill="text2"/>
          </w:tcPr>
          <w:p w:rsidR="00380229" w:rsidRDefault="00244974">
            <w:pPr>
              <w:jc w:val="center"/>
              <w:cnfStyle w:val="100000000000"/>
              <w:rPr>
                <w:rFonts w:ascii="Arial" w:hAnsi="Arial" w:cs="Arial"/>
                <w:color w:val="FFFFFF" w:themeColor="background1"/>
                <w:sz w:val="28"/>
                <w:szCs w:val="24"/>
                <w:lang w:val="es-ES_tradnl"/>
              </w:rPr>
            </w:pPr>
            <w:r w:rsidRPr="00244974">
              <w:rPr>
                <w:rFonts w:ascii="Arial" w:hAnsi="Arial" w:cs="Arial"/>
                <w:color w:val="FFFFFF" w:themeColor="background1"/>
                <w:szCs w:val="24"/>
                <w:lang w:val="es-ES_tradnl"/>
              </w:rPr>
              <w:t>Descripción cambio</w:t>
            </w:r>
          </w:p>
        </w:tc>
        <w:tc>
          <w:tcPr>
            <w:tcW w:w="2091" w:type="dxa"/>
            <w:shd w:val="clear" w:color="auto" w:fill="1F497D" w:themeFill="text2"/>
          </w:tcPr>
          <w:p w:rsidR="00380229" w:rsidRDefault="00244974">
            <w:pPr>
              <w:jc w:val="center"/>
              <w:cnfStyle w:val="100000000000"/>
              <w:rPr>
                <w:rFonts w:ascii="Arial" w:hAnsi="Arial" w:cs="Arial"/>
                <w:color w:val="FFFFFF" w:themeColor="background1"/>
                <w:sz w:val="28"/>
                <w:szCs w:val="24"/>
                <w:lang w:val="es-ES_tradnl"/>
              </w:rPr>
            </w:pPr>
            <w:r w:rsidRPr="00244974">
              <w:rPr>
                <w:rFonts w:ascii="Arial" w:hAnsi="Arial" w:cs="Arial"/>
                <w:color w:val="FFFFFF" w:themeColor="background1"/>
                <w:szCs w:val="24"/>
                <w:lang w:val="es-ES_tradnl"/>
              </w:rPr>
              <w:t>Persona(s)</w:t>
            </w:r>
          </w:p>
        </w:tc>
        <w:tc>
          <w:tcPr>
            <w:tcW w:w="2618" w:type="dxa"/>
            <w:shd w:val="clear" w:color="auto" w:fill="1F497D" w:themeFill="text2"/>
          </w:tcPr>
          <w:p w:rsidR="00380229" w:rsidRDefault="00244974">
            <w:pPr>
              <w:jc w:val="center"/>
              <w:cnfStyle w:val="100000000000"/>
              <w:rPr>
                <w:rFonts w:ascii="Arial" w:hAnsi="Arial" w:cs="Arial"/>
                <w:color w:val="FFFFFF" w:themeColor="background1"/>
                <w:sz w:val="28"/>
                <w:szCs w:val="24"/>
                <w:lang w:val="es-ES_tradnl"/>
              </w:rPr>
            </w:pPr>
            <w:r w:rsidRPr="00244974">
              <w:rPr>
                <w:rFonts w:ascii="Arial" w:hAnsi="Arial" w:cs="Arial"/>
                <w:color w:val="FFFFFF" w:themeColor="background1"/>
                <w:szCs w:val="24"/>
                <w:lang w:val="es-ES_tradnl"/>
              </w:rPr>
              <w:t>Sección(es)  modificada(s)</w:t>
            </w:r>
          </w:p>
        </w:tc>
      </w:tr>
      <w:tr w:rsidR="00AC7209" w:rsidRPr="0007042C" w:rsidTr="00FC69D3">
        <w:trPr>
          <w:cnfStyle w:val="000000100000"/>
        </w:trPr>
        <w:tc>
          <w:tcPr>
            <w:cnfStyle w:val="001000000000"/>
            <w:tcW w:w="1938" w:type="dxa"/>
          </w:tcPr>
          <w:p w:rsidR="00380229" w:rsidRDefault="00C20CA6">
            <w:pPr>
              <w:jc w:val="left"/>
              <w:rPr>
                <w:rFonts w:ascii="Arial" w:hAnsi="Arial" w:cs="Arial"/>
                <w:b w:val="0"/>
                <w:bCs w:val="0"/>
                <w:szCs w:val="24"/>
                <w:lang w:val="es-ES_tradnl"/>
              </w:rPr>
            </w:pPr>
            <w:r w:rsidRPr="0007042C">
              <w:rPr>
                <w:rFonts w:ascii="Arial" w:hAnsi="Arial" w:cs="Arial"/>
                <w:szCs w:val="24"/>
                <w:lang w:val="es-ES_tradnl"/>
              </w:rPr>
              <w:t>15/02/14</w:t>
            </w:r>
          </w:p>
        </w:tc>
        <w:tc>
          <w:tcPr>
            <w:tcW w:w="2073" w:type="dxa"/>
          </w:tcPr>
          <w:p w:rsidR="00380229" w:rsidRDefault="00C20CA6">
            <w:pPr>
              <w:jc w:val="left"/>
              <w:cnfStyle w:val="000000100000"/>
              <w:rPr>
                <w:rFonts w:ascii="Arial" w:hAnsi="Arial" w:cs="Arial"/>
                <w:szCs w:val="24"/>
                <w:lang w:val="es-ES_tradnl"/>
              </w:rPr>
            </w:pPr>
            <w:r w:rsidRPr="0007042C">
              <w:rPr>
                <w:rFonts w:ascii="Arial" w:hAnsi="Arial" w:cs="Arial"/>
                <w:szCs w:val="24"/>
                <w:lang w:val="es-ES_tradnl"/>
              </w:rPr>
              <w:t>Cambio de letra y formato</w:t>
            </w:r>
          </w:p>
        </w:tc>
        <w:tc>
          <w:tcPr>
            <w:tcW w:w="2091" w:type="dxa"/>
          </w:tcPr>
          <w:p w:rsidR="00380229" w:rsidRDefault="00C20CA6">
            <w:pPr>
              <w:jc w:val="left"/>
              <w:cnfStyle w:val="000000100000"/>
              <w:rPr>
                <w:rFonts w:ascii="Arial" w:hAnsi="Arial" w:cs="Arial"/>
                <w:szCs w:val="24"/>
                <w:lang w:val="es-ES_tradnl"/>
              </w:rPr>
            </w:pPr>
            <w:r w:rsidRPr="0007042C">
              <w:rPr>
                <w:rFonts w:ascii="Arial" w:hAnsi="Arial" w:cs="Arial"/>
                <w:szCs w:val="24"/>
                <w:lang w:val="es-ES_tradnl"/>
              </w:rPr>
              <w:t>Sergio Bernal</w:t>
            </w:r>
          </w:p>
        </w:tc>
        <w:tc>
          <w:tcPr>
            <w:tcW w:w="2618" w:type="dxa"/>
          </w:tcPr>
          <w:p w:rsidR="00380229" w:rsidRDefault="00C20CA6">
            <w:pPr>
              <w:jc w:val="center"/>
              <w:cnfStyle w:val="000000100000"/>
              <w:rPr>
                <w:rFonts w:ascii="Arial" w:hAnsi="Arial" w:cs="Arial"/>
                <w:szCs w:val="24"/>
                <w:lang w:val="es-ES_tradnl"/>
              </w:rPr>
            </w:pPr>
            <w:r w:rsidRPr="0007042C">
              <w:rPr>
                <w:rFonts w:ascii="Arial" w:hAnsi="Arial" w:cs="Arial"/>
                <w:szCs w:val="24"/>
                <w:lang w:val="es-ES_tradnl"/>
              </w:rPr>
              <w:t>Todas</w:t>
            </w:r>
          </w:p>
        </w:tc>
      </w:tr>
      <w:tr w:rsidR="006C20A6" w:rsidRPr="0007042C" w:rsidTr="00FC69D3">
        <w:tc>
          <w:tcPr>
            <w:cnfStyle w:val="001000000000"/>
            <w:tcW w:w="1938" w:type="dxa"/>
          </w:tcPr>
          <w:p w:rsidR="00380229" w:rsidRDefault="005A73F5">
            <w:pPr>
              <w:jc w:val="left"/>
              <w:rPr>
                <w:rFonts w:ascii="Arial" w:hAnsi="Arial" w:cs="Arial"/>
                <w:b w:val="0"/>
                <w:bCs w:val="0"/>
                <w:lang w:val="es-ES_tradnl"/>
              </w:rPr>
            </w:pPr>
            <w:r w:rsidRPr="0007042C">
              <w:rPr>
                <w:rFonts w:ascii="Arial" w:hAnsi="Arial" w:cs="Arial"/>
                <w:szCs w:val="24"/>
                <w:lang w:val="es-ES_tradnl"/>
              </w:rPr>
              <w:t>22/02/14</w:t>
            </w:r>
          </w:p>
        </w:tc>
        <w:tc>
          <w:tcPr>
            <w:tcW w:w="2073" w:type="dxa"/>
          </w:tcPr>
          <w:p w:rsidR="00380229" w:rsidRDefault="005A73F5">
            <w:pPr>
              <w:jc w:val="left"/>
              <w:cnfStyle w:val="000000000000"/>
              <w:rPr>
                <w:rFonts w:ascii="Arial" w:hAnsi="Arial" w:cs="Arial"/>
                <w:lang w:val="es-ES_tradnl"/>
              </w:rPr>
            </w:pPr>
            <w:r w:rsidRPr="0007042C">
              <w:rPr>
                <w:rFonts w:ascii="Arial" w:hAnsi="Arial" w:cs="Arial"/>
                <w:lang w:val="es-ES_tradnl"/>
              </w:rPr>
              <w:t>Tablas, cambio formato general</w:t>
            </w:r>
          </w:p>
        </w:tc>
        <w:tc>
          <w:tcPr>
            <w:tcW w:w="2091" w:type="dxa"/>
          </w:tcPr>
          <w:p w:rsidR="00380229" w:rsidRDefault="005A73F5">
            <w:pPr>
              <w:jc w:val="left"/>
              <w:cnfStyle w:val="000000000000"/>
              <w:rPr>
                <w:rFonts w:ascii="Arial" w:hAnsi="Arial" w:cs="Arial"/>
                <w:lang w:val="es-ES_tradnl"/>
              </w:rPr>
            </w:pPr>
            <w:r w:rsidRPr="0007042C">
              <w:rPr>
                <w:rFonts w:ascii="Arial" w:hAnsi="Arial" w:cs="Arial"/>
                <w:lang w:val="es-ES_tradnl"/>
              </w:rPr>
              <w:t>Felipe Valderrama</w:t>
            </w:r>
          </w:p>
        </w:tc>
        <w:tc>
          <w:tcPr>
            <w:tcW w:w="2618" w:type="dxa"/>
          </w:tcPr>
          <w:p w:rsidR="00380229" w:rsidRDefault="005A73F5">
            <w:pPr>
              <w:jc w:val="center"/>
              <w:cnfStyle w:val="000000000000"/>
              <w:rPr>
                <w:rFonts w:ascii="Arial" w:hAnsi="Arial" w:cs="Arial"/>
                <w:lang w:val="es-ES_tradnl"/>
              </w:rPr>
            </w:pPr>
            <w:r w:rsidRPr="0007042C">
              <w:rPr>
                <w:rFonts w:ascii="Arial" w:hAnsi="Arial" w:cs="Arial"/>
                <w:lang w:val="es-ES_tradnl"/>
              </w:rPr>
              <w:t>Todas</w:t>
            </w:r>
          </w:p>
        </w:tc>
      </w:tr>
      <w:tr w:rsidR="00AC7209" w:rsidRPr="0007042C" w:rsidTr="00FC69D3">
        <w:trPr>
          <w:cnfStyle w:val="000000100000"/>
        </w:trPr>
        <w:tc>
          <w:tcPr>
            <w:cnfStyle w:val="001000000000"/>
            <w:tcW w:w="1938" w:type="dxa"/>
          </w:tcPr>
          <w:p w:rsidR="00380229" w:rsidRDefault="0023036D">
            <w:pPr>
              <w:jc w:val="left"/>
              <w:rPr>
                <w:rFonts w:ascii="Arial" w:hAnsi="Arial" w:cs="Arial"/>
                <w:b w:val="0"/>
                <w:bCs w:val="0"/>
                <w:lang w:val="es-ES_tradnl"/>
              </w:rPr>
            </w:pPr>
            <w:r w:rsidRPr="0007042C">
              <w:rPr>
                <w:rFonts w:ascii="Arial" w:hAnsi="Arial" w:cs="Arial"/>
                <w:szCs w:val="24"/>
                <w:lang w:val="es-ES_tradnl"/>
              </w:rPr>
              <w:t>22/02/14</w:t>
            </w:r>
          </w:p>
        </w:tc>
        <w:tc>
          <w:tcPr>
            <w:tcW w:w="2073" w:type="dxa"/>
          </w:tcPr>
          <w:p w:rsidR="00380229" w:rsidRDefault="0023036D">
            <w:pPr>
              <w:jc w:val="left"/>
              <w:cnfStyle w:val="000000100000"/>
              <w:rPr>
                <w:rFonts w:ascii="Arial" w:hAnsi="Arial" w:cs="Arial"/>
                <w:lang w:val="es-ES_tradnl"/>
              </w:rPr>
            </w:pPr>
            <w:r w:rsidRPr="0007042C">
              <w:rPr>
                <w:rFonts w:ascii="Arial" w:hAnsi="Arial" w:cs="Arial"/>
                <w:lang w:val="es-ES_tradnl"/>
              </w:rPr>
              <w:t xml:space="preserve"> Revisión y adición al documento</w:t>
            </w:r>
          </w:p>
        </w:tc>
        <w:tc>
          <w:tcPr>
            <w:tcW w:w="2091" w:type="dxa"/>
          </w:tcPr>
          <w:p w:rsidR="00380229" w:rsidRDefault="0023036D">
            <w:pPr>
              <w:jc w:val="left"/>
              <w:cnfStyle w:val="000000100000"/>
              <w:rPr>
                <w:rFonts w:ascii="Arial" w:hAnsi="Arial" w:cs="Arial"/>
                <w:lang w:val="es-ES_tradnl"/>
              </w:rPr>
            </w:pPr>
            <w:r w:rsidRPr="0007042C">
              <w:rPr>
                <w:rFonts w:ascii="Arial" w:hAnsi="Arial" w:cs="Arial"/>
                <w:szCs w:val="24"/>
                <w:lang w:val="es-ES_tradnl"/>
              </w:rPr>
              <w:t>Sergio Bernal</w:t>
            </w:r>
          </w:p>
        </w:tc>
        <w:tc>
          <w:tcPr>
            <w:tcW w:w="2618" w:type="dxa"/>
          </w:tcPr>
          <w:p w:rsidR="00380229" w:rsidRDefault="0007042C">
            <w:pPr>
              <w:jc w:val="center"/>
              <w:cnfStyle w:val="000000100000"/>
              <w:rPr>
                <w:rFonts w:ascii="Arial" w:hAnsi="Arial" w:cs="Arial"/>
                <w:lang w:val="es-ES_tradnl"/>
              </w:rPr>
            </w:pPr>
            <w:r w:rsidRPr="0007042C">
              <w:rPr>
                <w:rFonts w:ascii="Arial" w:hAnsi="Arial" w:cs="Arial"/>
                <w:lang w:val="es-ES_tradnl"/>
              </w:rPr>
              <w:t xml:space="preserve">2, 6.1, 6.2, 6.3, </w:t>
            </w:r>
            <w:r w:rsidR="0023036D" w:rsidRPr="0007042C">
              <w:rPr>
                <w:rFonts w:ascii="Arial" w:hAnsi="Arial" w:cs="Arial"/>
                <w:lang w:val="es-ES_tradnl"/>
              </w:rPr>
              <w:t>8.2.</w:t>
            </w:r>
          </w:p>
          <w:p w:rsidR="00380229" w:rsidRDefault="00380229">
            <w:pPr>
              <w:cnfStyle w:val="000000100000"/>
              <w:rPr>
                <w:rFonts w:ascii="Arial" w:hAnsi="Arial" w:cs="Arial"/>
                <w:lang w:val="es-ES_tradnl"/>
              </w:rPr>
            </w:pPr>
          </w:p>
        </w:tc>
      </w:tr>
      <w:tr w:rsidR="0023036D" w:rsidRPr="0007042C" w:rsidTr="00FC69D3">
        <w:tc>
          <w:tcPr>
            <w:cnfStyle w:val="001000000000"/>
            <w:tcW w:w="1938" w:type="dxa"/>
          </w:tcPr>
          <w:p w:rsidR="00380229" w:rsidRDefault="00CB1016">
            <w:pPr>
              <w:jc w:val="left"/>
              <w:rPr>
                <w:rFonts w:ascii="Arial" w:hAnsi="Arial" w:cs="Arial"/>
                <w:b w:val="0"/>
                <w:bCs w:val="0"/>
                <w:szCs w:val="24"/>
                <w:lang w:val="es-ES_tradnl"/>
              </w:rPr>
            </w:pPr>
            <w:r w:rsidRPr="0007042C">
              <w:rPr>
                <w:rFonts w:ascii="Arial" w:hAnsi="Arial" w:cs="Arial"/>
                <w:szCs w:val="24"/>
                <w:lang w:val="es-ES_tradnl"/>
              </w:rPr>
              <w:t>01/03/14</w:t>
            </w:r>
          </w:p>
        </w:tc>
        <w:tc>
          <w:tcPr>
            <w:tcW w:w="2073" w:type="dxa"/>
          </w:tcPr>
          <w:p w:rsidR="00380229" w:rsidRDefault="00CB1016">
            <w:pPr>
              <w:jc w:val="left"/>
              <w:cnfStyle w:val="000000000000"/>
              <w:rPr>
                <w:rFonts w:ascii="Arial" w:hAnsi="Arial" w:cs="Arial"/>
                <w:lang w:val="es-ES_tradnl"/>
              </w:rPr>
            </w:pPr>
            <w:r w:rsidRPr="0007042C">
              <w:rPr>
                <w:rFonts w:ascii="Arial" w:hAnsi="Arial" w:cs="Arial"/>
                <w:lang w:val="es-ES_tradnl"/>
              </w:rPr>
              <w:t>Marca de agua y pie de pagina</w:t>
            </w:r>
          </w:p>
        </w:tc>
        <w:tc>
          <w:tcPr>
            <w:tcW w:w="2091" w:type="dxa"/>
          </w:tcPr>
          <w:p w:rsidR="00380229" w:rsidRDefault="00CB1016">
            <w:pPr>
              <w:jc w:val="left"/>
              <w:cnfStyle w:val="000000000000"/>
              <w:rPr>
                <w:rFonts w:ascii="Arial" w:hAnsi="Arial" w:cs="Arial"/>
                <w:szCs w:val="24"/>
                <w:lang w:val="es-ES_tradnl"/>
              </w:rPr>
            </w:pPr>
            <w:r w:rsidRPr="0007042C">
              <w:rPr>
                <w:rFonts w:ascii="Arial" w:hAnsi="Arial" w:cs="Arial"/>
                <w:szCs w:val="24"/>
                <w:lang w:val="es-ES_tradnl"/>
              </w:rPr>
              <w:t>Felipe Valderrama</w:t>
            </w:r>
          </w:p>
        </w:tc>
        <w:tc>
          <w:tcPr>
            <w:tcW w:w="2618" w:type="dxa"/>
          </w:tcPr>
          <w:p w:rsidR="00380229" w:rsidRDefault="00CB1016">
            <w:pPr>
              <w:jc w:val="center"/>
              <w:cnfStyle w:val="000000000000"/>
              <w:rPr>
                <w:rFonts w:ascii="Arial" w:hAnsi="Arial" w:cs="Arial"/>
                <w:lang w:val="es-ES_tradnl"/>
              </w:rPr>
            </w:pPr>
            <w:r w:rsidRPr="0007042C">
              <w:rPr>
                <w:rFonts w:ascii="Arial" w:hAnsi="Arial" w:cs="Arial"/>
                <w:lang w:val="es-ES_tradnl"/>
              </w:rPr>
              <w:t>Todas</w:t>
            </w:r>
          </w:p>
        </w:tc>
      </w:tr>
      <w:tr w:rsidR="00AC7209" w:rsidRPr="0007042C" w:rsidTr="00FC69D3">
        <w:trPr>
          <w:cnfStyle w:val="000000100000"/>
        </w:trPr>
        <w:tc>
          <w:tcPr>
            <w:cnfStyle w:val="001000000000"/>
            <w:tcW w:w="1938" w:type="dxa"/>
          </w:tcPr>
          <w:p w:rsidR="00380229" w:rsidRDefault="00267676">
            <w:pPr>
              <w:jc w:val="left"/>
              <w:rPr>
                <w:rFonts w:ascii="Arial" w:hAnsi="Arial" w:cs="Arial"/>
                <w:b w:val="0"/>
                <w:bCs w:val="0"/>
                <w:szCs w:val="24"/>
                <w:lang w:val="es-ES_tradnl"/>
              </w:rPr>
            </w:pPr>
            <w:r w:rsidRPr="0007042C">
              <w:rPr>
                <w:rFonts w:ascii="Arial" w:hAnsi="Arial" w:cs="Arial"/>
                <w:szCs w:val="24"/>
                <w:lang w:val="es-ES_tradnl"/>
              </w:rPr>
              <w:t>02/03/14</w:t>
            </w:r>
          </w:p>
        </w:tc>
        <w:tc>
          <w:tcPr>
            <w:tcW w:w="2073" w:type="dxa"/>
          </w:tcPr>
          <w:p w:rsidR="00380229" w:rsidRDefault="00267676">
            <w:pPr>
              <w:jc w:val="left"/>
              <w:cnfStyle w:val="000000100000"/>
              <w:rPr>
                <w:rFonts w:ascii="Arial" w:hAnsi="Arial" w:cs="Arial"/>
                <w:lang w:val="es-ES_tradnl"/>
              </w:rPr>
            </w:pPr>
            <w:r w:rsidRPr="0007042C">
              <w:rPr>
                <w:rFonts w:ascii="Arial" w:hAnsi="Arial" w:cs="Arial"/>
                <w:lang w:val="es-ES_tradnl"/>
              </w:rPr>
              <w:t>Revisión y adición al documento</w:t>
            </w:r>
          </w:p>
        </w:tc>
        <w:tc>
          <w:tcPr>
            <w:tcW w:w="2091" w:type="dxa"/>
          </w:tcPr>
          <w:p w:rsidR="00380229" w:rsidRDefault="00267676">
            <w:pPr>
              <w:jc w:val="left"/>
              <w:cnfStyle w:val="000000100000"/>
              <w:rPr>
                <w:rFonts w:ascii="Arial" w:hAnsi="Arial" w:cs="Arial"/>
                <w:szCs w:val="24"/>
                <w:lang w:val="es-ES_tradnl"/>
              </w:rPr>
            </w:pPr>
            <w:r w:rsidRPr="0007042C">
              <w:rPr>
                <w:rFonts w:ascii="Arial" w:hAnsi="Arial" w:cs="Arial"/>
                <w:szCs w:val="24"/>
                <w:lang w:val="es-ES_tradnl"/>
              </w:rPr>
              <w:t xml:space="preserve">Sergio </w:t>
            </w:r>
            <w:commentRangeStart w:id="15"/>
            <w:r w:rsidRPr="0007042C">
              <w:rPr>
                <w:rFonts w:ascii="Arial" w:hAnsi="Arial" w:cs="Arial"/>
                <w:szCs w:val="24"/>
                <w:lang w:val="es-ES_tradnl"/>
              </w:rPr>
              <w:t>Bernal</w:t>
            </w:r>
            <w:commentRangeEnd w:id="15"/>
            <w:r w:rsidR="00CC5035">
              <w:rPr>
                <w:rStyle w:val="Refdecomentario"/>
              </w:rPr>
              <w:commentReference w:id="15"/>
            </w:r>
          </w:p>
        </w:tc>
        <w:tc>
          <w:tcPr>
            <w:tcW w:w="2618" w:type="dxa"/>
          </w:tcPr>
          <w:p w:rsidR="00380229" w:rsidRDefault="00380229">
            <w:pPr>
              <w:jc w:val="center"/>
              <w:cnfStyle w:val="000000100000"/>
              <w:rPr>
                <w:rFonts w:ascii="Arial" w:hAnsi="Arial" w:cs="Arial"/>
                <w:lang w:val="es-ES_tradnl"/>
              </w:rPr>
            </w:pPr>
          </w:p>
        </w:tc>
      </w:tr>
      <w:tr w:rsidR="0023036D" w:rsidRPr="0007042C" w:rsidTr="00FC69D3">
        <w:tc>
          <w:tcPr>
            <w:cnfStyle w:val="001000000000"/>
            <w:tcW w:w="1938" w:type="dxa"/>
          </w:tcPr>
          <w:p w:rsidR="00380229" w:rsidRDefault="0007042C">
            <w:pPr>
              <w:jc w:val="left"/>
              <w:rPr>
                <w:rFonts w:ascii="Arial" w:hAnsi="Arial" w:cs="Arial"/>
                <w:b w:val="0"/>
                <w:bCs w:val="0"/>
                <w:szCs w:val="24"/>
                <w:lang w:val="es-ES_tradnl"/>
              </w:rPr>
            </w:pPr>
            <w:r w:rsidRPr="0007042C">
              <w:rPr>
                <w:rFonts w:ascii="Arial" w:hAnsi="Arial" w:cs="Arial"/>
                <w:szCs w:val="24"/>
                <w:lang w:val="es-ES_tradnl"/>
              </w:rPr>
              <w:t>03/03/14</w:t>
            </w:r>
          </w:p>
        </w:tc>
        <w:tc>
          <w:tcPr>
            <w:tcW w:w="2073" w:type="dxa"/>
          </w:tcPr>
          <w:p w:rsidR="00380229" w:rsidRDefault="0007042C">
            <w:pPr>
              <w:jc w:val="left"/>
              <w:cnfStyle w:val="000000000000"/>
              <w:rPr>
                <w:rFonts w:ascii="Arial" w:hAnsi="Arial" w:cs="Arial"/>
                <w:lang w:val="es-ES_tradnl"/>
              </w:rPr>
            </w:pPr>
            <w:r w:rsidRPr="0007042C">
              <w:rPr>
                <w:rFonts w:ascii="Arial" w:hAnsi="Arial" w:cs="Arial"/>
                <w:lang w:val="es-ES_tradnl"/>
              </w:rPr>
              <w:t>Adición al documento, formato</w:t>
            </w:r>
          </w:p>
        </w:tc>
        <w:tc>
          <w:tcPr>
            <w:tcW w:w="2091" w:type="dxa"/>
          </w:tcPr>
          <w:p w:rsidR="00380229" w:rsidRDefault="0007042C">
            <w:pPr>
              <w:jc w:val="left"/>
              <w:cnfStyle w:val="000000000000"/>
              <w:rPr>
                <w:rFonts w:ascii="Arial" w:hAnsi="Arial" w:cs="Arial"/>
                <w:szCs w:val="24"/>
                <w:lang w:val="es-ES_tradnl"/>
              </w:rPr>
            </w:pPr>
            <w:r w:rsidRPr="0007042C">
              <w:rPr>
                <w:rFonts w:ascii="Arial" w:hAnsi="Arial" w:cs="Arial"/>
                <w:szCs w:val="24"/>
                <w:lang w:val="es-ES_tradnl"/>
              </w:rPr>
              <w:t>Felipe Valderrama</w:t>
            </w:r>
          </w:p>
        </w:tc>
        <w:tc>
          <w:tcPr>
            <w:tcW w:w="2618" w:type="dxa"/>
          </w:tcPr>
          <w:p w:rsidR="00380229" w:rsidRDefault="0007042C">
            <w:pPr>
              <w:jc w:val="center"/>
              <w:cnfStyle w:val="000000000000"/>
              <w:rPr>
                <w:rFonts w:ascii="Arial" w:hAnsi="Arial" w:cs="Arial"/>
                <w:lang w:val="es-ES_tradnl"/>
              </w:rPr>
            </w:pPr>
            <w:r w:rsidRPr="0007042C">
              <w:rPr>
                <w:rFonts w:ascii="Arial" w:hAnsi="Arial" w:cs="Arial"/>
                <w:lang w:val="es-ES_tradnl"/>
              </w:rPr>
              <w:t>8.1, 8.2, 14</w:t>
            </w:r>
          </w:p>
        </w:tc>
      </w:tr>
      <w:tr w:rsidR="00BE4057" w:rsidRPr="0007042C" w:rsidTr="00FC69D3">
        <w:trPr>
          <w:cnfStyle w:val="000000100000"/>
        </w:trPr>
        <w:tc>
          <w:tcPr>
            <w:cnfStyle w:val="001000000000"/>
            <w:tcW w:w="1938" w:type="dxa"/>
          </w:tcPr>
          <w:p w:rsidR="00380229" w:rsidRDefault="00BE4057">
            <w:pPr>
              <w:jc w:val="left"/>
              <w:rPr>
                <w:rFonts w:ascii="Arial" w:hAnsi="Arial" w:cs="Arial"/>
                <w:b w:val="0"/>
                <w:bCs w:val="0"/>
                <w:szCs w:val="24"/>
                <w:lang w:val="es-ES_tradnl"/>
              </w:rPr>
            </w:pPr>
            <w:r>
              <w:rPr>
                <w:rFonts w:ascii="Arial" w:hAnsi="Arial" w:cs="Arial"/>
                <w:szCs w:val="24"/>
                <w:lang w:val="es-ES_tradnl"/>
              </w:rPr>
              <w:t>07/03/14</w:t>
            </w:r>
          </w:p>
        </w:tc>
        <w:tc>
          <w:tcPr>
            <w:tcW w:w="2073" w:type="dxa"/>
          </w:tcPr>
          <w:p w:rsidR="00380229" w:rsidRDefault="00BE4057">
            <w:pPr>
              <w:jc w:val="left"/>
              <w:cnfStyle w:val="000000100000"/>
              <w:rPr>
                <w:rFonts w:ascii="Arial" w:hAnsi="Arial" w:cs="Arial"/>
                <w:lang w:val="es-ES_tradnl"/>
              </w:rPr>
            </w:pPr>
            <w:r>
              <w:rPr>
                <w:rFonts w:ascii="Arial" w:hAnsi="Arial" w:cs="Arial"/>
                <w:lang w:val="es-ES_tradnl"/>
              </w:rPr>
              <w:t>Adición al documento y corrección según sugerencias del cliente</w:t>
            </w:r>
          </w:p>
        </w:tc>
        <w:tc>
          <w:tcPr>
            <w:tcW w:w="2091" w:type="dxa"/>
          </w:tcPr>
          <w:p w:rsidR="00380229" w:rsidRDefault="00BE4057">
            <w:pPr>
              <w:jc w:val="left"/>
              <w:cnfStyle w:val="000000100000"/>
              <w:rPr>
                <w:rFonts w:ascii="Arial" w:hAnsi="Arial" w:cs="Arial"/>
                <w:szCs w:val="24"/>
                <w:lang w:val="es-ES_tradnl"/>
              </w:rPr>
            </w:pPr>
            <w:r>
              <w:rPr>
                <w:rFonts w:ascii="Arial" w:hAnsi="Arial" w:cs="Arial"/>
                <w:szCs w:val="24"/>
                <w:lang w:val="es-ES_tradnl"/>
              </w:rPr>
              <w:t>Felipe Valderrama</w:t>
            </w:r>
          </w:p>
        </w:tc>
        <w:tc>
          <w:tcPr>
            <w:tcW w:w="2618" w:type="dxa"/>
          </w:tcPr>
          <w:p w:rsidR="00380229" w:rsidRDefault="00BE4057">
            <w:pPr>
              <w:jc w:val="center"/>
              <w:cnfStyle w:val="000000100000"/>
              <w:rPr>
                <w:rFonts w:ascii="Arial" w:hAnsi="Arial" w:cs="Arial"/>
                <w:lang w:val="es-ES_tradnl"/>
              </w:rPr>
            </w:pPr>
            <w:r>
              <w:rPr>
                <w:rFonts w:ascii="Arial" w:hAnsi="Arial" w:cs="Arial"/>
                <w:lang w:val="es-ES_tradnl"/>
              </w:rPr>
              <w:t>8.1</w:t>
            </w:r>
          </w:p>
        </w:tc>
      </w:tr>
      <w:tr w:rsidR="005B6E20" w:rsidRPr="0007042C" w:rsidTr="00FC69D3">
        <w:tc>
          <w:tcPr>
            <w:cnfStyle w:val="001000000000"/>
            <w:tcW w:w="1938" w:type="dxa"/>
          </w:tcPr>
          <w:p w:rsidR="00380229" w:rsidRDefault="005B6E20">
            <w:pPr>
              <w:jc w:val="left"/>
              <w:rPr>
                <w:rFonts w:ascii="Arial" w:hAnsi="Arial" w:cs="Arial"/>
                <w:b w:val="0"/>
                <w:bCs w:val="0"/>
                <w:szCs w:val="24"/>
                <w:lang w:val="es-ES_tradnl"/>
              </w:rPr>
            </w:pPr>
            <w:r>
              <w:rPr>
                <w:rFonts w:ascii="Arial" w:hAnsi="Arial" w:cs="Arial"/>
                <w:szCs w:val="24"/>
                <w:lang w:val="es-ES_tradnl"/>
              </w:rPr>
              <w:t>07/03/14</w:t>
            </w:r>
          </w:p>
        </w:tc>
        <w:tc>
          <w:tcPr>
            <w:tcW w:w="2073" w:type="dxa"/>
          </w:tcPr>
          <w:p w:rsidR="00380229" w:rsidRDefault="005B6E20">
            <w:pPr>
              <w:jc w:val="left"/>
              <w:cnfStyle w:val="000000000000"/>
              <w:rPr>
                <w:rFonts w:ascii="Arial" w:hAnsi="Arial" w:cs="Arial"/>
                <w:lang w:val="es-ES_tradnl"/>
              </w:rPr>
            </w:pPr>
            <w:r>
              <w:rPr>
                <w:rFonts w:ascii="Arial" w:hAnsi="Arial" w:cs="Arial"/>
                <w:lang w:val="es-ES_tradnl"/>
              </w:rPr>
              <w:t>Adición de alternativas</w:t>
            </w:r>
            <w:r w:rsidR="00A443A3" w:rsidRPr="00A443A3">
              <w:rPr>
                <w:rFonts w:ascii="Arial" w:hAnsi="Arial" w:cs="Arial"/>
                <w:lang w:val="es-ES_tradnl"/>
              </w:rPr>
              <w:t>, corrección</w:t>
            </w:r>
            <w:r w:rsidR="00A443A3">
              <w:rPr>
                <w:rFonts w:ascii="Arial" w:hAnsi="Arial" w:cs="Arial"/>
                <w:lang w:val="es-ES_tradnl"/>
              </w:rPr>
              <w:t xml:space="preserve"> de tabla.</w:t>
            </w:r>
            <w:r w:rsidR="00A443A3" w:rsidRPr="00A443A3">
              <w:rPr>
                <w:rFonts w:ascii="Arial" w:hAnsi="Arial" w:cs="Arial"/>
                <w:lang w:val="es-ES_tradnl"/>
              </w:rPr>
              <w:t xml:space="preserve"> </w:t>
            </w:r>
          </w:p>
        </w:tc>
        <w:tc>
          <w:tcPr>
            <w:tcW w:w="2091" w:type="dxa"/>
          </w:tcPr>
          <w:p w:rsidR="00380229" w:rsidRDefault="008D1E6B">
            <w:pPr>
              <w:jc w:val="left"/>
              <w:cnfStyle w:val="000000000000"/>
              <w:rPr>
                <w:rFonts w:ascii="Arial" w:hAnsi="Arial" w:cs="Arial"/>
                <w:szCs w:val="24"/>
                <w:lang w:val="es-ES_tradnl"/>
              </w:rPr>
            </w:pPr>
            <w:r>
              <w:rPr>
                <w:rFonts w:ascii="Arial" w:hAnsi="Arial" w:cs="Arial"/>
                <w:szCs w:val="24"/>
                <w:lang w:val="es-ES_tradnl"/>
              </w:rPr>
              <w:t>Sergio Bernal</w:t>
            </w:r>
          </w:p>
        </w:tc>
        <w:tc>
          <w:tcPr>
            <w:tcW w:w="2618" w:type="dxa"/>
          </w:tcPr>
          <w:p w:rsidR="00380229" w:rsidRDefault="00A443A3">
            <w:pPr>
              <w:jc w:val="center"/>
              <w:cnfStyle w:val="000000000000"/>
              <w:rPr>
                <w:rFonts w:ascii="Arial" w:hAnsi="Arial" w:cs="Arial"/>
                <w:lang w:val="es-ES_tradnl"/>
              </w:rPr>
            </w:pPr>
            <w:r>
              <w:rPr>
                <w:rFonts w:ascii="Arial" w:hAnsi="Arial" w:cs="Arial"/>
                <w:lang w:val="es-ES_tradnl"/>
              </w:rPr>
              <w:t xml:space="preserve">8.2, </w:t>
            </w:r>
            <w:r w:rsidR="005B6E20">
              <w:rPr>
                <w:rFonts w:ascii="Arial" w:hAnsi="Arial" w:cs="Arial"/>
                <w:lang w:val="es-ES_tradnl"/>
              </w:rPr>
              <w:t>8.2.1</w:t>
            </w:r>
          </w:p>
        </w:tc>
      </w:tr>
      <w:tr w:rsidR="002F61D2" w:rsidRPr="0007042C" w:rsidTr="00FC69D3">
        <w:trPr>
          <w:cnfStyle w:val="000000100000"/>
        </w:trPr>
        <w:tc>
          <w:tcPr>
            <w:cnfStyle w:val="001000000000"/>
            <w:tcW w:w="1938" w:type="dxa"/>
          </w:tcPr>
          <w:p w:rsidR="00380229" w:rsidRDefault="002F61D2">
            <w:pPr>
              <w:jc w:val="left"/>
              <w:rPr>
                <w:rFonts w:ascii="Arial" w:hAnsi="Arial" w:cs="Arial"/>
                <w:b w:val="0"/>
                <w:bCs w:val="0"/>
                <w:szCs w:val="24"/>
                <w:lang w:val="es-ES_tradnl"/>
              </w:rPr>
            </w:pPr>
            <w:r>
              <w:rPr>
                <w:rFonts w:ascii="Arial" w:hAnsi="Arial" w:cs="Arial"/>
                <w:szCs w:val="24"/>
                <w:lang w:val="es-ES_tradnl"/>
              </w:rPr>
              <w:t>08/03/14</w:t>
            </w:r>
          </w:p>
        </w:tc>
        <w:tc>
          <w:tcPr>
            <w:tcW w:w="2073" w:type="dxa"/>
          </w:tcPr>
          <w:p w:rsidR="00380229" w:rsidRDefault="002F61D2">
            <w:pPr>
              <w:jc w:val="left"/>
              <w:cnfStyle w:val="000000100000"/>
              <w:rPr>
                <w:rFonts w:ascii="Arial" w:hAnsi="Arial" w:cs="Arial"/>
                <w:lang w:val="es-ES_tradnl"/>
              </w:rPr>
            </w:pPr>
            <w:r>
              <w:rPr>
                <w:rFonts w:ascii="Arial" w:hAnsi="Arial" w:cs="Arial"/>
                <w:lang w:val="es-ES_tradnl"/>
              </w:rPr>
              <w:t xml:space="preserve">Corrección de: riesgos y administración de la configuración. Prefacio supuestos y restricciones </w:t>
            </w:r>
          </w:p>
        </w:tc>
        <w:tc>
          <w:tcPr>
            <w:tcW w:w="2091" w:type="dxa"/>
          </w:tcPr>
          <w:p w:rsidR="00380229" w:rsidRDefault="002F61D2">
            <w:pPr>
              <w:jc w:val="left"/>
              <w:cnfStyle w:val="000000100000"/>
              <w:rPr>
                <w:rFonts w:ascii="Arial" w:hAnsi="Arial" w:cs="Arial"/>
                <w:szCs w:val="24"/>
                <w:lang w:val="es-ES_tradnl"/>
              </w:rPr>
            </w:pPr>
            <w:bookmarkStart w:id="16" w:name="OLE_LINK3"/>
            <w:bookmarkStart w:id="17" w:name="OLE_LINK4"/>
            <w:r>
              <w:rPr>
                <w:rFonts w:ascii="Arial" w:hAnsi="Arial" w:cs="Arial"/>
                <w:szCs w:val="24"/>
                <w:lang w:val="es-ES_tradnl"/>
              </w:rPr>
              <w:t>Sergio Bernal</w:t>
            </w:r>
            <w:del w:id="18" w:author="Sergio" w:date="2014-03-12T19:01:00Z">
              <w:r w:rsidDel="00C24B37">
                <w:rPr>
                  <w:rFonts w:ascii="Arial" w:hAnsi="Arial" w:cs="Arial"/>
                  <w:szCs w:val="24"/>
                  <w:lang w:val="es-ES_tradnl"/>
                </w:rPr>
                <w:delText>-</w:delText>
              </w:r>
              <w:bookmarkEnd w:id="16"/>
              <w:bookmarkEnd w:id="17"/>
              <w:r w:rsidDel="00C24B37">
                <w:rPr>
                  <w:rFonts w:ascii="Arial" w:hAnsi="Arial" w:cs="Arial"/>
                  <w:szCs w:val="24"/>
                  <w:lang w:val="es-ES_tradnl"/>
                </w:rPr>
                <w:delText xml:space="preserve"> </w:delText>
              </w:r>
            </w:del>
          </w:p>
        </w:tc>
        <w:tc>
          <w:tcPr>
            <w:tcW w:w="2618" w:type="dxa"/>
          </w:tcPr>
          <w:p w:rsidR="00380229" w:rsidRDefault="002F61D2">
            <w:pPr>
              <w:jc w:val="center"/>
              <w:cnfStyle w:val="000000100000"/>
              <w:rPr>
                <w:rFonts w:ascii="Arial" w:hAnsi="Arial" w:cs="Arial"/>
                <w:lang w:val="es-ES_tradnl"/>
              </w:rPr>
            </w:pPr>
            <w:r>
              <w:rPr>
                <w:rFonts w:ascii="Arial" w:hAnsi="Arial" w:cs="Arial"/>
                <w:lang w:val="es-ES_tradnl"/>
              </w:rPr>
              <w:t>12.2,12.3</w:t>
            </w:r>
          </w:p>
        </w:tc>
      </w:tr>
      <w:tr w:rsidR="00B615FE" w:rsidRPr="0007042C" w:rsidTr="00FC69D3">
        <w:tc>
          <w:tcPr>
            <w:cnfStyle w:val="001000000000"/>
            <w:tcW w:w="1938" w:type="dxa"/>
          </w:tcPr>
          <w:p w:rsidR="00380229" w:rsidRDefault="00B615FE">
            <w:pPr>
              <w:jc w:val="left"/>
              <w:rPr>
                <w:rFonts w:ascii="Arial" w:hAnsi="Arial" w:cs="Arial"/>
                <w:b w:val="0"/>
                <w:bCs w:val="0"/>
                <w:szCs w:val="24"/>
                <w:lang w:val="es-ES_tradnl"/>
              </w:rPr>
            </w:pPr>
            <w:r>
              <w:rPr>
                <w:rFonts w:ascii="Arial" w:hAnsi="Arial" w:cs="Arial"/>
                <w:szCs w:val="24"/>
                <w:lang w:val="es-ES_tradnl"/>
              </w:rPr>
              <w:t>09/03/14</w:t>
            </w:r>
          </w:p>
        </w:tc>
        <w:tc>
          <w:tcPr>
            <w:tcW w:w="2073" w:type="dxa"/>
          </w:tcPr>
          <w:p w:rsidR="00380229" w:rsidRDefault="00B615FE">
            <w:pPr>
              <w:jc w:val="left"/>
              <w:cnfStyle w:val="000000000000"/>
              <w:rPr>
                <w:rFonts w:ascii="Arial" w:hAnsi="Arial" w:cs="Arial"/>
                <w:lang w:val="es-ES_tradnl"/>
              </w:rPr>
            </w:pPr>
            <w:r>
              <w:rPr>
                <w:rFonts w:ascii="Arial" w:hAnsi="Arial" w:cs="Arial"/>
                <w:lang w:val="es-ES_tradnl"/>
              </w:rPr>
              <w:t>Inserción de títulos y nombres de tablas y figuras</w:t>
            </w:r>
          </w:p>
        </w:tc>
        <w:tc>
          <w:tcPr>
            <w:tcW w:w="2091" w:type="dxa"/>
          </w:tcPr>
          <w:p w:rsidR="00380229" w:rsidRDefault="00B615FE">
            <w:pPr>
              <w:jc w:val="left"/>
              <w:cnfStyle w:val="000000000000"/>
              <w:rPr>
                <w:rFonts w:ascii="Arial" w:hAnsi="Arial" w:cs="Arial"/>
                <w:szCs w:val="24"/>
                <w:lang w:val="es-ES_tradnl"/>
              </w:rPr>
            </w:pPr>
            <w:r>
              <w:rPr>
                <w:rFonts w:ascii="Arial" w:hAnsi="Arial" w:cs="Arial"/>
                <w:szCs w:val="24"/>
                <w:lang w:val="es-ES_tradnl"/>
              </w:rPr>
              <w:t>Felipe Valderrama</w:t>
            </w:r>
          </w:p>
        </w:tc>
        <w:tc>
          <w:tcPr>
            <w:tcW w:w="2618" w:type="dxa"/>
          </w:tcPr>
          <w:p w:rsidR="00380229" w:rsidRDefault="00B615FE">
            <w:pPr>
              <w:jc w:val="center"/>
              <w:cnfStyle w:val="000000000000"/>
              <w:rPr>
                <w:rFonts w:ascii="Arial" w:hAnsi="Arial" w:cs="Arial"/>
                <w:lang w:val="es-ES_tradnl"/>
              </w:rPr>
            </w:pPr>
            <w:r>
              <w:rPr>
                <w:rFonts w:ascii="Arial" w:hAnsi="Arial" w:cs="Arial"/>
                <w:lang w:val="es-ES_tradnl"/>
              </w:rPr>
              <w:t>8.4.2, 12</w:t>
            </w:r>
          </w:p>
        </w:tc>
      </w:tr>
      <w:tr w:rsidR="001A641C" w:rsidRPr="0007042C" w:rsidTr="00FC69D3">
        <w:trPr>
          <w:cnfStyle w:val="000000100000"/>
        </w:trPr>
        <w:tc>
          <w:tcPr>
            <w:cnfStyle w:val="001000000000"/>
            <w:tcW w:w="1938" w:type="dxa"/>
          </w:tcPr>
          <w:p w:rsidR="00380229" w:rsidRDefault="001A641C">
            <w:pPr>
              <w:jc w:val="left"/>
              <w:rPr>
                <w:rFonts w:ascii="Arial" w:hAnsi="Arial" w:cs="Arial"/>
                <w:b w:val="0"/>
                <w:bCs w:val="0"/>
                <w:szCs w:val="24"/>
                <w:lang w:val="es-ES_tradnl"/>
              </w:rPr>
            </w:pPr>
            <w:r>
              <w:rPr>
                <w:rFonts w:ascii="Arial" w:hAnsi="Arial" w:cs="Arial"/>
                <w:szCs w:val="24"/>
                <w:lang w:val="es-ES_tradnl"/>
              </w:rPr>
              <w:t>10/03/1</w:t>
            </w:r>
            <w:r w:rsidR="00FC69D3">
              <w:rPr>
                <w:rFonts w:ascii="Arial" w:hAnsi="Arial" w:cs="Arial"/>
                <w:szCs w:val="24"/>
                <w:lang w:val="es-ES_tradnl"/>
              </w:rPr>
              <w:t>4</w:t>
            </w:r>
          </w:p>
        </w:tc>
        <w:tc>
          <w:tcPr>
            <w:tcW w:w="2073" w:type="dxa"/>
          </w:tcPr>
          <w:p w:rsidR="00380229" w:rsidRDefault="001A641C">
            <w:pPr>
              <w:jc w:val="left"/>
              <w:cnfStyle w:val="000000100000"/>
              <w:rPr>
                <w:rFonts w:ascii="Arial" w:hAnsi="Arial" w:cs="Arial"/>
                <w:lang w:val="es-ES_tradnl"/>
              </w:rPr>
            </w:pPr>
            <w:r>
              <w:rPr>
                <w:rFonts w:ascii="Arial" w:hAnsi="Arial" w:cs="Arial"/>
                <w:lang w:val="es-ES_tradnl"/>
              </w:rPr>
              <w:t>Adición de nuevas secciones</w:t>
            </w:r>
          </w:p>
        </w:tc>
        <w:tc>
          <w:tcPr>
            <w:tcW w:w="2091" w:type="dxa"/>
          </w:tcPr>
          <w:p w:rsidR="00380229" w:rsidRDefault="001A641C">
            <w:pPr>
              <w:jc w:val="left"/>
              <w:cnfStyle w:val="000000100000"/>
              <w:rPr>
                <w:rFonts w:ascii="Arial" w:hAnsi="Arial" w:cs="Arial"/>
                <w:szCs w:val="24"/>
                <w:lang w:val="es-ES_tradnl"/>
              </w:rPr>
            </w:pPr>
            <w:r>
              <w:rPr>
                <w:rFonts w:ascii="Arial" w:hAnsi="Arial" w:cs="Arial"/>
                <w:szCs w:val="24"/>
                <w:lang w:val="es-ES_tradnl"/>
              </w:rPr>
              <w:t>Sergio Bernal</w:t>
            </w:r>
          </w:p>
        </w:tc>
        <w:tc>
          <w:tcPr>
            <w:tcW w:w="2618" w:type="dxa"/>
          </w:tcPr>
          <w:p w:rsidR="00380229" w:rsidRDefault="001A641C">
            <w:pPr>
              <w:jc w:val="center"/>
              <w:cnfStyle w:val="000000100000"/>
              <w:rPr>
                <w:rFonts w:ascii="Arial" w:hAnsi="Arial" w:cs="Arial"/>
                <w:lang w:val="es-ES_tradnl"/>
              </w:rPr>
            </w:pPr>
            <w:r>
              <w:rPr>
                <w:rFonts w:ascii="Arial" w:hAnsi="Arial" w:cs="Arial"/>
                <w:lang w:val="es-ES_tradnl"/>
              </w:rPr>
              <w:t>6.6,</w:t>
            </w:r>
            <w:r w:rsidR="00CF29F0">
              <w:rPr>
                <w:rFonts w:ascii="Arial" w:hAnsi="Arial" w:cs="Arial"/>
                <w:lang w:val="es-ES_tradnl"/>
              </w:rPr>
              <w:t>8,3</w:t>
            </w:r>
            <w:r>
              <w:rPr>
                <w:rFonts w:ascii="Arial" w:hAnsi="Arial" w:cs="Arial"/>
                <w:lang w:val="es-ES_tradnl"/>
              </w:rPr>
              <w:t xml:space="preserve"> 8.4.1</w:t>
            </w:r>
            <w:r w:rsidR="00832E7D">
              <w:rPr>
                <w:rFonts w:ascii="Arial" w:hAnsi="Arial" w:cs="Arial"/>
                <w:lang w:val="es-ES_tradnl"/>
              </w:rPr>
              <w:t>,</w:t>
            </w:r>
            <w:r w:rsidR="00B15E00">
              <w:rPr>
                <w:rFonts w:ascii="Arial" w:hAnsi="Arial" w:cs="Arial"/>
                <w:lang w:val="es-ES_tradnl"/>
              </w:rPr>
              <w:t xml:space="preserve">9.2.1, </w:t>
            </w:r>
            <w:r w:rsidR="00832E7D">
              <w:rPr>
                <w:rFonts w:ascii="Arial" w:hAnsi="Arial" w:cs="Arial"/>
                <w:lang w:val="es-ES_tradnl"/>
              </w:rPr>
              <w:t>9.2.2</w:t>
            </w:r>
            <w:r>
              <w:rPr>
                <w:rFonts w:ascii="Arial" w:hAnsi="Arial" w:cs="Arial"/>
                <w:lang w:val="es-ES_tradnl"/>
              </w:rPr>
              <w:t>,</w:t>
            </w:r>
            <w:r w:rsidR="00D85DFF">
              <w:rPr>
                <w:rFonts w:ascii="Arial" w:hAnsi="Arial" w:cs="Arial"/>
                <w:lang w:val="es-ES_tradnl"/>
              </w:rPr>
              <w:t>9.3.1,9.3.3,9.3.4</w:t>
            </w:r>
            <w:r w:rsidR="00D61D07">
              <w:rPr>
                <w:rFonts w:ascii="Arial" w:hAnsi="Arial" w:cs="Arial"/>
                <w:lang w:val="es-ES_tradnl"/>
              </w:rPr>
              <w:t>,</w:t>
            </w:r>
          </w:p>
          <w:p w:rsidR="00380229" w:rsidRDefault="00D61D07">
            <w:pPr>
              <w:jc w:val="center"/>
              <w:cnfStyle w:val="000000100000"/>
              <w:rPr>
                <w:rFonts w:ascii="Arial" w:hAnsi="Arial" w:cs="Arial"/>
                <w:lang w:val="es-ES_tradnl"/>
              </w:rPr>
            </w:pPr>
            <w:r>
              <w:rPr>
                <w:rFonts w:ascii="Arial" w:hAnsi="Arial" w:cs="Arial"/>
                <w:lang w:val="es-ES_tradnl"/>
              </w:rPr>
              <w:t>11</w:t>
            </w:r>
          </w:p>
        </w:tc>
      </w:tr>
      <w:tr w:rsidR="008D1E6B" w:rsidRPr="0007042C" w:rsidTr="00FC69D3">
        <w:tc>
          <w:tcPr>
            <w:cnfStyle w:val="001000000000"/>
            <w:tcW w:w="1938" w:type="dxa"/>
          </w:tcPr>
          <w:p w:rsidR="00380229" w:rsidRDefault="00FC69D3">
            <w:pPr>
              <w:jc w:val="left"/>
              <w:rPr>
                <w:rFonts w:ascii="Arial" w:hAnsi="Arial" w:cs="Arial"/>
                <w:b w:val="0"/>
                <w:bCs w:val="0"/>
                <w:szCs w:val="24"/>
                <w:lang w:val="es-ES_tradnl"/>
              </w:rPr>
            </w:pPr>
            <w:r>
              <w:rPr>
                <w:rFonts w:ascii="Arial" w:hAnsi="Arial" w:cs="Arial"/>
                <w:szCs w:val="24"/>
                <w:lang w:val="es-ES_tradnl"/>
              </w:rPr>
              <w:t>11/03/14</w:t>
            </w:r>
          </w:p>
        </w:tc>
        <w:tc>
          <w:tcPr>
            <w:tcW w:w="2073" w:type="dxa"/>
          </w:tcPr>
          <w:p w:rsidR="00380229" w:rsidRDefault="008D1E6B">
            <w:pPr>
              <w:jc w:val="left"/>
              <w:cnfStyle w:val="000000000000"/>
              <w:rPr>
                <w:rFonts w:ascii="Arial" w:hAnsi="Arial" w:cs="Arial"/>
                <w:lang w:val="es-ES_tradnl"/>
              </w:rPr>
            </w:pPr>
            <w:r>
              <w:rPr>
                <w:rFonts w:ascii="Arial" w:hAnsi="Arial" w:cs="Arial"/>
                <w:lang w:val="es-ES_tradnl"/>
              </w:rPr>
              <w:t>Revisión y corrección de formatos y tablas</w:t>
            </w:r>
          </w:p>
        </w:tc>
        <w:tc>
          <w:tcPr>
            <w:tcW w:w="2091" w:type="dxa"/>
          </w:tcPr>
          <w:p w:rsidR="00380229" w:rsidRDefault="008D1E6B">
            <w:pPr>
              <w:jc w:val="left"/>
              <w:cnfStyle w:val="000000000000"/>
              <w:rPr>
                <w:rFonts w:ascii="Arial" w:hAnsi="Arial" w:cs="Arial"/>
                <w:szCs w:val="24"/>
                <w:lang w:val="es-ES_tradnl"/>
              </w:rPr>
            </w:pPr>
            <w:r>
              <w:rPr>
                <w:rFonts w:ascii="Arial" w:hAnsi="Arial" w:cs="Arial"/>
                <w:szCs w:val="24"/>
                <w:lang w:val="es-ES_tradnl"/>
              </w:rPr>
              <w:t>Felipe Valderrama</w:t>
            </w:r>
          </w:p>
        </w:tc>
        <w:tc>
          <w:tcPr>
            <w:tcW w:w="2618" w:type="dxa"/>
          </w:tcPr>
          <w:p w:rsidR="00380229" w:rsidRDefault="008D1E6B">
            <w:pPr>
              <w:jc w:val="center"/>
              <w:cnfStyle w:val="000000000000"/>
              <w:rPr>
                <w:rFonts w:ascii="Arial" w:hAnsi="Arial" w:cs="Arial"/>
                <w:lang w:val="es-ES_tradnl"/>
              </w:rPr>
            </w:pPr>
            <w:r>
              <w:rPr>
                <w:rFonts w:ascii="Arial" w:hAnsi="Arial" w:cs="Arial"/>
                <w:lang w:val="es-ES_tradnl"/>
              </w:rPr>
              <w:t>Todas</w:t>
            </w:r>
          </w:p>
        </w:tc>
      </w:tr>
      <w:tr w:rsidR="00FC69D3" w:rsidRPr="0007042C" w:rsidTr="00FC69D3">
        <w:trPr>
          <w:cnfStyle w:val="000000100000"/>
        </w:trPr>
        <w:tc>
          <w:tcPr>
            <w:cnfStyle w:val="001000000000"/>
            <w:tcW w:w="1938" w:type="dxa"/>
          </w:tcPr>
          <w:p w:rsidR="00380229" w:rsidRDefault="00FC69D3">
            <w:pPr>
              <w:jc w:val="left"/>
              <w:rPr>
                <w:rFonts w:ascii="Arial" w:hAnsi="Arial" w:cs="Arial"/>
                <w:b w:val="0"/>
                <w:bCs w:val="0"/>
                <w:szCs w:val="24"/>
                <w:lang w:val="es-ES_tradnl"/>
              </w:rPr>
            </w:pPr>
            <w:r>
              <w:rPr>
                <w:rFonts w:ascii="Arial" w:hAnsi="Arial" w:cs="Arial"/>
                <w:szCs w:val="24"/>
                <w:lang w:val="es-ES_tradnl"/>
              </w:rPr>
              <w:t>11/03/14</w:t>
            </w:r>
          </w:p>
        </w:tc>
        <w:tc>
          <w:tcPr>
            <w:tcW w:w="2073" w:type="dxa"/>
          </w:tcPr>
          <w:p w:rsidR="00380229" w:rsidRDefault="00FC69D3">
            <w:pPr>
              <w:jc w:val="left"/>
              <w:cnfStyle w:val="000000100000"/>
              <w:rPr>
                <w:rFonts w:ascii="Arial" w:hAnsi="Arial" w:cs="Arial"/>
                <w:lang w:val="es-ES_tradnl"/>
              </w:rPr>
            </w:pPr>
            <w:r>
              <w:rPr>
                <w:rFonts w:ascii="Arial" w:hAnsi="Arial" w:cs="Arial"/>
                <w:lang w:val="es-ES_tradnl"/>
              </w:rPr>
              <w:t>Actualización de referencias.</w:t>
            </w:r>
          </w:p>
        </w:tc>
        <w:tc>
          <w:tcPr>
            <w:tcW w:w="2091" w:type="dxa"/>
          </w:tcPr>
          <w:p w:rsidR="00380229" w:rsidRDefault="00FC69D3">
            <w:pPr>
              <w:jc w:val="left"/>
              <w:cnfStyle w:val="000000100000"/>
              <w:rPr>
                <w:rFonts w:ascii="Arial" w:hAnsi="Arial" w:cs="Arial"/>
                <w:szCs w:val="24"/>
                <w:lang w:val="es-ES_tradnl"/>
              </w:rPr>
            </w:pPr>
            <w:r>
              <w:rPr>
                <w:rFonts w:ascii="Arial" w:hAnsi="Arial" w:cs="Arial"/>
                <w:szCs w:val="24"/>
                <w:lang w:val="es-ES_tradnl"/>
              </w:rPr>
              <w:t>Felipe Valderrama y Sergio Bernal</w:t>
            </w:r>
          </w:p>
        </w:tc>
        <w:tc>
          <w:tcPr>
            <w:tcW w:w="2618" w:type="dxa"/>
          </w:tcPr>
          <w:p w:rsidR="00380229" w:rsidRDefault="00B3122F">
            <w:pPr>
              <w:jc w:val="center"/>
              <w:cnfStyle w:val="000000100000"/>
              <w:rPr>
                <w:rFonts w:ascii="Arial" w:hAnsi="Arial" w:cs="Arial"/>
                <w:lang w:val="es-ES_tradnl"/>
              </w:rPr>
            </w:pPr>
            <w:ins w:id="19" w:author="Sergio" w:date="2014-03-12T17:50:00Z">
              <w:r>
                <w:rPr>
                  <w:rFonts w:ascii="Arial" w:hAnsi="Arial" w:cs="Arial"/>
                  <w:lang w:val="es-ES_tradnl"/>
                </w:rPr>
                <w:t>Todas</w:t>
              </w:r>
            </w:ins>
          </w:p>
        </w:tc>
      </w:tr>
      <w:tr w:rsidR="00F515E1" w:rsidRPr="0007042C" w:rsidTr="00FC69D3">
        <w:trPr>
          <w:ins w:id="20" w:author="Ricardo" w:date="2014-03-11T22:44:00Z"/>
        </w:trPr>
        <w:tc>
          <w:tcPr>
            <w:cnfStyle w:val="001000000000"/>
            <w:tcW w:w="1938" w:type="dxa"/>
          </w:tcPr>
          <w:p w:rsidR="00F515E1" w:rsidRDefault="00F515E1">
            <w:pPr>
              <w:jc w:val="left"/>
              <w:rPr>
                <w:ins w:id="21" w:author="Ricardo" w:date="2014-03-11T22:44:00Z"/>
                <w:rFonts w:ascii="Arial" w:hAnsi="Arial" w:cs="Arial"/>
                <w:szCs w:val="24"/>
                <w:lang w:val="es-ES_tradnl"/>
              </w:rPr>
            </w:pPr>
            <w:ins w:id="22" w:author="Ricardo" w:date="2014-03-11T22:44:00Z">
              <w:r>
                <w:rPr>
                  <w:rFonts w:ascii="Arial" w:hAnsi="Arial" w:cs="Arial"/>
                  <w:szCs w:val="24"/>
                  <w:lang w:val="es-ES_tradnl"/>
                </w:rPr>
                <w:t>11/03/14</w:t>
              </w:r>
            </w:ins>
          </w:p>
        </w:tc>
        <w:tc>
          <w:tcPr>
            <w:tcW w:w="2073" w:type="dxa"/>
          </w:tcPr>
          <w:p w:rsidR="00F515E1" w:rsidRDefault="00F515E1">
            <w:pPr>
              <w:jc w:val="left"/>
              <w:cnfStyle w:val="000000000000"/>
              <w:rPr>
                <w:ins w:id="23" w:author="Ricardo" w:date="2014-03-11T22:44:00Z"/>
                <w:rFonts w:ascii="Arial" w:hAnsi="Arial" w:cs="Arial"/>
                <w:lang w:val="es-ES_tradnl"/>
              </w:rPr>
            </w:pPr>
            <w:ins w:id="24" w:author="Ricardo" w:date="2014-03-11T22:44:00Z">
              <w:r>
                <w:rPr>
                  <w:rFonts w:ascii="Arial" w:hAnsi="Arial" w:cs="Arial"/>
                  <w:lang w:val="es-ES_tradnl"/>
                </w:rPr>
                <w:t>Inclusión de IDs para herramientas y lenguajes</w:t>
              </w:r>
            </w:ins>
          </w:p>
        </w:tc>
        <w:tc>
          <w:tcPr>
            <w:tcW w:w="2091" w:type="dxa"/>
          </w:tcPr>
          <w:p w:rsidR="00F515E1" w:rsidRDefault="00C24B37">
            <w:pPr>
              <w:jc w:val="left"/>
              <w:cnfStyle w:val="000000000000"/>
              <w:rPr>
                <w:ins w:id="25" w:author="Ricardo" w:date="2014-03-11T22:44:00Z"/>
                <w:rFonts w:ascii="Arial" w:hAnsi="Arial" w:cs="Arial"/>
                <w:szCs w:val="24"/>
                <w:lang w:val="es-ES_tradnl"/>
              </w:rPr>
            </w:pPr>
            <w:ins w:id="26" w:author="Sergio" w:date="2014-03-12T19:02:00Z">
              <w:r>
                <w:rPr>
                  <w:rFonts w:ascii="Arial" w:hAnsi="Arial" w:cs="Arial"/>
                  <w:szCs w:val="24"/>
                  <w:lang w:val="es-ES_tradnl"/>
                </w:rPr>
                <w:t>Sergio Bernal</w:t>
              </w:r>
            </w:ins>
            <w:ins w:id="27" w:author="Ricardo" w:date="2014-03-11T22:44:00Z">
              <w:del w:id="28" w:author="Sergio" w:date="2014-03-12T19:02:00Z">
                <w:r w:rsidR="00F515E1" w:rsidDel="00C24B37">
                  <w:rPr>
                    <w:rFonts w:ascii="Arial" w:hAnsi="Arial" w:cs="Arial"/>
                    <w:szCs w:val="24"/>
                    <w:lang w:val="es-ES_tradnl"/>
                  </w:rPr>
                  <w:delText>Ricardo Montaño</w:delText>
                </w:r>
              </w:del>
            </w:ins>
          </w:p>
        </w:tc>
        <w:tc>
          <w:tcPr>
            <w:tcW w:w="2618" w:type="dxa"/>
          </w:tcPr>
          <w:p w:rsidR="00F515E1" w:rsidRDefault="00F515E1">
            <w:pPr>
              <w:jc w:val="center"/>
              <w:cnfStyle w:val="000000000000"/>
              <w:rPr>
                <w:ins w:id="29" w:author="Ricardo" w:date="2014-03-11T22:44:00Z"/>
                <w:rFonts w:ascii="Arial" w:hAnsi="Arial" w:cs="Arial"/>
                <w:lang w:val="es-ES_tradnl"/>
              </w:rPr>
            </w:pPr>
            <w:ins w:id="30" w:author="Ricardo" w:date="2014-03-11T22:44:00Z">
              <w:r>
                <w:rPr>
                  <w:rFonts w:ascii="Arial" w:hAnsi="Arial" w:cs="Arial"/>
                  <w:lang w:val="es-ES_tradnl"/>
                </w:rPr>
                <w:t>8.2</w:t>
              </w:r>
            </w:ins>
          </w:p>
        </w:tc>
      </w:tr>
      <w:tr w:rsidR="00C24B37" w:rsidRPr="0007042C" w:rsidTr="00FC69D3">
        <w:trPr>
          <w:cnfStyle w:val="000000100000"/>
          <w:ins w:id="31" w:author="Sergio" w:date="2014-03-12T19:01:00Z"/>
        </w:trPr>
        <w:tc>
          <w:tcPr>
            <w:cnfStyle w:val="001000000000"/>
            <w:tcW w:w="1938" w:type="dxa"/>
          </w:tcPr>
          <w:p w:rsidR="00C24B37" w:rsidRDefault="00C24B37" w:rsidP="0017493C">
            <w:pPr>
              <w:jc w:val="left"/>
              <w:rPr>
                <w:ins w:id="32" w:author="Sergio" w:date="2014-03-12T19:01:00Z"/>
                <w:rFonts w:ascii="Arial" w:hAnsi="Arial" w:cs="Arial"/>
                <w:b w:val="0"/>
                <w:bCs w:val="0"/>
                <w:szCs w:val="24"/>
                <w:lang w:val="es-ES_tradnl"/>
              </w:rPr>
            </w:pPr>
            <w:ins w:id="33" w:author="Sergio" w:date="2014-03-12T19:01:00Z">
              <w:r>
                <w:rPr>
                  <w:rFonts w:ascii="Arial" w:hAnsi="Arial" w:cs="Arial"/>
                  <w:szCs w:val="24"/>
                  <w:lang w:val="es-ES_tradnl"/>
                </w:rPr>
                <w:t>12/03/14</w:t>
              </w:r>
            </w:ins>
          </w:p>
        </w:tc>
        <w:tc>
          <w:tcPr>
            <w:tcW w:w="2073" w:type="dxa"/>
          </w:tcPr>
          <w:p w:rsidR="00C24B37" w:rsidRDefault="00440128">
            <w:pPr>
              <w:jc w:val="left"/>
              <w:cnfStyle w:val="000000100000"/>
              <w:rPr>
                <w:ins w:id="34" w:author="Sergio" w:date="2014-03-12T19:01:00Z"/>
                <w:rFonts w:ascii="Arial" w:hAnsi="Arial" w:cs="Arial"/>
                <w:lang w:val="es-ES_tradnl"/>
              </w:rPr>
            </w:pPr>
            <w:ins w:id="35" w:author="Sergio" w:date="2014-03-12T19:05:00Z">
              <w:r>
                <w:rPr>
                  <w:rFonts w:ascii="Arial" w:hAnsi="Arial" w:cs="Arial"/>
                  <w:lang w:val="es-ES_tradnl"/>
                </w:rPr>
                <w:t>Adición de nuevas secciones</w:t>
              </w:r>
            </w:ins>
          </w:p>
        </w:tc>
        <w:tc>
          <w:tcPr>
            <w:tcW w:w="2091" w:type="dxa"/>
          </w:tcPr>
          <w:p w:rsidR="00C24B37" w:rsidRDefault="00440128">
            <w:pPr>
              <w:jc w:val="left"/>
              <w:cnfStyle w:val="000000100000"/>
              <w:rPr>
                <w:ins w:id="36" w:author="Sergio" w:date="2014-03-12T19:01:00Z"/>
                <w:rFonts w:ascii="Arial" w:hAnsi="Arial" w:cs="Arial"/>
                <w:szCs w:val="24"/>
                <w:lang w:val="es-ES_tradnl"/>
              </w:rPr>
            </w:pPr>
            <w:ins w:id="37" w:author="Sergio" w:date="2014-03-12T19:05:00Z">
              <w:r>
                <w:rPr>
                  <w:rFonts w:ascii="Arial" w:hAnsi="Arial" w:cs="Arial"/>
                  <w:szCs w:val="24"/>
                  <w:lang w:val="es-ES_tradnl"/>
                </w:rPr>
                <w:t>Sergio Bernal</w:t>
              </w:r>
            </w:ins>
          </w:p>
        </w:tc>
        <w:tc>
          <w:tcPr>
            <w:tcW w:w="2618" w:type="dxa"/>
          </w:tcPr>
          <w:p w:rsidR="00C24B37" w:rsidRDefault="00C64E30">
            <w:pPr>
              <w:jc w:val="center"/>
              <w:cnfStyle w:val="000000100000"/>
              <w:rPr>
                <w:ins w:id="38" w:author="Sergio" w:date="2014-03-12T19:01:00Z"/>
                <w:rFonts w:ascii="Arial" w:hAnsi="Arial" w:cs="Arial"/>
                <w:lang w:val="es-ES_tradnl"/>
              </w:rPr>
            </w:pPr>
            <w:ins w:id="39" w:author="Sergio" w:date="2014-03-12T20:52:00Z">
              <w:r>
                <w:rPr>
                  <w:rFonts w:ascii="Arial" w:hAnsi="Arial" w:cs="Arial"/>
                  <w:lang w:val="es-ES_tradnl"/>
                </w:rPr>
                <w:t>7</w:t>
              </w:r>
            </w:ins>
            <w:ins w:id="40" w:author="Sergio" w:date="2014-03-12T20:51:00Z">
              <w:r>
                <w:rPr>
                  <w:rFonts w:ascii="Arial" w:hAnsi="Arial" w:cs="Arial"/>
                  <w:lang w:val="es-ES_tradnl"/>
                </w:rPr>
                <w:t>,</w:t>
              </w:r>
            </w:ins>
            <w:ins w:id="41" w:author="Sergio" w:date="2014-03-12T19:53:00Z">
              <w:r w:rsidR="00E474B1">
                <w:rPr>
                  <w:rFonts w:ascii="Arial" w:hAnsi="Arial" w:cs="Arial"/>
                  <w:lang w:val="es-ES_tradnl"/>
                </w:rPr>
                <w:t>10.2,</w:t>
              </w:r>
            </w:ins>
            <w:ins w:id="42" w:author="Sergio" w:date="2014-03-12T19:23:00Z">
              <w:r w:rsidR="008A3B0A">
                <w:rPr>
                  <w:rFonts w:ascii="Arial" w:hAnsi="Arial" w:cs="Arial"/>
                  <w:lang w:val="es-ES_tradnl"/>
                </w:rPr>
                <w:t>10.3</w:t>
              </w:r>
            </w:ins>
            <w:ins w:id="43" w:author="Sergio" w:date="2014-03-12T22:47:00Z">
              <w:r w:rsidR="00E01922">
                <w:rPr>
                  <w:rFonts w:ascii="Arial" w:hAnsi="Arial" w:cs="Arial"/>
                  <w:lang w:val="es-ES_tradnl"/>
                </w:rPr>
                <w:t>,</w:t>
              </w:r>
            </w:ins>
            <w:ins w:id="44" w:author="Sergio" w:date="2014-03-12T23:00:00Z">
              <w:r w:rsidR="00FD4853">
                <w:rPr>
                  <w:rFonts w:ascii="Arial" w:hAnsi="Arial" w:cs="Arial"/>
                  <w:lang w:val="es-ES_tradnl"/>
                </w:rPr>
                <w:t>1</w:t>
              </w:r>
            </w:ins>
            <w:ins w:id="45" w:author="Sergio" w:date="2014-03-12T23:01:00Z">
              <w:r w:rsidR="00FD4853">
                <w:rPr>
                  <w:rFonts w:ascii="Arial" w:hAnsi="Arial" w:cs="Arial"/>
                  <w:lang w:val="es-ES_tradnl"/>
                </w:rPr>
                <w:t>2</w:t>
              </w:r>
            </w:ins>
            <w:ins w:id="46" w:author="Sergio" w:date="2014-03-12T23:00:00Z">
              <w:r w:rsidR="00FD4853">
                <w:rPr>
                  <w:rFonts w:ascii="Arial" w:hAnsi="Arial" w:cs="Arial"/>
                  <w:lang w:val="es-ES_tradnl"/>
                </w:rPr>
                <w:t>.4,</w:t>
              </w:r>
            </w:ins>
            <w:ins w:id="47" w:author="Sergio" w:date="2014-03-12T22:47:00Z">
              <w:r w:rsidR="00E01922">
                <w:rPr>
                  <w:rFonts w:ascii="Arial" w:hAnsi="Arial" w:cs="Arial"/>
                  <w:lang w:val="es-ES_tradnl"/>
                </w:rPr>
                <w:t>12.5</w:t>
              </w:r>
            </w:ins>
          </w:p>
        </w:tc>
      </w:tr>
      <w:tr w:rsidR="00DD0667" w:rsidRPr="0007042C" w:rsidTr="00FC69D3">
        <w:trPr>
          <w:ins w:id="48" w:author="Sergio" w:date="2014-03-13T01:02:00Z"/>
        </w:trPr>
        <w:tc>
          <w:tcPr>
            <w:cnfStyle w:val="001000000000"/>
            <w:tcW w:w="1938" w:type="dxa"/>
          </w:tcPr>
          <w:p w:rsidR="00DD0667" w:rsidRDefault="00DD0667" w:rsidP="0017493C">
            <w:pPr>
              <w:jc w:val="left"/>
              <w:rPr>
                <w:ins w:id="49" w:author="Sergio" w:date="2014-03-13T01:02:00Z"/>
                <w:rFonts w:ascii="Arial" w:hAnsi="Arial" w:cs="Arial"/>
                <w:szCs w:val="24"/>
                <w:lang w:val="es-ES_tradnl"/>
              </w:rPr>
            </w:pPr>
            <w:ins w:id="50" w:author="Sergio" w:date="2014-03-13T01:02:00Z">
              <w:r>
                <w:rPr>
                  <w:rFonts w:ascii="Arial" w:hAnsi="Arial" w:cs="Arial"/>
                  <w:szCs w:val="24"/>
                  <w:lang w:val="es-ES_tradnl"/>
                </w:rPr>
                <w:t>13/03/14</w:t>
              </w:r>
            </w:ins>
          </w:p>
        </w:tc>
        <w:tc>
          <w:tcPr>
            <w:tcW w:w="2073" w:type="dxa"/>
          </w:tcPr>
          <w:p w:rsidR="00DD0667" w:rsidRDefault="004D29E0">
            <w:pPr>
              <w:jc w:val="left"/>
              <w:cnfStyle w:val="000000000000"/>
              <w:rPr>
                <w:ins w:id="51" w:author="Sergio" w:date="2014-03-13T01:02:00Z"/>
                <w:rFonts w:ascii="Arial" w:hAnsi="Arial" w:cs="Arial"/>
                <w:lang w:val="es-ES_tradnl"/>
              </w:rPr>
            </w:pPr>
            <w:ins w:id="52" w:author="Sala Virtual Piso 1" w:date="2014-03-13T11:55:00Z">
              <w:r>
                <w:rPr>
                  <w:rFonts w:ascii="Arial" w:hAnsi="Arial" w:cs="Arial"/>
                  <w:lang w:val="es-ES_tradnl"/>
                </w:rPr>
                <w:t>Adición de nueva sección</w:t>
              </w:r>
            </w:ins>
          </w:p>
        </w:tc>
        <w:tc>
          <w:tcPr>
            <w:tcW w:w="2091" w:type="dxa"/>
          </w:tcPr>
          <w:p w:rsidR="00DD0667" w:rsidRDefault="004D29E0">
            <w:pPr>
              <w:jc w:val="left"/>
              <w:cnfStyle w:val="000000000000"/>
              <w:rPr>
                <w:ins w:id="53" w:author="Sergio" w:date="2014-03-13T01:02:00Z"/>
                <w:rFonts w:ascii="Arial" w:hAnsi="Arial" w:cs="Arial"/>
                <w:szCs w:val="24"/>
                <w:lang w:val="es-ES_tradnl"/>
              </w:rPr>
            </w:pPr>
            <w:ins w:id="54" w:author="Sala Virtual Piso 1" w:date="2014-03-13T11:55:00Z">
              <w:r>
                <w:rPr>
                  <w:rFonts w:ascii="Arial" w:hAnsi="Arial" w:cs="Arial"/>
                  <w:szCs w:val="24"/>
                  <w:lang w:val="es-ES_tradnl"/>
                </w:rPr>
                <w:t>Sergio Bernal</w:t>
              </w:r>
            </w:ins>
          </w:p>
        </w:tc>
        <w:tc>
          <w:tcPr>
            <w:tcW w:w="2618" w:type="dxa"/>
          </w:tcPr>
          <w:p w:rsidR="00DD0667" w:rsidRDefault="004D29E0">
            <w:pPr>
              <w:jc w:val="center"/>
              <w:cnfStyle w:val="000000000000"/>
              <w:rPr>
                <w:ins w:id="55" w:author="Sergio" w:date="2014-03-13T01:02:00Z"/>
                <w:rFonts w:ascii="Arial" w:hAnsi="Arial" w:cs="Arial"/>
                <w:lang w:val="es-ES_tradnl"/>
              </w:rPr>
            </w:pPr>
            <w:ins w:id="56" w:author="Sala Virtual Piso 1" w:date="2014-03-13T11:55:00Z">
              <w:r>
                <w:rPr>
                  <w:rFonts w:ascii="Arial" w:hAnsi="Arial" w:cs="Arial"/>
                  <w:lang w:val="es-ES_tradnl"/>
                </w:rPr>
                <w:t>9.1</w:t>
              </w:r>
            </w:ins>
          </w:p>
        </w:tc>
      </w:tr>
      <w:tr w:rsidR="004D29E0" w:rsidRPr="0007042C" w:rsidTr="00FC69D3">
        <w:trPr>
          <w:cnfStyle w:val="000000100000"/>
          <w:ins w:id="57" w:author="Sala Virtual Piso 1" w:date="2014-03-13T11:55:00Z"/>
        </w:trPr>
        <w:tc>
          <w:tcPr>
            <w:cnfStyle w:val="001000000000"/>
            <w:tcW w:w="1938" w:type="dxa"/>
          </w:tcPr>
          <w:p w:rsidR="004D29E0" w:rsidRDefault="004D29E0" w:rsidP="0017493C">
            <w:pPr>
              <w:jc w:val="left"/>
              <w:rPr>
                <w:ins w:id="58" w:author="Sala Virtual Piso 1" w:date="2014-03-13T11:55:00Z"/>
                <w:rFonts w:ascii="Arial" w:hAnsi="Arial" w:cs="Arial"/>
                <w:szCs w:val="24"/>
                <w:lang w:val="es-ES_tradnl"/>
              </w:rPr>
            </w:pPr>
            <w:ins w:id="59" w:author="Sala Virtual Piso 1" w:date="2014-03-13T11:55:00Z">
              <w:r>
                <w:rPr>
                  <w:rFonts w:ascii="Arial" w:hAnsi="Arial" w:cs="Arial"/>
                  <w:szCs w:val="24"/>
                  <w:lang w:val="es-ES_tradnl"/>
                </w:rPr>
                <w:t>13/03/14</w:t>
              </w:r>
            </w:ins>
          </w:p>
        </w:tc>
        <w:tc>
          <w:tcPr>
            <w:tcW w:w="2073" w:type="dxa"/>
          </w:tcPr>
          <w:p w:rsidR="004D29E0" w:rsidRDefault="004D29E0">
            <w:pPr>
              <w:jc w:val="left"/>
              <w:cnfStyle w:val="000000100000"/>
              <w:rPr>
                <w:ins w:id="60" w:author="Sala Virtual Piso 1" w:date="2014-03-13T11:55:00Z"/>
                <w:rFonts w:ascii="Arial" w:hAnsi="Arial" w:cs="Arial"/>
                <w:lang w:val="es-ES_tradnl"/>
              </w:rPr>
            </w:pPr>
            <w:ins w:id="61" w:author="Sala Virtual Piso 1" w:date="2014-03-13T11:55:00Z">
              <w:r>
                <w:rPr>
                  <w:rFonts w:ascii="Arial" w:hAnsi="Arial" w:cs="Arial"/>
                  <w:lang w:val="es-ES_tradnl"/>
                </w:rPr>
                <w:t>Revisión general</w:t>
              </w:r>
            </w:ins>
          </w:p>
        </w:tc>
        <w:tc>
          <w:tcPr>
            <w:tcW w:w="2091" w:type="dxa"/>
          </w:tcPr>
          <w:p w:rsidR="004D29E0" w:rsidRDefault="004D29E0">
            <w:pPr>
              <w:jc w:val="left"/>
              <w:cnfStyle w:val="000000100000"/>
              <w:rPr>
                <w:ins w:id="62" w:author="Sala Virtual Piso 1" w:date="2014-03-13T11:55:00Z"/>
                <w:rFonts w:ascii="Arial" w:hAnsi="Arial" w:cs="Arial"/>
                <w:szCs w:val="24"/>
                <w:lang w:val="es-ES_tradnl"/>
              </w:rPr>
            </w:pPr>
            <w:ins w:id="63" w:author="Sala Virtual Piso 1" w:date="2014-03-13T11:55:00Z">
              <w:r>
                <w:rPr>
                  <w:rFonts w:ascii="Arial" w:hAnsi="Arial" w:cs="Arial"/>
                  <w:szCs w:val="24"/>
                  <w:lang w:val="es-ES_tradnl"/>
                </w:rPr>
                <w:t>Sergio Bernal</w:t>
              </w:r>
            </w:ins>
          </w:p>
        </w:tc>
        <w:tc>
          <w:tcPr>
            <w:tcW w:w="2618" w:type="dxa"/>
          </w:tcPr>
          <w:p w:rsidR="004D29E0" w:rsidRDefault="004D29E0">
            <w:pPr>
              <w:jc w:val="center"/>
              <w:cnfStyle w:val="000000100000"/>
              <w:rPr>
                <w:ins w:id="64" w:author="Sala Virtual Piso 1" w:date="2014-03-13T11:55:00Z"/>
                <w:rFonts w:ascii="Arial" w:hAnsi="Arial" w:cs="Arial"/>
                <w:lang w:val="es-ES_tradnl"/>
              </w:rPr>
            </w:pPr>
            <w:ins w:id="65" w:author="Sala Virtual Piso 1" w:date="2014-03-13T11:55:00Z">
              <w:r>
                <w:rPr>
                  <w:rFonts w:ascii="Arial" w:hAnsi="Arial" w:cs="Arial"/>
                  <w:lang w:val="es-ES_tradnl"/>
                </w:rPr>
                <w:t>Todas</w:t>
              </w:r>
            </w:ins>
          </w:p>
        </w:tc>
      </w:tr>
      <w:tr w:rsidR="006369F4" w:rsidRPr="0007042C" w:rsidTr="00FC69D3">
        <w:trPr>
          <w:ins w:id="66" w:author="Sergio" w:date="2014-04-02T18:27:00Z"/>
        </w:trPr>
        <w:tc>
          <w:tcPr>
            <w:cnfStyle w:val="001000000000"/>
            <w:tcW w:w="1938" w:type="dxa"/>
          </w:tcPr>
          <w:p w:rsidR="006369F4" w:rsidRDefault="006369F4" w:rsidP="0017493C">
            <w:pPr>
              <w:jc w:val="left"/>
              <w:rPr>
                <w:ins w:id="67" w:author="Sergio" w:date="2014-04-02T18:27:00Z"/>
                <w:rFonts w:ascii="Arial" w:hAnsi="Arial" w:cs="Arial"/>
                <w:szCs w:val="24"/>
                <w:lang w:val="es-ES_tradnl"/>
              </w:rPr>
            </w:pPr>
            <w:ins w:id="68" w:author="Sergio" w:date="2014-04-02T18:27:00Z">
              <w:r>
                <w:rPr>
                  <w:rFonts w:ascii="Arial" w:hAnsi="Arial" w:cs="Arial"/>
                  <w:szCs w:val="24"/>
                  <w:lang w:val="es-ES_tradnl"/>
                </w:rPr>
                <w:t>1/04/14</w:t>
              </w:r>
            </w:ins>
          </w:p>
        </w:tc>
        <w:tc>
          <w:tcPr>
            <w:tcW w:w="2073" w:type="dxa"/>
          </w:tcPr>
          <w:p w:rsidR="006369F4" w:rsidRDefault="006369F4">
            <w:pPr>
              <w:jc w:val="left"/>
              <w:cnfStyle w:val="000000000000"/>
              <w:rPr>
                <w:ins w:id="69" w:author="Sergio" w:date="2014-04-02T18:27:00Z"/>
                <w:rFonts w:ascii="Arial" w:hAnsi="Arial" w:cs="Arial"/>
                <w:lang w:val="es-ES_tradnl"/>
              </w:rPr>
            </w:pPr>
            <w:ins w:id="70" w:author="Sergio" w:date="2014-04-02T18:27:00Z">
              <w:r>
                <w:rPr>
                  <w:rFonts w:ascii="Arial" w:hAnsi="Arial" w:cs="Arial"/>
                  <w:lang w:val="es-ES_tradnl"/>
                </w:rPr>
                <w:t xml:space="preserve">Corrección secciones </w:t>
              </w:r>
            </w:ins>
          </w:p>
        </w:tc>
        <w:tc>
          <w:tcPr>
            <w:tcW w:w="2091" w:type="dxa"/>
          </w:tcPr>
          <w:p w:rsidR="006369F4" w:rsidRDefault="006369F4">
            <w:pPr>
              <w:jc w:val="left"/>
              <w:cnfStyle w:val="000000000000"/>
              <w:rPr>
                <w:ins w:id="71" w:author="Sergio" w:date="2014-04-02T18:27:00Z"/>
                <w:rFonts w:ascii="Arial" w:hAnsi="Arial" w:cs="Arial"/>
                <w:szCs w:val="24"/>
                <w:lang w:val="es-ES_tradnl"/>
              </w:rPr>
            </w:pPr>
            <w:ins w:id="72" w:author="Sergio" w:date="2014-04-02T18:27:00Z">
              <w:r>
                <w:rPr>
                  <w:rFonts w:ascii="Arial" w:hAnsi="Arial" w:cs="Arial"/>
                  <w:szCs w:val="24"/>
                  <w:lang w:val="es-ES_tradnl"/>
                </w:rPr>
                <w:t>Felipe Valderrama-Sergio Bernal</w:t>
              </w:r>
            </w:ins>
          </w:p>
        </w:tc>
        <w:tc>
          <w:tcPr>
            <w:tcW w:w="2618" w:type="dxa"/>
          </w:tcPr>
          <w:p w:rsidR="006369F4" w:rsidRDefault="00F55C0B">
            <w:pPr>
              <w:jc w:val="center"/>
              <w:cnfStyle w:val="000000000000"/>
              <w:rPr>
                <w:ins w:id="73" w:author="Sergio" w:date="2014-04-02T18:27:00Z"/>
                <w:rFonts w:ascii="Arial" w:hAnsi="Arial" w:cs="Arial"/>
                <w:lang w:val="es-ES_tradnl"/>
              </w:rPr>
            </w:pPr>
            <w:ins w:id="74" w:author="Sergio" w:date="2014-04-02T18:30:00Z">
              <w:r>
                <w:rPr>
                  <w:rFonts w:ascii="Arial" w:hAnsi="Arial" w:cs="Arial"/>
                  <w:lang w:val="es-ES_tradnl"/>
                </w:rPr>
                <w:t>6.4</w:t>
              </w:r>
            </w:ins>
            <w:ins w:id="75" w:author="Sergio" w:date="2014-04-02T18:31:00Z">
              <w:r w:rsidR="00267655">
                <w:rPr>
                  <w:rFonts w:ascii="Arial" w:hAnsi="Arial" w:cs="Arial"/>
                  <w:lang w:val="es-ES_tradnl"/>
                </w:rPr>
                <w:t>,8.3</w:t>
              </w:r>
            </w:ins>
          </w:p>
        </w:tc>
      </w:tr>
      <w:tr w:rsidR="006369F4" w:rsidRPr="0007042C" w:rsidTr="00FC69D3">
        <w:trPr>
          <w:cnfStyle w:val="000000100000"/>
          <w:ins w:id="76" w:author="Sergio" w:date="2014-04-02T18:27:00Z"/>
        </w:trPr>
        <w:tc>
          <w:tcPr>
            <w:cnfStyle w:val="001000000000"/>
            <w:tcW w:w="1938" w:type="dxa"/>
          </w:tcPr>
          <w:p w:rsidR="006369F4" w:rsidRDefault="006369F4" w:rsidP="0017493C">
            <w:pPr>
              <w:jc w:val="left"/>
              <w:rPr>
                <w:ins w:id="77" w:author="Sergio" w:date="2014-04-02T18:27:00Z"/>
                <w:rFonts w:ascii="Arial" w:hAnsi="Arial" w:cs="Arial"/>
                <w:szCs w:val="24"/>
                <w:lang w:val="es-ES_tradnl"/>
              </w:rPr>
            </w:pPr>
            <w:ins w:id="78" w:author="Sergio" w:date="2014-04-02T18:27:00Z">
              <w:r>
                <w:rPr>
                  <w:rFonts w:ascii="Arial" w:hAnsi="Arial" w:cs="Arial"/>
                  <w:szCs w:val="24"/>
                  <w:lang w:val="es-ES_tradnl"/>
                </w:rPr>
                <w:t>2/04/14</w:t>
              </w:r>
            </w:ins>
          </w:p>
        </w:tc>
        <w:tc>
          <w:tcPr>
            <w:tcW w:w="2073" w:type="dxa"/>
          </w:tcPr>
          <w:p w:rsidR="006369F4" w:rsidRDefault="006369F4">
            <w:pPr>
              <w:jc w:val="left"/>
              <w:cnfStyle w:val="000000100000"/>
              <w:rPr>
                <w:ins w:id="79" w:author="Sergio" w:date="2014-04-02T18:27:00Z"/>
                <w:rFonts w:ascii="Arial" w:hAnsi="Arial" w:cs="Arial"/>
                <w:lang w:val="es-ES_tradnl"/>
              </w:rPr>
            </w:pPr>
            <w:ins w:id="80" w:author="Sergio" w:date="2014-04-02T18:28:00Z">
              <w:r>
                <w:rPr>
                  <w:rFonts w:ascii="Arial" w:hAnsi="Arial" w:cs="Arial"/>
                  <w:lang w:val="es-ES_tradnl"/>
                </w:rPr>
                <w:t>Corrección secciones</w:t>
              </w:r>
            </w:ins>
          </w:p>
        </w:tc>
        <w:tc>
          <w:tcPr>
            <w:tcW w:w="2091" w:type="dxa"/>
          </w:tcPr>
          <w:p w:rsidR="006369F4" w:rsidRDefault="006369F4">
            <w:pPr>
              <w:jc w:val="left"/>
              <w:cnfStyle w:val="000000100000"/>
              <w:rPr>
                <w:ins w:id="81" w:author="Sergio" w:date="2014-04-02T18:27:00Z"/>
                <w:rFonts w:ascii="Arial" w:hAnsi="Arial" w:cs="Arial"/>
                <w:szCs w:val="24"/>
                <w:lang w:val="es-ES_tradnl"/>
              </w:rPr>
            </w:pPr>
            <w:ins w:id="82" w:author="Sergio" w:date="2014-04-02T18:28:00Z">
              <w:r>
                <w:rPr>
                  <w:rFonts w:ascii="Arial" w:hAnsi="Arial" w:cs="Arial"/>
                  <w:szCs w:val="24"/>
                  <w:lang w:val="es-ES_tradnl"/>
                </w:rPr>
                <w:t xml:space="preserve">Sergio Bernal </w:t>
              </w:r>
            </w:ins>
          </w:p>
        </w:tc>
        <w:tc>
          <w:tcPr>
            <w:tcW w:w="2618" w:type="dxa"/>
          </w:tcPr>
          <w:p w:rsidR="006369F4" w:rsidRDefault="009B2715">
            <w:pPr>
              <w:jc w:val="center"/>
              <w:cnfStyle w:val="000000100000"/>
              <w:rPr>
                <w:ins w:id="83" w:author="Sergio" w:date="2014-04-02T18:27:00Z"/>
                <w:rFonts w:ascii="Arial" w:hAnsi="Arial" w:cs="Arial"/>
                <w:lang w:val="es-ES_tradnl"/>
              </w:rPr>
            </w:pPr>
            <w:ins w:id="84" w:author="Sergio" w:date="2014-04-02T22:21:00Z">
              <w:r>
                <w:rPr>
                  <w:rFonts w:ascii="Arial" w:hAnsi="Arial" w:cs="Arial"/>
                  <w:lang w:val="es-ES_tradnl"/>
                </w:rPr>
                <w:t>Sección 6</w:t>
              </w:r>
            </w:ins>
          </w:p>
        </w:tc>
      </w:tr>
      <w:tr w:rsidR="00AE214F" w:rsidRPr="0007042C" w:rsidTr="00FC69D3">
        <w:trPr>
          <w:ins w:id="85" w:author="Familia Valderrama A" w:date="2014-04-24T00:39:00Z"/>
        </w:trPr>
        <w:tc>
          <w:tcPr>
            <w:cnfStyle w:val="001000000000"/>
            <w:tcW w:w="1938" w:type="dxa"/>
          </w:tcPr>
          <w:p w:rsidR="00AE214F" w:rsidRDefault="00AE214F" w:rsidP="0017493C">
            <w:pPr>
              <w:jc w:val="left"/>
              <w:rPr>
                <w:ins w:id="86" w:author="Familia Valderrama A" w:date="2014-04-24T00:39:00Z"/>
                <w:rFonts w:ascii="Arial" w:hAnsi="Arial" w:cs="Arial"/>
                <w:szCs w:val="24"/>
                <w:lang w:val="es-ES_tradnl"/>
              </w:rPr>
            </w:pPr>
            <w:ins w:id="87" w:author="Familia Valderrama A" w:date="2014-04-24T00:39:00Z">
              <w:r>
                <w:rPr>
                  <w:rFonts w:ascii="Arial" w:hAnsi="Arial" w:cs="Arial"/>
                  <w:szCs w:val="24"/>
                  <w:lang w:val="es-ES_tradnl"/>
                </w:rPr>
                <w:t>22/04/14</w:t>
              </w:r>
            </w:ins>
          </w:p>
        </w:tc>
        <w:tc>
          <w:tcPr>
            <w:tcW w:w="2073" w:type="dxa"/>
          </w:tcPr>
          <w:p w:rsidR="00AE214F" w:rsidRDefault="00AE214F">
            <w:pPr>
              <w:jc w:val="left"/>
              <w:cnfStyle w:val="000000000000"/>
              <w:rPr>
                <w:ins w:id="88" w:author="Familia Valderrama A" w:date="2014-04-24T00:39:00Z"/>
                <w:rFonts w:ascii="Arial" w:hAnsi="Arial" w:cs="Arial"/>
                <w:lang w:val="es-ES_tradnl"/>
              </w:rPr>
            </w:pPr>
            <w:ins w:id="89" w:author="Familia Valderrama A" w:date="2014-04-24T00:39:00Z">
              <w:r>
                <w:rPr>
                  <w:rFonts w:ascii="Arial" w:hAnsi="Arial" w:cs="Arial"/>
                  <w:lang w:val="es-ES_tradnl"/>
                </w:rPr>
                <w:t>Correción Secciones</w:t>
              </w:r>
            </w:ins>
          </w:p>
        </w:tc>
        <w:tc>
          <w:tcPr>
            <w:tcW w:w="2091" w:type="dxa"/>
          </w:tcPr>
          <w:p w:rsidR="00AE214F" w:rsidRDefault="00AE214F">
            <w:pPr>
              <w:jc w:val="left"/>
              <w:cnfStyle w:val="000000000000"/>
              <w:rPr>
                <w:ins w:id="90" w:author="Familia Valderrama A" w:date="2014-04-24T00:39:00Z"/>
                <w:rFonts w:ascii="Arial" w:hAnsi="Arial" w:cs="Arial"/>
                <w:szCs w:val="24"/>
                <w:lang w:val="es-ES_tradnl"/>
              </w:rPr>
            </w:pPr>
            <w:ins w:id="91" w:author="Familia Valderrama A" w:date="2014-04-24T00:40:00Z">
              <w:r>
                <w:rPr>
                  <w:rFonts w:ascii="Arial" w:hAnsi="Arial" w:cs="Arial"/>
                  <w:szCs w:val="24"/>
                  <w:lang w:val="es-ES_tradnl"/>
                </w:rPr>
                <w:t>Felipe Valderrama</w:t>
              </w:r>
            </w:ins>
          </w:p>
        </w:tc>
        <w:tc>
          <w:tcPr>
            <w:tcW w:w="2618" w:type="dxa"/>
          </w:tcPr>
          <w:p w:rsidR="00AE214F" w:rsidRDefault="00AE214F">
            <w:pPr>
              <w:jc w:val="center"/>
              <w:cnfStyle w:val="000000000000"/>
              <w:rPr>
                <w:ins w:id="92" w:author="Familia Valderrama A" w:date="2014-04-24T00:39:00Z"/>
                <w:rFonts w:ascii="Arial" w:hAnsi="Arial" w:cs="Arial"/>
                <w:lang w:val="es-ES_tradnl"/>
              </w:rPr>
            </w:pPr>
            <w:ins w:id="93" w:author="Familia Valderrama A" w:date="2014-04-24T00:40:00Z">
              <w:r>
                <w:rPr>
                  <w:rFonts w:ascii="Arial" w:hAnsi="Arial" w:cs="Arial"/>
                  <w:lang w:val="es-ES_tradnl"/>
                </w:rPr>
                <w:t>8.1</w:t>
              </w:r>
            </w:ins>
          </w:p>
        </w:tc>
      </w:tr>
    </w:tbl>
    <w:p w:rsidR="00380229" w:rsidRDefault="005B51FA">
      <w:pPr>
        <w:pStyle w:val="Ttulo1"/>
        <w:rPr>
          <w:rFonts w:ascii="Arial" w:hAnsi="Arial" w:cs="Arial"/>
          <w:lang w:val="es-ES_tradnl"/>
        </w:rPr>
      </w:pPr>
      <w:bookmarkStart w:id="94" w:name="_Toc382142432"/>
      <w:bookmarkStart w:id="95" w:name="_Toc382142486"/>
      <w:bookmarkStart w:id="96" w:name="_Toc384230497"/>
      <w:bookmarkEnd w:id="94"/>
      <w:bookmarkEnd w:id="95"/>
      <w:commentRangeStart w:id="97"/>
      <w:r w:rsidRPr="0007042C">
        <w:rPr>
          <w:rFonts w:ascii="Arial" w:hAnsi="Arial" w:cs="Arial"/>
          <w:lang w:val="es-ES_tradnl"/>
        </w:rPr>
        <w:t>Prefacio</w:t>
      </w:r>
      <w:commentRangeEnd w:id="97"/>
      <w:r w:rsidR="00591D51">
        <w:rPr>
          <w:rStyle w:val="Refdecomentario"/>
          <w:rFonts w:ascii="Calibri" w:hAnsi="Calibri"/>
          <w:b w:val="0"/>
          <w:bCs w:val="0"/>
        </w:rPr>
        <w:commentReference w:id="97"/>
      </w:r>
      <w:bookmarkEnd w:id="96"/>
    </w:p>
    <w:p w:rsidR="00380229" w:rsidRDefault="00985503">
      <w:pPr>
        <w:rPr>
          <w:rFonts w:ascii="Arial" w:hAnsi="Arial" w:cs="Arial"/>
          <w:szCs w:val="24"/>
        </w:rPr>
      </w:pPr>
      <w:r w:rsidRPr="00D964F1">
        <w:rPr>
          <w:rFonts w:ascii="Arial" w:hAnsi="Arial" w:cs="Arial"/>
          <w:szCs w:val="24"/>
        </w:rPr>
        <w:t>Este documento tiene la finalidad de explicar de una manera detalla</w:t>
      </w:r>
      <w:r>
        <w:rPr>
          <w:rFonts w:ascii="Arial" w:hAnsi="Arial" w:cs="Arial"/>
          <w:szCs w:val="24"/>
        </w:rPr>
        <w:t>da</w:t>
      </w:r>
      <w:r w:rsidRPr="00D964F1">
        <w:rPr>
          <w:rFonts w:ascii="Arial" w:hAnsi="Arial" w:cs="Arial"/>
          <w:szCs w:val="24"/>
        </w:rPr>
        <w:t xml:space="preserve"> y expl</w:t>
      </w:r>
      <w:r w:rsidR="00FC69D3">
        <w:rPr>
          <w:rFonts w:ascii="Arial" w:hAnsi="Arial" w:cs="Arial"/>
          <w:szCs w:val="24"/>
        </w:rPr>
        <w:t>í</w:t>
      </w:r>
      <w:r w:rsidRPr="00D964F1">
        <w:rPr>
          <w:rFonts w:ascii="Arial" w:hAnsi="Arial" w:cs="Arial"/>
          <w:szCs w:val="24"/>
        </w:rPr>
        <w:t>cita el desarrollo y planeación de un proyecto</w:t>
      </w:r>
      <w:r>
        <w:rPr>
          <w:rFonts w:ascii="Arial" w:hAnsi="Arial" w:cs="Arial"/>
          <w:szCs w:val="24"/>
        </w:rPr>
        <w:t xml:space="preserve"> (¿Adivina Quién?) </w:t>
      </w:r>
      <w:r w:rsidRPr="00D964F1">
        <w:rPr>
          <w:rFonts w:ascii="Arial" w:hAnsi="Arial" w:cs="Arial"/>
          <w:szCs w:val="24"/>
        </w:rPr>
        <w:t xml:space="preserve"> de ingeniería de software, entendiéndose este último como la ejecución de un plan para cumplir con el diseño e implementación de una aplicación interactiva y multimedia, la cual en el presente caso ha sido definida como el famoso juego de mesa</w:t>
      </w:r>
      <w:r>
        <w:rPr>
          <w:rFonts w:ascii="Arial" w:hAnsi="Arial" w:cs="Arial"/>
          <w:szCs w:val="24"/>
        </w:rPr>
        <w:t xml:space="preserve"> Guess Who? o ¿Adivina quién?</w:t>
      </w:r>
      <w:sdt>
        <w:sdtPr>
          <w:rPr>
            <w:rFonts w:ascii="Arial" w:hAnsi="Arial" w:cs="Arial"/>
            <w:szCs w:val="24"/>
          </w:rPr>
          <w:id w:val="791028056"/>
          <w:citation/>
        </w:sdtPr>
        <w:sdtContent>
          <w:r w:rsidR="002956A8">
            <w:rPr>
              <w:rFonts w:ascii="Arial" w:hAnsi="Arial" w:cs="Arial"/>
              <w:szCs w:val="24"/>
            </w:rPr>
            <w:fldChar w:fldCharType="begin"/>
          </w:r>
          <w:r>
            <w:rPr>
              <w:rFonts w:ascii="Arial" w:hAnsi="Arial" w:cs="Arial"/>
              <w:szCs w:val="24"/>
              <w:lang w:val="es-CO"/>
            </w:rPr>
            <w:instrText xml:space="preserve"> CITATION Has02 \l 9226 </w:instrText>
          </w:r>
          <w:r w:rsidR="002956A8">
            <w:rPr>
              <w:rFonts w:ascii="Arial" w:hAnsi="Arial" w:cs="Arial"/>
              <w:szCs w:val="24"/>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[1]</w:t>
          </w:r>
          <w:r w:rsidR="002956A8">
            <w:rPr>
              <w:rFonts w:ascii="Arial" w:hAnsi="Arial" w:cs="Arial"/>
              <w:szCs w:val="24"/>
            </w:rPr>
            <w:fldChar w:fldCharType="end"/>
          </w:r>
        </w:sdtContent>
      </w:sdt>
      <w:ins w:id="98" w:author="Sergio" w:date="2014-03-12T17:51:00Z">
        <w:r w:rsidR="00B3122F">
          <w:rPr>
            <w:rFonts w:ascii="Arial" w:hAnsi="Arial" w:cs="Arial"/>
            <w:szCs w:val="24"/>
          </w:rPr>
          <w:t>,</w:t>
        </w:r>
      </w:ins>
      <w:r w:rsidRPr="00D964F1">
        <w:rPr>
          <w:rFonts w:ascii="Arial" w:hAnsi="Arial" w:cs="Arial"/>
          <w:szCs w:val="24"/>
        </w:rPr>
        <w:t xml:space="preserve"> </w:t>
      </w:r>
      <w:r>
        <w:rPr>
          <w:rFonts w:ascii="Arial" w:hAnsi="Arial" w:cs="Arial"/>
          <w:szCs w:val="24"/>
        </w:rPr>
        <w:t>e</w:t>
      </w:r>
      <w:r w:rsidRPr="00D964F1">
        <w:rPr>
          <w:rFonts w:ascii="Arial" w:hAnsi="Arial" w:cs="Arial"/>
          <w:szCs w:val="24"/>
        </w:rPr>
        <w:t xml:space="preserve">n su respectiva traducción al español. En este documento se han incluido y posteriormente detallado aspectos importantes dentro del proceso ingenieril para el desarrollo del software tales como: </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 xml:space="preserve">Una vista general del proyecto, que tiene como propósito facilitar el entendimiento de la razón de este proyecto. </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 xml:space="preserve">Definición de roles del equipo de trabajo que desarrolla el presente proyecto, los cuales permiten entender </w:t>
      </w:r>
      <w:r w:rsidR="008D1E6B" w:rsidRPr="00D964F1">
        <w:rPr>
          <w:rFonts w:ascii="Arial" w:hAnsi="Arial" w:cs="Arial"/>
          <w:szCs w:val="24"/>
        </w:rPr>
        <w:t>qué</w:t>
      </w:r>
      <w:r w:rsidRPr="00D964F1">
        <w:rPr>
          <w:rFonts w:ascii="Arial" w:hAnsi="Arial" w:cs="Arial"/>
          <w:szCs w:val="24"/>
        </w:rPr>
        <w:t xml:space="preserve"> función tiene cada miembro del equipo y cuál es su principal tarea a desarrollar dentro del plan de trabajo.</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 xml:space="preserve">Definición de un modelo de ciclo de vida para un proyecto de desarrollo de software, el cual permite entender e identificar de qué manera y </w:t>
      </w:r>
      <w:r w:rsidR="00FC69D3">
        <w:rPr>
          <w:rFonts w:ascii="Arial" w:hAnsi="Arial" w:cs="Arial"/>
          <w:szCs w:val="24"/>
        </w:rPr>
        <w:t xml:space="preserve">con qué </w:t>
      </w:r>
      <w:r w:rsidRPr="00D964F1">
        <w:rPr>
          <w:rFonts w:ascii="Arial" w:hAnsi="Arial" w:cs="Arial"/>
          <w:szCs w:val="24"/>
        </w:rPr>
        <w:t>fases fue desarrollada la aplicación.</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Un calendario que facilita la ejecución de las tareas de una manera organizada y coherente, así como permite tener una medición en tiempo del progreso del presente proyecto.</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Un glosario, para facilitar al lector el entendimiento de cualquier término con el que no esté familiarizado.</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Un plan administrativo de proyecto, el cual tiene como propósito facilitar a los integrantes del equipo de desarrollo los aspectos detallados del proyecto y su gestión en sí mismo.</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 xml:space="preserve">Un monitoreo y control del proyecto, el cual fue incluido con el fin de que el equipo de trabajo tenga conocimiento tanto del estado actual del proyecto como de sus avances y posibles retrasos. </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Una sección de entrega del producto, en el cual se incluyen todos los aspectos de implementación, gestión, control de calidad, mejoras, y soporte que sean necesarios para poder implementar la aplicación a la organización interesada en el desarrollo de este proyecto.</w:t>
      </w:r>
    </w:p>
    <w:p w:rsidR="00380229" w:rsidRDefault="00985503">
      <w:pPr>
        <w:pStyle w:val="Prrafodelista"/>
        <w:keepNext w:val="0"/>
        <w:numPr>
          <w:ilvl w:val="0"/>
          <w:numId w:val="4"/>
        </w:numPr>
        <w:suppressAutoHyphens w:val="0"/>
        <w:rPr>
          <w:rFonts w:ascii="Arial" w:hAnsi="Arial" w:cs="Arial"/>
          <w:szCs w:val="24"/>
        </w:rPr>
      </w:pPr>
      <w:r w:rsidRPr="00D964F1">
        <w:rPr>
          <w:rFonts w:ascii="Arial" w:hAnsi="Arial" w:cs="Arial"/>
          <w:szCs w:val="24"/>
        </w:rPr>
        <w:t>Anexos los cuales incluyen información relevante en el desarrollo del proyecto que no haya sido incluida en este documento.</w:t>
      </w:r>
    </w:p>
    <w:p w:rsidR="00380229" w:rsidRDefault="00380229">
      <w:pPr>
        <w:jc w:val="left"/>
        <w:rPr>
          <w:rFonts w:ascii="Arial" w:hAnsi="Arial" w:cs="Arial"/>
          <w:lang w:val="es-ES_tradnl"/>
        </w:rPr>
      </w:pPr>
    </w:p>
    <w:bookmarkStart w:id="99" w:name="_Toc384230498" w:displacedByCustomXml="next"/>
    <w:bookmarkStart w:id="100" w:name="_Ref382326857" w:displacedByCustomXml="next"/>
    <w:sdt>
      <w:sdtPr>
        <w:rPr>
          <w:rFonts w:ascii="Arial" w:hAnsi="Arial" w:cs="Arial"/>
          <w:b w:val="0"/>
          <w:bCs w:val="0"/>
          <w:sz w:val="22"/>
          <w:szCs w:val="22"/>
        </w:rPr>
        <w:id w:val="2111463205"/>
        <w:docPartObj>
          <w:docPartGallery w:val="Table of Contents"/>
          <w:docPartUnique/>
        </w:docPartObj>
      </w:sdtPr>
      <w:sdtEndPr>
        <w:rPr>
          <w:sz w:val="24"/>
        </w:rPr>
      </w:sdtEndPr>
      <w:sdtContent>
        <w:commentRangeStart w:id="101" w:displacedByCustomXml="prev"/>
        <w:p w:rsidR="00380229" w:rsidRDefault="00683D26">
          <w:pPr>
            <w:pStyle w:val="Ttulo1"/>
            <w:rPr>
              <w:rFonts w:ascii="Arial" w:hAnsi="Arial" w:cs="Arial"/>
            </w:rPr>
          </w:pPr>
          <w:r w:rsidRPr="0007042C">
            <w:rPr>
              <w:rFonts w:ascii="Arial" w:hAnsi="Arial" w:cs="Arial"/>
            </w:rPr>
            <w:t>Tabla de contenido</w:t>
          </w:r>
          <w:bookmarkEnd w:id="100"/>
          <w:commentRangeEnd w:id="101"/>
          <w:r w:rsidR="004A02FC">
            <w:rPr>
              <w:rStyle w:val="Refdecomentario"/>
              <w:rFonts w:ascii="Calibri" w:hAnsi="Calibri"/>
              <w:b w:val="0"/>
              <w:bCs w:val="0"/>
            </w:rPr>
            <w:commentReference w:id="101"/>
          </w:r>
          <w:bookmarkEnd w:id="99"/>
        </w:p>
        <w:p w:rsidR="00380229" w:rsidRDefault="00380229">
          <w:pPr>
            <w:pStyle w:val="Textbody"/>
            <w:rPr>
              <w:rFonts w:ascii="Arial" w:hAnsi="Arial" w:cs="Arial"/>
            </w:rPr>
          </w:pPr>
        </w:p>
        <w:p w:rsidR="004C138B" w:rsidRDefault="002956A8">
          <w:pPr>
            <w:pStyle w:val="TDC1"/>
            <w:tabs>
              <w:tab w:val="left" w:pos="440"/>
              <w:tab w:val="right" w:leader="dot" w:pos="8494"/>
            </w:tabs>
            <w:rPr>
              <w:ins w:id="102" w:author="Sergio" w:date="2014-04-02T19:32:00Z"/>
              <w:rFonts w:asciiTheme="minorHAnsi" w:eastAsiaTheme="minorEastAsia" w:hAnsiTheme="minorHAnsi" w:cstheme="minorBidi"/>
              <w:noProof/>
              <w:sz w:val="22"/>
              <w:lang w:val="es-CO" w:eastAsia="es-CO"/>
            </w:rPr>
          </w:pPr>
          <w:r w:rsidRPr="002956A8">
            <w:rPr>
              <w:rFonts w:ascii="Arial" w:hAnsi="Arial" w:cs="Arial"/>
            </w:rPr>
            <w:fldChar w:fldCharType="begin"/>
          </w:r>
          <w:r w:rsidR="00683D26" w:rsidRPr="0007042C">
            <w:rPr>
              <w:rFonts w:ascii="Arial" w:hAnsi="Arial" w:cs="Arial"/>
            </w:rPr>
            <w:instrText xml:space="preserve"> TOC \o "1-3" \h \z \u </w:instrText>
          </w:r>
          <w:r w:rsidRPr="002956A8">
            <w:rPr>
              <w:rFonts w:ascii="Arial" w:hAnsi="Arial" w:cs="Arial"/>
            </w:rPr>
            <w:fldChar w:fldCharType="separate"/>
          </w:r>
          <w:ins w:id="103"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"_Toc384230496"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Historial de Cambios</w:t>
            </w:r>
            <w:r w:rsidR="004C138B">
              <w:rPr>
                <w:noProof/>
                <w:webHidden/>
              </w:rPr>
              <w:tab/>
            </w:r>
            <w:r>
              <w:rPr>
                <w:noProof/>
                <w:webHidden/>
              </w:rPr>
              <w:fldChar w:fldCharType="begin"/>
            </w:r>
            <w:r w:rsidR="004C138B">
              <w:rPr>
                <w:noProof/>
                <w:webHidden/>
              </w:rPr>
              <w:instrText xml:space="preserve"> PAGEREF _Toc384230496 \h </w:instrText>
            </w:r>
          </w:ins>
          <w:r>
            <w:rPr>
              <w:noProof/>
              <w:webHidden/>
            </w:rPr>
          </w:r>
          <w:r>
            <w:rPr>
              <w:noProof/>
              <w:webHidden/>
            </w:rPr>
            <w:fldChar w:fldCharType="separate"/>
          </w:r>
          <w:ins w:id="104" w:author="Sergio" w:date="2014-04-02T19:32:00Z">
            <w:r w:rsidR="004C138B">
              <w:rPr>
                <w:noProof/>
                <w:webHidden/>
              </w:rPr>
              <w:t>2</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05" w:author="Sergio" w:date="2014-04-02T19:32:00Z"/>
              <w:rFonts w:asciiTheme="minorHAnsi" w:eastAsiaTheme="minorEastAsia" w:hAnsiTheme="minorHAnsi" w:cstheme="minorBidi"/>
              <w:noProof/>
              <w:sz w:val="22"/>
              <w:lang w:val="es-CO" w:eastAsia="es-CO"/>
            </w:rPr>
          </w:pPr>
          <w:ins w:id="106"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"_Toc384230497"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Prefacio</w:t>
            </w:r>
            <w:r w:rsidR="004C138B">
              <w:rPr>
                <w:noProof/>
                <w:webHidden/>
              </w:rPr>
              <w:tab/>
            </w:r>
            <w:r>
              <w:rPr>
                <w:noProof/>
                <w:webHidden/>
              </w:rPr>
              <w:fldChar w:fldCharType="begin"/>
            </w:r>
            <w:r w:rsidR="004C138B">
              <w:rPr>
                <w:noProof/>
                <w:webHidden/>
              </w:rPr>
              <w:instrText xml:space="preserve"> PAGEREF _Toc384230497 \h </w:instrText>
            </w:r>
          </w:ins>
          <w:r>
            <w:rPr>
              <w:noProof/>
              <w:webHidden/>
            </w:rPr>
          </w:r>
          <w:r>
            <w:rPr>
              <w:noProof/>
              <w:webHidden/>
            </w:rPr>
            <w:fldChar w:fldCharType="separate"/>
          </w:r>
          <w:ins w:id="107" w:author="Sergio" w:date="2014-04-02T19:32:00Z">
            <w:r w:rsidR="004C138B">
              <w:rPr>
                <w:noProof/>
                <w:webHidden/>
              </w:rPr>
              <w:t>4</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08" w:author="Sergio" w:date="2014-04-02T19:32:00Z"/>
              <w:rFonts w:asciiTheme="minorHAnsi" w:eastAsiaTheme="minorEastAsia" w:hAnsiTheme="minorHAnsi" w:cstheme="minorBidi"/>
              <w:noProof/>
              <w:sz w:val="22"/>
              <w:lang w:val="es-CO" w:eastAsia="es-CO"/>
            </w:rPr>
          </w:pPr>
          <w:ins w:id="109"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"_Toc384230498"</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rPr>
              <w:t>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rPr>
              <w:t>Tabla de contenido</w:t>
            </w:r>
            <w:r w:rsidR="004C138B">
              <w:rPr>
                <w:noProof/>
                <w:webHidden/>
              </w:rPr>
              <w:tab/>
            </w:r>
            <w:r>
              <w:rPr>
                <w:noProof/>
                <w:webHidden/>
              </w:rPr>
              <w:fldChar w:fldCharType="begin"/>
            </w:r>
            <w:r w:rsidR="004C138B">
              <w:rPr>
                <w:noProof/>
                <w:webHidden/>
              </w:rPr>
              <w:instrText xml:space="preserve"> PAGEREF _Toc384230498 \h </w:instrText>
            </w:r>
          </w:ins>
          <w:r>
            <w:rPr>
              <w:noProof/>
              <w:webHidden/>
            </w:rPr>
          </w:r>
          <w:r>
            <w:rPr>
              <w:noProof/>
              <w:webHidden/>
            </w:rPr>
            <w:fldChar w:fldCharType="separate"/>
          </w:r>
          <w:ins w:id="110" w:author="Sergio" w:date="2014-04-02T19:32:00Z">
            <w:r w:rsidR="004C138B">
              <w:rPr>
                <w:noProof/>
                <w:webHidden/>
              </w:rPr>
              <w:t>5</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11" w:author="Sergio" w:date="2014-04-02T19:32:00Z"/>
              <w:rFonts w:asciiTheme="minorHAnsi" w:eastAsiaTheme="minorEastAsia" w:hAnsiTheme="minorHAnsi" w:cstheme="minorBidi"/>
              <w:noProof/>
              <w:sz w:val="22"/>
              <w:lang w:val="es-CO" w:eastAsia="es-CO"/>
            </w:rPr>
          </w:pPr>
          <w:ins w:id="112"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"_Toc384230499"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4</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Lista de Figuras</w:t>
            </w:r>
            <w:r w:rsidR="004C138B">
              <w:rPr>
                <w:noProof/>
                <w:webHidden/>
              </w:rPr>
              <w:tab/>
            </w:r>
            <w:r>
              <w:rPr>
                <w:noProof/>
                <w:webHidden/>
              </w:rPr>
              <w:fldChar w:fldCharType="begin"/>
            </w:r>
            <w:r w:rsidR="004C138B">
              <w:rPr>
                <w:noProof/>
                <w:webHidden/>
              </w:rPr>
              <w:instrText xml:space="preserve"> PAGEREF _Toc384230499 \h </w:instrText>
            </w:r>
          </w:ins>
          <w:r>
            <w:rPr>
              <w:noProof/>
              <w:webHidden/>
            </w:rPr>
          </w:r>
          <w:r>
            <w:rPr>
              <w:noProof/>
              <w:webHidden/>
            </w:rPr>
            <w:fldChar w:fldCharType="separate"/>
          </w:r>
          <w:ins w:id="113" w:author="Sergio" w:date="2014-04-02T19:32:00Z">
            <w:r w:rsidR="004C138B">
              <w:rPr>
                <w:noProof/>
                <w:webHidden/>
              </w:rPr>
              <w:t>7</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14" w:author="Sergio" w:date="2014-04-02T19:32:00Z"/>
              <w:rFonts w:asciiTheme="minorHAnsi" w:eastAsiaTheme="minorEastAsia" w:hAnsiTheme="minorHAnsi" w:cstheme="minorBidi"/>
              <w:noProof/>
              <w:sz w:val="22"/>
              <w:lang w:val="es-CO" w:eastAsia="es-CO"/>
            </w:rPr>
          </w:pPr>
          <w:ins w:id="115"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"_Toc384230500"</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5</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Lista de Tablas</w:t>
            </w:r>
            <w:r w:rsidR="004C138B">
              <w:rPr>
                <w:noProof/>
                <w:webHidden/>
              </w:rPr>
              <w:tab/>
            </w:r>
            <w:r>
              <w:rPr>
                <w:noProof/>
                <w:webHidden/>
              </w:rPr>
              <w:fldChar w:fldCharType="begin"/>
            </w:r>
            <w:r w:rsidR="004C138B">
              <w:rPr>
                <w:noProof/>
                <w:webHidden/>
              </w:rPr>
              <w:instrText xml:space="preserve"> PAGEREF _Toc384230500 \h </w:instrText>
            </w:r>
          </w:ins>
          <w:r>
            <w:rPr>
              <w:noProof/>
              <w:webHidden/>
            </w:rPr>
          </w:r>
          <w:r>
            <w:rPr>
              <w:noProof/>
              <w:webHidden/>
            </w:rPr>
            <w:fldChar w:fldCharType="separate"/>
          </w:r>
          <w:ins w:id="116" w:author="Sergio" w:date="2014-04-02T19:32:00Z">
            <w:r w:rsidR="004C138B">
              <w:rPr>
                <w:noProof/>
                <w:webHidden/>
              </w:rPr>
              <w:t>8</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17" w:author="Sergio" w:date="2014-04-02T19:32:00Z"/>
              <w:rFonts w:asciiTheme="minorHAnsi" w:eastAsiaTheme="minorEastAsia" w:hAnsiTheme="minorHAnsi" w:cstheme="minorBidi"/>
              <w:noProof/>
              <w:sz w:val="22"/>
              <w:lang w:val="es-CO" w:eastAsia="es-CO"/>
            </w:rPr>
          </w:pPr>
          <w:ins w:id="118"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"_Toc384230501"</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Vista General del Proyecto</w:t>
            </w:r>
            <w:r w:rsidR="004C138B">
              <w:rPr>
                <w:noProof/>
                <w:webHidden/>
              </w:rPr>
              <w:tab/>
            </w:r>
            <w:r>
              <w:rPr>
                <w:noProof/>
                <w:webHidden/>
              </w:rPr>
              <w:fldChar w:fldCharType="begin"/>
            </w:r>
            <w:r w:rsidR="004C138B">
              <w:rPr>
                <w:noProof/>
                <w:webHidden/>
              </w:rPr>
              <w:instrText xml:space="preserve"> PAGEREF _Toc384230501 \h </w:instrText>
            </w:r>
          </w:ins>
          <w:r>
            <w:rPr>
              <w:noProof/>
              <w:webHidden/>
            </w:rPr>
          </w:r>
          <w:r>
            <w:rPr>
              <w:noProof/>
              <w:webHidden/>
            </w:rPr>
            <w:fldChar w:fldCharType="separate"/>
          </w:r>
          <w:ins w:id="119" w:author="Sergio" w:date="2014-04-02T19:32:00Z">
            <w:r w:rsidR="004C138B">
              <w:rPr>
                <w:noProof/>
                <w:webHidden/>
              </w:rPr>
              <w:t>9</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20" w:author="Sergio" w:date="2014-04-02T19:32:00Z"/>
              <w:rFonts w:asciiTheme="minorHAnsi" w:eastAsiaTheme="minorEastAsia" w:hAnsiTheme="minorHAnsi" w:cstheme="minorBidi"/>
              <w:noProof/>
              <w:sz w:val="22"/>
              <w:lang w:val="es-CO" w:eastAsia="es-CO"/>
            </w:rPr>
          </w:pPr>
          <w:ins w:id="121"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"_Toc384230502"</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Visión del Producto</w:t>
            </w:r>
            <w:r w:rsidR="004C138B">
              <w:rPr>
                <w:noProof/>
                <w:webHidden/>
              </w:rPr>
              <w:tab/>
            </w:r>
            <w:r>
              <w:rPr>
                <w:noProof/>
                <w:webHidden/>
              </w:rPr>
              <w:fldChar w:fldCharType="begin"/>
            </w:r>
            <w:r w:rsidR="004C138B">
              <w:rPr>
                <w:noProof/>
                <w:webHidden/>
              </w:rPr>
              <w:instrText xml:space="preserve"> PAGEREF _Toc384230502 \h </w:instrText>
            </w:r>
          </w:ins>
          <w:r>
            <w:rPr>
              <w:noProof/>
              <w:webHidden/>
            </w:rPr>
          </w:r>
          <w:r>
            <w:rPr>
              <w:noProof/>
              <w:webHidden/>
            </w:rPr>
            <w:fldChar w:fldCharType="separate"/>
          </w:r>
          <w:ins w:id="122" w:author="Sergio" w:date="2014-04-02T19:32:00Z">
            <w:r w:rsidR="004C138B">
              <w:rPr>
                <w:noProof/>
                <w:webHidden/>
              </w:rPr>
              <w:t>9</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23" w:author="Sergio" w:date="2014-04-02T19:32:00Z"/>
              <w:rFonts w:asciiTheme="minorHAnsi" w:eastAsiaTheme="minorEastAsia" w:hAnsiTheme="minorHAnsi" w:cstheme="minorBidi"/>
              <w:noProof/>
              <w:sz w:val="22"/>
              <w:lang w:val="es-CO" w:eastAsia="es-CO"/>
            </w:rPr>
          </w:pPr>
          <w:ins w:id="124"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"_Toc384230503"</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Propósito, Alcance y Objetivos</w:t>
            </w:r>
            <w:r w:rsidR="004C138B">
              <w:rPr>
                <w:noProof/>
                <w:webHidden/>
              </w:rPr>
              <w:tab/>
            </w:r>
            <w:r>
              <w:rPr>
                <w:noProof/>
                <w:webHidden/>
              </w:rPr>
              <w:fldChar w:fldCharType="begin"/>
            </w:r>
            <w:r w:rsidR="004C138B">
              <w:rPr>
                <w:noProof/>
                <w:webHidden/>
              </w:rPr>
              <w:instrText xml:space="preserve"> PAGEREF _Toc384230503 \h </w:instrText>
            </w:r>
          </w:ins>
          <w:r>
            <w:rPr>
              <w:noProof/>
              <w:webHidden/>
            </w:rPr>
          </w:r>
          <w:r>
            <w:rPr>
              <w:noProof/>
              <w:webHidden/>
            </w:rPr>
            <w:fldChar w:fldCharType="separate"/>
          </w:r>
          <w:ins w:id="125" w:author="Sergio" w:date="2014-04-02T19:32:00Z">
            <w:r w:rsidR="004C138B">
              <w:rPr>
                <w:noProof/>
                <w:webHidden/>
              </w:rPr>
              <w:t>9</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26" w:author="Sergio" w:date="2014-04-02T19:32:00Z"/>
              <w:rFonts w:asciiTheme="minorHAnsi" w:eastAsiaTheme="minorEastAsia" w:hAnsiTheme="minorHAnsi" w:cstheme="minorBidi"/>
              <w:noProof/>
              <w:sz w:val="22"/>
              <w:lang w:val="es-CO" w:eastAsia="es-CO"/>
            </w:rPr>
          </w:pPr>
          <w:ins w:id="127"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"_Toc384230504"</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CO"/>
              </w:rPr>
              <w:t>6.2.3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CO"/>
              </w:rPr>
              <w:t>Objetivos</w:t>
            </w:r>
            <w:r w:rsidR="004C138B">
              <w:rPr>
                <w:noProof/>
                <w:webHidden/>
              </w:rPr>
              <w:tab/>
            </w:r>
            <w:r>
              <w:rPr>
                <w:noProof/>
                <w:webHidden/>
              </w:rPr>
              <w:fldChar w:fldCharType="begin"/>
            </w:r>
            <w:r w:rsidR="004C138B">
              <w:rPr>
                <w:noProof/>
                <w:webHidden/>
              </w:rPr>
              <w:instrText xml:space="preserve"> PAGEREF _Toc384230504 \h </w:instrText>
            </w:r>
          </w:ins>
          <w:r>
            <w:rPr>
              <w:noProof/>
              <w:webHidden/>
            </w:rPr>
          </w:r>
          <w:r>
            <w:rPr>
              <w:noProof/>
              <w:webHidden/>
            </w:rPr>
            <w:fldChar w:fldCharType="separate"/>
          </w:r>
          <w:ins w:id="128" w:author="Sergio" w:date="2014-04-02T19:32:00Z">
            <w:r w:rsidR="004C138B">
              <w:rPr>
                <w:noProof/>
                <w:webHidden/>
              </w:rPr>
              <w:t>10</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29" w:author="Sergio" w:date="2014-04-02T19:32:00Z"/>
              <w:rFonts w:asciiTheme="minorHAnsi" w:eastAsiaTheme="minorEastAsia" w:hAnsiTheme="minorHAnsi" w:cstheme="minorBidi"/>
              <w:noProof/>
              <w:sz w:val="22"/>
              <w:lang w:val="es-CO" w:eastAsia="es-CO"/>
            </w:rPr>
          </w:pPr>
          <w:ins w:id="130"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"_Toc384230505"</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Supuestos y Restricciones</w:t>
            </w:r>
            <w:r w:rsidR="004C138B" w:rsidRPr="009D492A">
              <w:rPr>
                <w:rStyle w:val="Hipervnculo"/>
                <w:rFonts w:ascii="Arial" w:hAnsi="Arial" w:cs="Arial"/>
                <w:noProof/>
                <w:lang w:val="es-CO"/>
              </w:rPr>
              <w:t xml:space="preserve"> [2]</w:t>
            </w:r>
            <w:r w:rsidR="004C138B">
              <w:rPr>
                <w:noProof/>
                <w:webHidden/>
              </w:rPr>
              <w:tab/>
            </w:r>
            <w:r>
              <w:rPr>
                <w:noProof/>
                <w:webHidden/>
              </w:rPr>
              <w:fldChar w:fldCharType="begin"/>
            </w:r>
            <w:r w:rsidR="004C138B">
              <w:rPr>
                <w:noProof/>
                <w:webHidden/>
              </w:rPr>
              <w:instrText xml:space="preserve"> PAGEREF _Toc384230505 \h </w:instrText>
            </w:r>
          </w:ins>
          <w:r>
            <w:rPr>
              <w:noProof/>
              <w:webHidden/>
            </w:rPr>
          </w:r>
          <w:r>
            <w:rPr>
              <w:noProof/>
              <w:webHidden/>
            </w:rPr>
            <w:fldChar w:fldCharType="separate"/>
          </w:r>
          <w:ins w:id="131" w:author="Sergio" w:date="2014-04-02T19:32:00Z">
            <w:r w:rsidR="004C138B">
              <w:rPr>
                <w:noProof/>
                <w:webHidden/>
              </w:rPr>
              <w:t>10</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32" w:author="Sergio" w:date="2014-04-02T19:32:00Z"/>
              <w:rFonts w:asciiTheme="minorHAnsi" w:eastAsiaTheme="minorEastAsia" w:hAnsiTheme="minorHAnsi" w:cstheme="minorBidi"/>
              <w:noProof/>
              <w:sz w:val="22"/>
              <w:lang w:val="es-CO" w:eastAsia="es-CO"/>
            </w:rPr>
          </w:pPr>
          <w:ins w:id="133"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6.4</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Entregables</w:t>
            </w:r>
            <w:r w:rsidR="004C138B">
              <w:rPr>
                <w:noProof/>
                <w:webHidden/>
              </w:rPr>
              <w:tab/>
            </w:r>
            <w:r>
              <w:rPr>
                <w:noProof/>
                <w:webHidden/>
              </w:rPr>
              <w:fldChar w:fldCharType="begin"/>
            </w:r>
            <w:r w:rsidR="004C138B">
              <w:rPr>
                <w:noProof/>
                <w:webHidden/>
              </w:rPr>
              <w:instrText xml:space="preserve"> PAGEREF _Toc384230506 \h </w:instrText>
            </w:r>
          </w:ins>
          <w:r>
            <w:rPr>
              <w:noProof/>
              <w:webHidden/>
            </w:rPr>
          </w:r>
          <w:r>
            <w:rPr>
              <w:noProof/>
              <w:webHidden/>
            </w:rPr>
            <w:fldChar w:fldCharType="separate"/>
          </w:r>
          <w:ins w:id="134" w:author="Sergio" w:date="2014-04-02T19:32:00Z">
            <w:r w:rsidR="004C138B">
              <w:rPr>
                <w:noProof/>
                <w:webHidden/>
              </w:rPr>
              <w:t>12</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35" w:author="Sergio" w:date="2014-04-02T19:32:00Z"/>
              <w:rFonts w:asciiTheme="minorHAnsi" w:eastAsiaTheme="minorEastAsia" w:hAnsiTheme="minorHAnsi" w:cstheme="minorBidi"/>
              <w:noProof/>
              <w:sz w:val="22"/>
              <w:lang w:val="es-CO" w:eastAsia="es-CO"/>
            </w:rPr>
          </w:pPr>
          <w:ins w:id="136"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6.5</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Resumen de Calendarización y Presupuesto</w:t>
            </w:r>
            <w:r w:rsidR="004C138B">
              <w:rPr>
                <w:noProof/>
                <w:webHidden/>
              </w:rPr>
              <w:tab/>
            </w:r>
            <w:r>
              <w:rPr>
                <w:noProof/>
                <w:webHidden/>
              </w:rPr>
              <w:fldChar w:fldCharType="begin"/>
            </w:r>
            <w:r w:rsidR="004C138B">
              <w:rPr>
                <w:noProof/>
                <w:webHidden/>
              </w:rPr>
              <w:instrText xml:space="preserve"> PAGEREF _Toc384230507 \h </w:instrText>
            </w:r>
          </w:ins>
          <w:r>
            <w:rPr>
              <w:noProof/>
              <w:webHidden/>
            </w:rPr>
          </w:r>
          <w:r>
            <w:rPr>
              <w:noProof/>
              <w:webHidden/>
            </w:rPr>
            <w:fldChar w:fldCharType="separate"/>
          </w:r>
          <w:ins w:id="137" w:author="Sergio" w:date="2014-04-02T19:32:00Z">
            <w:r w:rsidR="004C138B">
              <w:rPr>
                <w:noProof/>
                <w:webHidden/>
              </w:rPr>
              <w:t>13</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38" w:author="Sergio" w:date="2014-04-02T19:32:00Z"/>
              <w:rFonts w:asciiTheme="minorHAnsi" w:eastAsiaTheme="minorEastAsia" w:hAnsiTheme="minorHAnsi" w:cstheme="minorBidi"/>
              <w:noProof/>
              <w:sz w:val="22"/>
              <w:lang w:val="es-CO" w:eastAsia="es-CO"/>
            </w:rPr>
          </w:pPr>
          <w:ins w:id="139"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"_Toc384230508"</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6.6</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Evolución del Plan</w:t>
            </w:r>
            <w:r w:rsidR="004C138B">
              <w:rPr>
                <w:noProof/>
                <w:webHidden/>
              </w:rPr>
              <w:tab/>
            </w:r>
            <w:r>
              <w:rPr>
                <w:noProof/>
                <w:webHidden/>
              </w:rPr>
              <w:fldChar w:fldCharType="begin"/>
            </w:r>
            <w:r w:rsidR="004C138B">
              <w:rPr>
                <w:noProof/>
                <w:webHidden/>
              </w:rPr>
              <w:instrText xml:space="preserve"> PAGEREF _Toc384230508 \h </w:instrText>
            </w:r>
          </w:ins>
          <w:r>
            <w:rPr>
              <w:noProof/>
              <w:webHidden/>
            </w:rPr>
          </w:r>
          <w:r>
            <w:rPr>
              <w:noProof/>
              <w:webHidden/>
            </w:rPr>
            <w:fldChar w:fldCharType="separate"/>
          </w:r>
          <w:ins w:id="140" w:author="Sergio" w:date="2014-04-02T19:32:00Z">
            <w:r w:rsidR="004C138B">
              <w:rPr>
                <w:noProof/>
                <w:webHidden/>
              </w:rPr>
              <w:t>13</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41" w:author="Sergio" w:date="2014-04-02T19:32:00Z"/>
              <w:rFonts w:asciiTheme="minorHAnsi" w:eastAsiaTheme="minorEastAsia" w:hAnsiTheme="minorHAnsi" w:cstheme="minorBidi"/>
              <w:noProof/>
              <w:sz w:val="22"/>
              <w:lang w:val="es-CO" w:eastAsia="es-CO"/>
            </w:rPr>
          </w:pPr>
          <w:ins w:id="142"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"_Toc384230509"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7</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Glosario</w:t>
            </w:r>
            <w:r w:rsidR="004C138B">
              <w:rPr>
                <w:noProof/>
                <w:webHidden/>
              </w:rPr>
              <w:tab/>
            </w:r>
            <w:r>
              <w:rPr>
                <w:noProof/>
                <w:webHidden/>
              </w:rPr>
              <w:fldChar w:fldCharType="begin"/>
            </w:r>
            <w:r w:rsidR="004C138B">
              <w:rPr>
                <w:noProof/>
                <w:webHidden/>
              </w:rPr>
              <w:instrText xml:space="preserve"> PAGEREF _Toc384230509 \h </w:instrText>
            </w:r>
          </w:ins>
          <w:r>
            <w:rPr>
              <w:noProof/>
              <w:webHidden/>
            </w:rPr>
          </w:r>
          <w:r>
            <w:rPr>
              <w:noProof/>
              <w:webHidden/>
            </w:rPr>
            <w:fldChar w:fldCharType="separate"/>
          </w:r>
          <w:ins w:id="143" w:author="Sergio" w:date="2014-04-02T19:32:00Z">
            <w:r w:rsidR="004C138B">
              <w:rPr>
                <w:noProof/>
                <w:webHidden/>
              </w:rPr>
              <w:t>15</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44" w:author="Sergio" w:date="2014-04-02T19:32:00Z"/>
              <w:rFonts w:asciiTheme="minorHAnsi" w:eastAsiaTheme="minorEastAsia" w:hAnsiTheme="minorHAnsi" w:cstheme="minorBidi"/>
              <w:noProof/>
              <w:sz w:val="22"/>
              <w:lang w:val="es-CO" w:eastAsia="es-CO"/>
            </w:rPr>
          </w:pPr>
          <w:ins w:id="145"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"_Toc384230510"</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Contexto del proyecto</w:t>
            </w:r>
            <w:r w:rsidR="004C138B">
              <w:rPr>
                <w:noProof/>
                <w:webHidden/>
              </w:rPr>
              <w:tab/>
            </w:r>
            <w:r>
              <w:rPr>
                <w:noProof/>
                <w:webHidden/>
              </w:rPr>
              <w:fldChar w:fldCharType="begin"/>
            </w:r>
            <w:r w:rsidR="004C138B">
              <w:rPr>
                <w:noProof/>
                <w:webHidden/>
              </w:rPr>
              <w:instrText xml:space="preserve"> PAGEREF _Toc384230510 \h </w:instrText>
            </w:r>
          </w:ins>
          <w:r>
            <w:rPr>
              <w:noProof/>
              <w:webHidden/>
            </w:rPr>
          </w:r>
          <w:r>
            <w:rPr>
              <w:noProof/>
              <w:webHidden/>
            </w:rPr>
            <w:fldChar w:fldCharType="separate"/>
          </w:r>
          <w:ins w:id="146" w:author="Sergio" w:date="2014-04-02T19:32:00Z">
            <w:r w:rsidR="004C138B">
              <w:rPr>
                <w:noProof/>
                <w:webHidden/>
              </w:rPr>
              <w:t>17</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47" w:author="Sergio" w:date="2014-04-02T19:32:00Z"/>
              <w:rFonts w:asciiTheme="minorHAnsi" w:eastAsiaTheme="minorEastAsia" w:hAnsiTheme="minorHAnsi" w:cstheme="minorBidi"/>
              <w:noProof/>
              <w:sz w:val="22"/>
              <w:lang w:val="es-CO" w:eastAsia="es-CO"/>
            </w:rPr>
          </w:pPr>
          <w:ins w:id="148"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"_Toc384230511"</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Modelo de Ciclo de Vida</w:t>
            </w:r>
            <w:r w:rsidR="004C138B">
              <w:rPr>
                <w:noProof/>
                <w:webHidden/>
              </w:rPr>
              <w:tab/>
            </w:r>
            <w:r>
              <w:rPr>
                <w:noProof/>
                <w:webHidden/>
              </w:rPr>
              <w:fldChar w:fldCharType="begin"/>
            </w:r>
            <w:r w:rsidR="004C138B">
              <w:rPr>
                <w:noProof/>
                <w:webHidden/>
              </w:rPr>
              <w:instrText xml:space="preserve"> PAGEREF _Toc384230511 \h </w:instrText>
            </w:r>
          </w:ins>
          <w:r>
            <w:rPr>
              <w:noProof/>
              <w:webHidden/>
            </w:rPr>
          </w:r>
          <w:r>
            <w:rPr>
              <w:noProof/>
              <w:webHidden/>
            </w:rPr>
            <w:fldChar w:fldCharType="separate"/>
          </w:r>
          <w:ins w:id="149" w:author="Sergio" w:date="2014-04-02T19:32:00Z">
            <w:r w:rsidR="004C138B">
              <w:rPr>
                <w:noProof/>
                <w:webHidden/>
              </w:rPr>
              <w:t>17</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50" w:author="Sergio" w:date="2014-04-02T19:32:00Z"/>
              <w:rFonts w:asciiTheme="minorHAnsi" w:eastAsiaTheme="minorEastAsia" w:hAnsiTheme="minorHAnsi" w:cstheme="minorBidi"/>
              <w:noProof/>
              <w:sz w:val="22"/>
              <w:lang w:val="es-CO" w:eastAsia="es-CO"/>
            </w:rPr>
          </w:pPr>
          <w:ins w:id="151"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"_Toc384230512"</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rPr>
              <w:t>8.1.1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rPr>
              <w:t>Especificación Ciclo de Vida</w:t>
            </w:r>
            <w:r w:rsidR="004C138B">
              <w:rPr>
                <w:noProof/>
                <w:webHidden/>
              </w:rPr>
              <w:tab/>
            </w:r>
            <w:r>
              <w:rPr>
                <w:noProof/>
                <w:webHidden/>
              </w:rPr>
              <w:fldChar w:fldCharType="begin"/>
            </w:r>
            <w:r w:rsidR="004C138B">
              <w:rPr>
                <w:noProof/>
                <w:webHidden/>
              </w:rPr>
              <w:instrText xml:space="preserve"> PAGEREF _Toc384230512 \h </w:instrText>
            </w:r>
          </w:ins>
          <w:r>
            <w:rPr>
              <w:noProof/>
              <w:webHidden/>
            </w:rPr>
          </w:r>
          <w:r>
            <w:rPr>
              <w:noProof/>
              <w:webHidden/>
            </w:rPr>
            <w:fldChar w:fldCharType="separate"/>
          </w:r>
          <w:ins w:id="152" w:author="Sergio" w:date="2014-04-02T19:32:00Z">
            <w:r w:rsidR="004C138B">
              <w:rPr>
                <w:noProof/>
                <w:webHidden/>
              </w:rPr>
              <w:t>21</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53" w:author="Sergio" w:date="2014-04-02T19:32:00Z"/>
              <w:rFonts w:asciiTheme="minorHAnsi" w:eastAsiaTheme="minorEastAsia" w:hAnsiTheme="minorHAnsi" w:cstheme="minorBidi"/>
              <w:noProof/>
              <w:sz w:val="22"/>
              <w:lang w:val="es-CO" w:eastAsia="es-CO"/>
            </w:rPr>
          </w:pPr>
          <w:ins w:id="154"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"_Toc384230513"</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8.1.2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Análisis de Alternativas y Justificación</w:t>
            </w:r>
            <w:r w:rsidR="004C138B">
              <w:rPr>
                <w:noProof/>
                <w:webHidden/>
              </w:rPr>
              <w:tab/>
            </w:r>
            <w:r>
              <w:rPr>
                <w:noProof/>
                <w:webHidden/>
              </w:rPr>
              <w:fldChar w:fldCharType="begin"/>
            </w:r>
            <w:r w:rsidR="004C138B">
              <w:rPr>
                <w:noProof/>
                <w:webHidden/>
              </w:rPr>
              <w:instrText xml:space="preserve"> PAGEREF _Toc384230513 \h </w:instrText>
            </w:r>
          </w:ins>
          <w:r>
            <w:rPr>
              <w:noProof/>
              <w:webHidden/>
            </w:rPr>
          </w:r>
          <w:r>
            <w:rPr>
              <w:noProof/>
              <w:webHidden/>
            </w:rPr>
            <w:fldChar w:fldCharType="separate"/>
          </w:r>
          <w:ins w:id="155" w:author="Sergio" w:date="2014-04-02T19:32:00Z">
            <w:r w:rsidR="004C138B">
              <w:rPr>
                <w:noProof/>
                <w:webHidden/>
              </w:rPr>
              <w:t>22</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56" w:author="Sergio" w:date="2014-04-02T19:32:00Z"/>
              <w:rFonts w:asciiTheme="minorHAnsi" w:eastAsiaTheme="minorEastAsia" w:hAnsiTheme="minorHAnsi" w:cstheme="minorBidi"/>
              <w:noProof/>
              <w:sz w:val="22"/>
              <w:lang w:val="es-CO" w:eastAsia="es-CO"/>
            </w:rPr>
          </w:pPr>
          <w:ins w:id="157"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"_Toc384230514"</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Lenguajes y Herramientas</w:t>
            </w:r>
            <w:r w:rsidR="004C138B">
              <w:rPr>
                <w:noProof/>
                <w:webHidden/>
              </w:rPr>
              <w:tab/>
            </w:r>
            <w:r>
              <w:rPr>
                <w:noProof/>
                <w:webHidden/>
              </w:rPr>
              <w:fldChar w:fldCharType="begin"/>
            </w:r>
            <w:r w:rsidR="004C138B">
              <w:rPr>
                <w:noProof/>
                <w:webHidden/>
              </w:rPr>
              <w:instrText xml:space="preserve"> PAGEREF _Toc384230514 \h </w:instrText>
            </w:r>
          </w:ins>
          <w:r>
            <w:rPr>
              <w:noProof/>
              <w:webHidden/>
            </w:rPr>
          </w:r>
          <w:r>
            <w:rPr>
              <w:noProof/>
              <w:webHidden/>
            </w:rPr>
            <w:fldChar w:fldCharType="separate"/>
          </w:r>
          <w:ins w:id="158" w:author="Sergio" w:date="2014-04-02T19:32:00Z">
            <w:r w:rsidR="004C138B">
              <w:rPr>
                <w:noProof/>
                <w:webHidden/>
              </w:rPr>
              <w:t>24</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59" w:author="Sergio" w:date="2014-04-02T19:32:00Z"/>
              <w:rFonts w:asciiTheme="minorHAnsi" w:eastAsiaTheme="minorEastAsia" w:hAnsiTheme="minorHAnsi" w:cstheme="minorBidi"/>
              <w:noProof/>
              <w:sz w:val="22"/>
              <w:lang w:val="es-CO" w:eastAsia="es-CO"/>
            </w:rPr>
          </w:pPr>
          <w:ins w:id="160"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"_Toc384230515"</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8.2.1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Análisis de Alternativas y Justificación</w:t>
            </w:r>
            <w:r w:rsidR="004C138B">
              <w:rPr>
                <w:noProof/>
                <w:webHidden/>
              </w:rPr>
              <w:tab/>
            </w:r>
            <w:r>
              <w:rPr>
                <w:noProof/>
                <w:webHidden/>
              </w:rPr>
              <w:fldChar w:fldCharType="begin"/>
            </w:r>
            <w:r w:rsidR="004C138B">
              <w:rPr>
                <w:noProof/>
                <w:webHidden/>
              </w:rPr>
              <w:instrText xml:space="preserve"> PAGEREF _Toc384230515 \h </w:instrText>
            </w:r>
          </w:ins>
          <w:r>
            <w:rPr>
              <w:noProof/>
              <w:webHidden/>
            </w:rPr>
          </w:r>
          <w:r>
            <w:rPr>
              <w:noProof/>
              <w:webHidden/>
            </w:rPr>
            <w:fldChar w:fldCharType="separate"/>
          </w:r>
          <w:ins w:id="161" w:author="Sergio" w:date="2014-04-02T19:32:00Z">
            <w:r w:rsidR="004C138B">
              <w:rPr>
                <w:noProof/>
                <w:webHidden/>
              </w:rPr>
              <w:t>26</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62" w:author="Sergio" w:date="2014-04-02T19:32:00Z"/>
              <w:rFonts w:asciiTheme="minorHAnsi" w:eastAsiaTheme="minorEastAsia" w:hAnsiTheme="minorHAnsi" w:cstheme="minorBidi"/>
              <w:noProof/>
              <w:sz w:val="22"/>
              <w:lang w:val="es-CO" w:eastAsia="es-CO"/>
            </w:rPr>
          </w:pPr>
          <w:ins w:id="163"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Plan de Aceptación del Producto</w:t>
            </w:r>
            <w:r w:rsidR="004C138B">
              <w:rPr>
                <w:noProof/>
                <w:webHidden/>
              </w:rPr>
              <w:tab/>
            </w:r>
            <w:r>
              <w:rPr>
                <w:noProof/>
                <w:webHidden/>
              </w:rPr>
              <w:fldChar w:fldCharType="begin"/>
            </w:r>
            <w:r w:rsidR="004C138B">
              <w:rPr>
                <w:noProof/>
                <w:webHidden/>
              </w:rPr>
              <w:instrText xml:space="preserve"> PAGEREF _Toc384230516 \h </w:instrText>
            </w:r>
          </w:ins>
          <w:r>
            <w:rPr>
              <w:noProof/>
              <w:webHidden/>
            </w:rPr>
          </w:r>
          <w:r>
            <w:rPr>
              <w:noProof/>
              <w:webHidden/>
            </w:rPr>
            <w:fldChar w:fldCharType="separate"/>
          </w:r>
          <w:ins w:id="164" w:author="Sergio" w:date="2014-04-02T19:32:00Z">
            <w:r w:rsidR="004C138B">
              <w:rPr>
                <w:noProof/>
                <w:webHidden/>
              </w:rPr>
              <w:t>28</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65" w:author="Sergio" w:date="2014-04-02T19:32:00Z"/>
              <w:rFonts w:asciiTheme="minorHAnsi" w:eastAsiaTheme="minorEastAsia" w:hAnsiTheme="minorHAnsi" w:cstheme="minorBidi"/>
              <w:noProof/>
              <w:sz w:val="22"/>
              <w:lang w:val="es-CO" w:eastAsia="es-CO"/>
            </w:rPr>
          </w:pPr>
          <w:ins w:id="166"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8.4</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Organización del Proyecto y Comunicación</w:t>
            </w:r>
            <w:r w:rsidR="004C138B">
              <w:rPr>
                <w:noProof/>
                <w:webHidden/>
              </w:rPr>
              <w:tab/>
            </w:r>
            <w:r>
              <w:rPr>
                <w:noProof/>
                <w:webHidden/>
              </w:rPr>
              <w:fldChar w:fldCharType="begin"/>
            </w:r>
            <w:r w:rsidR="004C138B">
              <w:rPr>
                <w:noProof/>
                <w:webHidden/>
              </w:rPr>
              <w:instrText xml:space="preserve"> PAGEREF _Toc384230517 \h </w:instrText>
            </w:r>
          </w:ins>
          <w:r>
            <w:rPr>
              <w:noProof/>
              <w:webHidden/>
            </w:rPr>
          </w:r>
          <w:r>
            <w:rPr>
              <w:noProof/>
              <w:webHidden/>
            </w:rPr>
            <w:fldChar w:fldCharType="separate"/>
          </w:r>
          <w:ins w:id="167" w:author="Sergio" w:date="2014-04-02T19:32:00Z">
            <w:r w:rsidR="004C138B">
              <w:rPr>
                <w:noProof/>
                <w:webHidden/>
              </w:rPr>
              <w:t>30</w:t>
            </w:r>
            <w:r>
              <w:rPr>
                <w:noProof/>
                <w:webHidden/>
              </w:rPr>
              <w:fldChar w:fldCharType="end"/>
            </w:r>
            <w:r w:rsidRPr="009D492A">
              <w:rPr>
                <w:rStyle w:val="Hipervnculo"/>
                <w:noProof/>
              </w:rPr>
              <w:fldChar w:fldCharType="end"/>
            </w:r>
          </w:ins>
        </w:p>
        <w:p w:rsidR="004C138B" w:rsidRDefault="002956A8">
          <w:pPr>
            <w:pStyle w:val="TDC3"/>
            <w:tabs>
              <w:tab w:val="left" w:pos="880"/>
              <w:tab w:val="right" w:leader="dot" w:pos="8494"/>
            </w:tabs>
            <w:rPr>
              <w:ins w:id="168" w:author="Sergio" w:date="2014-04-02T19:32:00Z"/>
              <w:rFonts w:asciiTheme="minorHAnsi" w:eastAsiaTheme="minorEastAsia" w:hAnsiTheme="minorHAnsi" w:cstheme="minorBidi"/>
              <w:noProof/>
              <w:sz w:val="22"/>
              <w:lang w:val="es-CO" w:eastAsia="es-CO"/>
            </w:rPr>
          </w:pPr>
          <w:ins w:id="169"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"_Toc384230518"</w:instrText>
            </w:r>
            <w:r w:rsidR="004C138B" w:rsidRPr="009D492A">
              <w:rPr>
                <w:rStyle w:val="Hipervnculo"/>
                <w:noProof/>
              </w:rPr>
              <w:instrText xml:space="preserve"> </w:instrText>
            </w:r>
            <w:r w:rsidRPr="009D492A">
              <w:rPr>
                <w:rStyle w:val="Hipervnculo"/>
                <w:noProof/>
              </w:rPr>
              <w:fldChar w:fldCharType="separate"/>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Interfaces Externas</w:t>
            </w:r>
            <w:r w:rsidR="004C138B">
              <w:rPr>
                <w:noProof/>
                <w:webHidden/>
              </w:rPr>
              <w:tab/>
            </w:r>
            <w:r>
              <w:rPr>
                <w:noProof/>
                <w:webHidden/>
              </w:rPr>
              <w:fldChar w:fldCharType="begin"/>
            </w:r>
            <w:r w:rsidR="004C138B">
              <w:rPr>
                <w:noProof/>
                <w:webHidden/>
              </w:rPr>
              <w:instrText xml:space="preserve"> PAGEREF _Toc384230518 \h </w:instrText>
            </w:r>
          </w:ins>
          <w:r>
            <w:rPr>
              <w:noProof/>
              <w:webHidden/>
            </w:rPr>
          </w:r>
          <w:r>
            <w:rPr>
              <w:noProof/>
              <w:webHidden/>
            </w:rPr>
            <w:fldChar w:fldCharType="separate"/>
          </w:r>
          <w:ins w:id="170" w:author="Sergio" w:date="2014-04-02T19:32:00Z">
            <w:r w:rsidR="004C138B">
              <w:rPr>
                <w:noProof/>
                <w:webHidden/>
              </w:rPr>
              <w:t>30</w:t>
            </w:r>
            <w:r>
              <w:rPr>
                <w:noProof/>
                <w:webHidden/>
              </w:rPr>
              <w:fldChar w:fldCharType="end"/>
            </w:r>
            <w:r w:rsidRPr="009D492A">
              <w:rPr>
                <w:rStyle w:val="Hipervnculo"/>
                <w:noProof/>
              </w:rPr>
              <w:fldChar w:fldCharType="end"/>
            </w:r>
          </w:ins>
        </w:p>
        <w:p w:rsidR="004C138B" w:rsidRDefault="002956A8">
          <w:pPr>
            <w:pStyle w:val="TDC3"/>
            <w:tabs>
              <w:tab w:val="right" w:leader="dot" w:pos="8494"/>
            </w:tabs>
            <w:rPr>
              <w:ins w:id="171" w:author="Sergio" w:date="2014-04-02T19:32:00Z"/>
              <w:rFonts w:asciiTheme="minorHAnsi" w:eastAsiaTheme="minorEastAsia" w:hAnsiTheme="minorHAnsi" w:cstheme="minorBidi"/>
              <w:noProof/>
              <w:sz w:val="22"/>
              <w:lang w:val="es-CO" w:eastAsia="es-CO"/>
            </w:rPr>
          </w:pPr>
          <w:ins w:id="172"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"_Toc384230519"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8.4.1</w:t>
            </w:r>
            <w:r w:rsidR="004C138B">
              <w:rPr>
                <w:noProof/>
                <w:webHidden/>
              </w:rPr>
              <w:tab/>
            </w:r>
            <w:r>
              <w:rPr>
                <w:noProof/>
                <w:webHidden/>
              </w:rPr>
              <w:fldChar w:fldCharType="begin"/>
            </w:r>
            <w:r w:rsidR="004C138B">
              <w:rPr>
                <w:noProof/>
                <w:webHidden/>
              </w:rPr>
              <w:instrText xml:space="preserve"> PAGEREF _Toc384230519 \h </w:instrText>
            </w:r>
          </w:ins>
          <w:r>
            <w:rPr>
              <w:noProof/>
              <w:webHidden/>
            </w:rPr>
          </w:r>
          <w:r>
            <w:rPr>
              <w:noProof/>
              <w:webHidden/>
            </w:rPr>
            <w:fldChar w:fldCharType="separate"/>
          </w:r>
          <w:ins w:id="173" w:author="Sergio" w:date="2014-04-02T19:32:00Z">
            <w:r w:rsidR="004C138B">
              <w:rPr>
                <w:noProof/>
                <w:webHidden/>
              </w:rPr>
              <w:t>30</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74" w:author="Sergio" w:date="2014-04-02T19:32:00Z"/>
              <w:rFonts w:asciiTheme="minorHAnsi" w:eastAsiaTheme="minorEastAsia" w:hAnsiTheme="minorHAnsi" w:cstheme="minorBidi"/>
              <w:noProof/>
              <w:sz w:val="22"/>
              <w:lang w:val="es-CO" w:eastAsia="es-CO"/>
            </w:rPr>
          </w:pPr>
          <w:ins w:id="175"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"_Toc384230535"</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8.4.2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Organigrama y Descripción de Roles</w:t>
            </w:r>
            <w:r w:rsidR="004C138B">
              <w:rPr>
                <w:noProof/>
                <w:webHidden/>
              </w:rPr>
              <w:tab/>
            </w:r>
            <w:r>
              <w:rPr>
                <w:noProof/>
                <w:webHidden/>
              </w:rPr>
              <w:fldChar w:fldCharType="begin"/>
            </w:r>
            <w:r w:rsidR="004C138B">
              <w:rPr>
                <w:noProof/>
                <w:webHidden/>
              </w:rPr>
              <w:instrText xml:space="preserve"> PAGEREF _Toc384230535 \h </w:instrText>
            </w:r>
          </w:ins>
          <w:r>
            <w:rPr>
              <w:noProof/>
              <w:webHidden/>
            </w:rPr>
          </w:r>
          <w:r>
            <w:rPr>
              <w:noProof/>
              <w:webHidden/>
            </w:rPr>
            <w:fldChar w:fldCharType="separate"/>
          </w:r>
          <w:ins w:id="176" w:author="Sergio" w:date="2014-04-02T19:32:00Z">
            <w:r w:rsidR="004C138B">
              <w:rPr>
                <w:noProof/>
                <w:webHidden/>
              </w:rPr>
              <w:t>31</w:t>
            </w:r>
            <w:r>
              <w:rPr>
                <w:noProof/>
                <w:webHidden/>
              </w:rPr>
              <w:fldChar w:fldCharType="end"/>
            </w:r>
            <w:r w:rsidRPr="009D492A">
              <w:rPr>
                <w:rStyle w:val="Hipervnculo"/>
                <w:noProof/>
              </w:rPr>
              <w:fldChar w:fldCharType="end"/>
            </w:r>
          </w:ins>
        </w:p>
        <w:p w:rsidR="004C138B" w:rsidRDefault="002956A8">
          <w:pPr>
            <w:pStyle w:val="TDC1"/>
            <w:tabs>
              <w:tab w:val="left" w:pos="440"/>
              <w:tab w:val="right" w:leader="dot" w:pos="8494"/>
            </w:tabs>
            <w:rPr>
              <w:ins w:id="177" w:author="Sergio" w:date="2014-04-02T19:32:00Z"/>
              <w:rFonts w:asciiTheme="minorHAnsi" w:eastAsiaTheme="minorEastAsia" w:hAnsiTheme="minorHAnsi" w:cstheme="minorBidi"/>
              <w:noProof/>
              <w:sz w:val="22"/>
              <w:lang w:val="es-CO" w:eastAsia="es-CO"/>
            </w:rPr>
          </w:pPr>
          <w:ins w:id="178"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"_Toc384230536"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Administración del Proyecto</w:t>
            </w:r>
            <w:r w:rsidR="004C138B">
              <w:rPr>
                <w:noProof/>
                <w:webHidden/>
              </w:rPr>
              <w:tab/>
            </w:r>
            <w:r>
              <w:rPr>
                <w:noProof/>
                <w:webHidden/>
              </w:rPr>
              <w:fldChar w:fldCharType="begin"/>
            </w:r>
            <w:r w:rsidR="004C138B">
              <w:rPr>
                <w:noProof/>
                <w:webHidden/>
              </w:rPr>
              <w:instrText xml:space="preserve"> PAGEREF _Toc384230536 \h </w:instrText>
            </w:r>
          </w:ins>
          <w:r>
            <w:rPr>
              <w:noProof/>
              <w:webHidden/>
            </w:rPr>
          </w:r>
          <w:r>
            <w:rPr>
              <w:noProof/>
              <w:webHidden/>
            </w:rPr>
            <w:fldChar w:fldCharType="separate"/>
          </w:r>
          <w:ins w:id="179" w:author="Sergio" w:date="2014-04-02T19:32:00Z">
            <w:r w:rsidR="004C138B">
              <w:rPr>
                <w:noProof/>
                <w:webHidden/>
              </w:rPr>
              <w:t>36</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80" w:author="Sergio" w:date="2014-04-02T19:32:00Z"/>
              <w:rFonts w:asciiTheme="minorHAnsi" w:eastAsiaTheme="minorEastAsia" w:hAnsiTheme="minorHAnsi" w:cstheme="minorBidi"/>
              <w:noProof/>
              <w:sz w:val="22"/>
              <w:lang w:val="es-CO" w:eastAsia="es-CO"/>
            </w:rPr>
          </w:pPr>
          <w:ins w:id="181"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"_Toc384230537"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Métodos y Herramientas de Estimación</w:t>
            </w:r>
            <w:r w:rsidR="004C138B">
              <w:rPr>
                <w:noProof/>
                <w:webHidden/>
              </w:rPr>
              <w:tab/>
            </w:r>
            <w:r>
              <w:rPr>
                <w:noProof/>
                <w:webHidden/>
              </w:rPr>
              <w:fldChar w:fldCharType="begin"/>
            </w:r>
            <w:r w:rsidR="004C138B">
              <w:rPr>
                <w:noProof/>
                <w:webHidden/>
              </w:rPr>
              <w:instrText xml:space="preserve"> PAGEREF _Toc384230537 \h </w:instrText>
            </w:r>
          </w:ins>
          <w:r>
            <w:rPr>
              <w:noProof/>
              <w:webHidden/>
            </w:rPr>
          </w:r>
          <w:r>
            <w:rPr>
              <w:noProof/>
              <w:webHidden/>
            </w:rPr>
            <w:fldChar w:fldCharType="separate"/>
          </w:r>
          <w:ins w:id="182" w:author="Sergio" w:date="2014-04-02T19:32:00Z">
            <w:r w:rsidR="004C138B">
              <w:rPr>
                <w:noProof/>
                <w:webHidden/>
              </w:rPr>
              <w:t>36</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83" w:author="Sergio" w:date="2014-04-02T19:32:00Z"/>
              <w:rFonts w:asciiTheme="minorHAnsi" w:eastAsiaTheme="minorEastAsia" w:hAnsiTheme="minorHAnsi" w:cstheme="minorBidi"/>
              <w:noProof/>
              <w:sz w:val="22"/>
              <w:lang w:val="es-CO" w:eastAsia="es-CO"/>
            </w:rPr>
          </w:pPr>
          <w:ins w:id="184"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"_Toc384230538"</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Inicio del Proyecto</w:t>
            </w:r>
            <w:r w:rsidR="004C138B">
              <w:rPr>
                <w:noProof/>
                <w:webHidden/>
              </w:rPr>
              <w:tab/>
            </w:r>
            <w:r>
              <w:rPr>
                <w:noProof/>
                <w:webHidden/>
              </w:rPr>
              <w:fldChar w:fldCharType="begin"/>
            </w:r>
            <w:r w:rsidR="004C138B">
              <w:rPr>
                <w:noProof/>
                <w:webHidden/>
              </w:rPr>
              <w:instrText xml:space="preserve"> PAGEREF _Toc384230538 \h </w:instrText>
            </w:r>
          </w:ins>
          <w:r>
            <w:rPr>
              <w:noProof/>
              <w:webHidden/>
            </w:rPr>
          </w:r>
          <w:r>
            <w:rPr>
              <w:noProof/>
              <w:webHidden/>
            </w:rPr>
            <w:fldChar w:fldCharType="separate"/>
          </w:r>
          <w:ins w:id="185" w:author="Sergio" w:date="2014-04-02T19:32:00Z">
            <w:r w:rsidR="004C138B">
              <w:rPr>
                <w:noProof/>
                <w:webHidden/>
              </w:rPr>
              <w:t>38</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86" w:author="Sergio" w:date="2014-04-02T19:32:00Z"/>
              <w:rFonts w:asciiTheme="minorHAnsi" w:eastAsiaTheme="minorEastAsia" w:hAnsiTheme="minorHAnsi" w:cstheme="minorBidi"/>
              <w:noProof/>
              <w:sz w:val="22"/>
              <w:lang w:val="es-CO" w:eastAsia="es-CO"/>
            </w:rPr>
          </w:pPr>
          <w:ins w:id="187"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"_Toc384230539"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9.2.1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Entrenamiento del Personal</w:t>
            </w:r>
            <w:r w:rsidR="004C138B">
              <w:rPr>
                <w:noProof/>
                <w:webHidden/>
              </w:rPr>
              <w:tab/>
            </w:r>
            <w:r>
              <w:rPr>
                <w:noProof/>
                <w:webHidden/>
              </w:rPr>
              <w:fldChar w:fldCharType="begin"/>
            </w:r>
            <w:r w:rsidR="004C138B">
              <w:rPr>
                <w:noProof/>
                <w:webHidden/>
              </w:rPr>
              <w:instrText xml:space="preserve"> PAGEREF _Toc384230539 \h </w:instrText>
            </w:r>
          </w:ins>
          <w:r>
            <w:rPr>
              <w:noProof/>
              <w:webHidden/>
            </w:rPr>
          </w:r>
          <w:r>
            <w:rPr>
              <w:noProof/>
              <w:webHidden/>
            </w:rPr>
            <w:fldChar w:fldCharType="separate"/>
          </w:r>
          <w:ins w:id="188" w:author="Sergio" w:date="2014-04-02T19:32:00Z">
            <w:r w:rsidR="004C138B">
              <w:rPr>
                <w:noProof/>
                <w:webHidden/>
              </w:rPr>
              <w:t>38</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89" w:author="Sergio" w:date="2014-04-02T19:32:00Z"/>
              <w:rFonts w:asciiTheme="minorHAnsi" w:eastAsiaTheme="minorEastAsia" w:hAnsiTheme="minorHAnsi" w:cstheme="minorBidi"/>
              <w:noProof/>
              <w:sz w:val="22"/>
              <w:lang w:val="es-CO" w:eastAsia="es-CO"/>
            </w:rPr>
          </w:pPr>
          <w:ins w:id="190"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"_Toc384230540"</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9.2.2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 xml:space="preserve">Infraestructura </w:t>
            </w:r>
            <w:r w:rsidR="004C138B">
              <w:rPr>
                <w:noProof/>
                <w:webHidden/>
              </w:rPr>
              <w:tab/>
            </w:r>
            <w:r>
              <w:rPr>
                <w:noProof/>
                <w:webHidden/>
              </w:rPr>
              <w:fldChar w:fldCharType="begin"/>
            </w:r>
            <w:r w:rsidR="004C138B">
              <w:rPr>
                <w:noProof/>
                <w:webHidden/>
              </w:rPr>
              <w:instrText xml:space="preserve"> PAGEREF _Toc384230540 \h </w:instrText>
            </w:r>
          </w:ins>
          <w:r>
            <w:rPr>
              <w:noProof/>
              <w:webHidden/>
            </w:rPr>
          </w:r>
          <w:r>
            <w:rPr>
              <w:noProof/>
              <w:webHidden/>
            </w:rPr>
            <w:fldChar w:fldCharType="separate"/>
          </w:r>
          <w:ins w:id="191" w:author="Sergio" w:date="2014-04-02T19:32:00Z">
            <w:r w:rsidR="004C138B">
              <w:rPr>
                <w:noProof/>
                <w:webHidden/>
              </w:rPr>
              <w:t>38</w:t>
            </w:r>
            <w:r>
              <w:rPr>
                <w:noProof/>
                <w:webHidden/>
              </w:rPr>
              <w:fldChar w:fldCharType="end"/>
            </w:r>
            <w:r w:rsidRPr="009D492A">
              <w:rPr>
                <w:rStyle w:val="Hipervnculo"/>
                <w:noProof/>
              </w:rPr>
              <w:fldChar w:fldCharType="end"/>
            </w:r>
          </w:ins>
        </w:p>
        <w:p w:rsidR="004C138B" w:rsidRDefault="002956A8">
          <w:pPr>
            <w:pStyle w:val="TDC2"/>
            <w:tabs>
              <w:tab w:val="left" w:pos="880"/>
              <w:tab w:val="right" w:leader="dot" w:pos="8494"/>
            </w:tabs>
            <w:rPr>
              <w:ins w:id="192" w:author="Sergio" w:date="2014-04-02T19:32:00Z"/>
              <w:rFonts w:asciiTheme="minorHAnsi" w:eastAsiaTheme="minorEastAsia" w:hAnsiTheme="minorHAnsi" w:cstheme="minorBidi"/>
              <w:noProof/>
              <w:sz w:val="22"/>
              <w:lang w:val="es-CO" w:eastAsia="es-CO"/>
            </w:rPr>
          </w:pPr>
          <w:ins w:id="193"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"_Toc384230541"</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Planes de Trabajo del Proyecto</w:t>
            </w:r>
            <w:r w:rsidR="004C138B">
              <w:rPr>
                <w:noProof/>
                <w:webHidden/>
              </w:rPr>
              <w:tab/>
            </w:r>
            <w:r>
              <w:rPr>
                <w:noProof/>
                <w:webHidden/>
              </w:rPr>
              <w:fldChar w:fldCharType="begin"/>
            </w:r>
            <w:r w:rsidR="004C138B">
              <w:rPr>
                <w:noProof/>
                <w:webHidden/>
              </w:rPr>
              <w:instrText xml:space="preserve"> PAGEREF _Toc384230541 \h </w:instrText>
            </w:r>
          </w:ins>
          <w:r>
            <w:rPr>
              <w:noProof/>
              <w:webHidden/>
            </w:rPr>
          </w:r>
          <w:r>
            <w:rPr>
              <w:noProof/>
              <w:webHidden/>
            </w:rPr>
            <w:fldChar w:fldCharType="separate"/>
          </w:r>
          <w:ins w:id="194" w:author="Sergio" w:date="2014-04-02T19:32:00Z">
            <w:r w:rsidR="004C138B">
              <w:rPr>
                <w:noProof/>
                <w:webHidden/>
              </w:rPr>
              <w:t>40</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95" w:author="Sergio" w:date="2014-04-02T19:32:00Z"/>
              <w:rFonts w:asciiTheme="minorHAnsi" w:eastAsiaTheme="minorEastAsia" w:hAnsiTheme="minorHAnsi" w:cstheme="minorBidi"/>
              <w:noProof/>
              <w:sz w:val="22"/>
              <w:lang w:val="es-CO" w:eastAsia="es-CO"/>
            </w:rPr>
          </w:pPr>
          <w:ins w:id="196"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"_Toc384230542"</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9.3.1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Descomposición de Actividades</w:t>
            </w:r>
            <w:r w:rsidR="004C138B">
              <w:rPr>
                <w:noProof/>
                <w:webHidden/>
              </w:rPr>
              <w:tab/>
            </w:r>
            <w:r>
              <w:rPr>
                <w:noProof/>
                <w:webHidden/>
              </w:rPr>
              <w:fldChar w:fldCharType="begin"/>
            </w:r>
            <w:r w:rsidR="004C138B">
              <w:rPr>
                <w:noProof/>
                <w:webHidden/>
              </w:rPr>
              <w:instrText xml:space="preserve"> PAGEREF _Toc384230542 \h </w:instrText>
            </w:r>
          </w:ins>
          <w:r>
            <w:rPr>
              <w:noProof/>
              <w:webHidden/>
            </w:rPr>
          </w:r>
          <w:r>
            <w:rPr>
              <w:noProof/>
              <w:webHidden/>
            </w:rPr>
            <w:fldChar w:fldCharType="separate"/>
          </w:r>
          <w:ins w:id="197" w:author="Sergio" w:date="2014-04-02T19:32:00Z">
            <w:r w:rsidR="004C138B">
              <w:rPr>
                <w:noProof/>
                <w:webHidden/>
              </w:rPr>
              <w:t>40</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198" w:author="Sergio" w:date="2014-04-02T19:32:00Z"/>
              <w:rFonts w:asciiTheme="minorHAnsi" w:eastAsiaTheme="minorEastAsia" w:hAnsiTheme="minorHAnsi" w:cstheme="minorBidi"/>
              <w:noProof/>
              <w:sz w:val="22"/>
              <w:lang w:val="es-CO" w:eastAsia="es-CO"/>
            </w:rPr>
          </w:pPr>
          <w:ins w:id="199"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"_Toc384230543"</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9.3.2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Calendarización</w:t>
            </w:r>
            <w:r w:rsidR="004C138B">
              <w:rPr>
                <w:noProof/>
                <w:webHidden/>
              </w:rPr>
              <w:tab/>
            </w:r>
            <w:r>
              <w:rPr>
                <w:noProof/>
                <w:webHidden/>
              </w:rPr>
              <w:fldChar w:fldCharType="begin"/>
            </w:r>
            <w:r w:rsidR="004C138B">
              <w:rPr>
                <w:noProof/>
                <w:webHidden/>
              </w:rPr>
              <w:instrText xml:space="preserve"> PAGEREF _Toc384230543 \h </w:instrText>
            </w:r>
          </w:ins>
          <w:r>
            <w:rPr>
              <w:noProof/>
              <w:webHidden/>
            </w:rPr>
          </w:r>
          <w:r>
            <w:rPr>
              <w:noProof/>
              <w:webHidden/>
            </w:rPr>
            <w:fldChar w:fldCharType="separate"/>
          </w:r>
          <w:ins w:id="200" w:author="Sergio" w:date="2014-04-02T19:32:00Z">
            <w:r w:rsidR="004C138B">
              <w:rPr>
                <w:noProof/>
                <w:webHidden/>
              </w:rPr>
              <w:t>41</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201" w:author="Sergio" w:date="2014-04-02T19:32:00Z"/>
              <w:rFonts w:asciiTheme="minorHAnsi" w:eastAsiaTheme="minorEastAsia" w:hAnsiTheme="minorHAnsi" w:cstheme="minorBidi"/>
              <w:noProof/>
              <w:sz w:val="22"/>
              <w:lang w:val="es-CO" w:eastAsia="es-CO"/>
            </w:rPr>
          </w:pPr>
          <w:ins w:id="202"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"_Toc384230544"</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9.3.3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Asignación de Recursos</w:t>
            </w:r>
            <w:r w:rsidR="004C138B">
              <w:rPr>
                <w:noProof/>
                <w:webHidden/>
              </w:rPr>
              <w:tab/>
            </w:r>
            <w:r>
              <w:rPr>
                <w:noProof/>
                <w:webHidden/>
              </w:rPr>
              <w:fldChar w:fldCharType="begin"/>
            </w:r>
            <w:r w:rsidR="004C138B">
              <w:rPr>
                <w:noProof/>
                <w:webHidden/>
              </w:rPr>
              <w:instrText xml:space="preserve"> PAGEREF _Toc384230544 \h </w:instrText>
            </w:r>
          </w:ins>
          <w:r>
            <w:rPr>
              <w:noProof/>
              <w:webHidden/>
            </w:rPr>
          </w:r>
          <w:r>
            <w:rPr>
              <w:noProof/>
              <w:webHidden/>
            </w:rPr>
            <w:fldChar w:fldCharType="separate"/>
          </w:r>
          <w:ins w:id="203" w:author="Sergio" w:date="2014-04-02T19:32:00Z">
            <w:r w:rsidR="004C138B">
              <w:rPr>
                <w:noProof/>
                <w:webHidden/>
              </w:rPr>
              <w:t>41</w:t>
            </w:r>
            <w:r>
              <w:rPr>
                <w:noProof/>
                <w:webHidden/>
              </w:rPr>
              <w:fldChar w:fldCharType="end"/>
            </w:r>
            <w:r w:rsidRPr="009D492A">
              <w:rPr>
                <w:rStyle w:val="Hipervnculo"/>
                <w:noProof/>
              </w:rPr>
              <w:fldChar w:fldCharType="end"/>
            </w:r>
          </w:ins>
        </w:p>
        <w:p w:rsidR="004C138B" w:rsidRDefault="002956A8">
          <w:pPr>
            <w:pStyle w:val="TDC3"/>
            <w:tabs>
              <w:tab w:val="left" w:pos="1320"/>
              <w:tab w:val="right" w:leader="dot" w:pos="8494"/>
            </w:tabs>
            <w:rPr>
              <w:ins w:id="204" w:author="Sergio" w:date="2014-04-02T19:32:00Z"/>
              <w:rFonts w:asciiTheme="minorHAnsi" w:eastAsiaTheme="minorEastAsia" w:hAnsiTheme="minorHAnsi" w:cstheme="minorBidi"/>
              <w:noProof/>
              <w:sz w:val="22"/>
              <w:lang w:val="es-CO" w:eastAsia="es-CO"/>
            </w:rPr>
          </w:pPr>
          <w:ins w:id="205"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"_Toc384230545"</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9.3.4</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Asignación de Presupuesto y Justificación</w:t>
            </w:r>
            <w:r w:rsidR="004C138B">
              <w:rPr>
                <w:noProof/>
                <w:webHidden/>
              </w:rPr>
              <w:tab/>
            </w:r>
            <w:r>
              <w:rPr>
                <w:noProof/>
                <w:webHidden/>
              </w:rPr>
              <w:fldChar w:fldCharType="begin"/>
            </w:r>
            <w:r w:rsidR="004C138B">
              <w:rPr>
                <w:noProof/>
                <w:webHidden/>
              </w:rPr>
              <w:instrText xml:space="preserve"> PAGEREF _Toc384230545 \h </w:instrText>
            </w:r>
          </w:ins>
          <w:r>
            <w:rPr>
              <w:noProof/>
              <w:webHidden/>
            </w:rPr>
          </w:r>
          <w:r>
            <w:rPr>
              <w:noProof/>
              <w:webHidden/>
            </w:rPr>
            <w:fldChar w:fldCharType="separate"/>
          </w:r>
          <w:ins w:id="206" w:author="Sergio" w:date="2014-04-02T19:32:00Z">
            <w:r w:rsidR="004C138B">
              <w:rPr>
                <w:noProof/>
                <w:webHidden/>
              </w:rPr>
              <w:t>41</w:t>
            </w:r>
            <w:r>
              <w:rPr>
                <w:noProof/>
                <w:webHidden/>
              </w:rPr>
              <w:fldChar w:fldCharType="end"/>
            </w:r>
            <w:r w:rsidRPr="009D492A">
              <w:rPr>
                <w:rStyle w:val="Hipervnculo"/>
                <w:noProof/>
              </w:rPr>
              <w:fldChar w:fldCharType="end"/>
            </w:r>
          </w:ins>
        </w:p>
        <w:p w:rsidR="004C138B" w:rsidRDefault="002956A8">
          <w:pPr>
            <w:pStyle w:val="TDC1"/>
            <w:tabs>
              <w:tab w:val="left" w:pos="660"/>
              <w:tab w:val="right" w:leader="dot" w:pos="8494"/>
            </w:tabs>
            <w:rPr>
              <w:ins w:id="207" w:author="Sergio" w:date="2014-04-02T19:32:00Z"/>
              <w:rFonts w:asciiTheme="minorHAnsi" w:eastAsiaTheme="minorEastAsia" w:hAnsiTheme="minorHAnsi" w:cstheme="minorBidi"/>
              <w:noProof/>
              <w:sz w:val="22"/>
              <w:lang w:val="es-CO" w:eastAsia="es-CO"/>
            </w:rPr>
          </w:pPr>
          <w:ins w:id="208"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10</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Monitoreo y Control del Proyecto</w:t>
            </w:r>
            <w:r w:rsidR="004C138B">
              <w:rPr>
                <w:noProof/>
                <w:webHidden/>
              </w:rPr>
              <w:tab/>
            </w:r>
            <w:r>
              <w:rPr>
                <w:noProof/>
                <w:webHidden/>
              </w:rPr>
              <w:fldChar w:fldCharType="begin"/>
            </w:r>
            <w:r w:rsidR="004C138B">
              <w:rPr>
                <w:noProof/>
                <w:webHidden/>
              </w:rPr>
              <w:instrText xml:space="preserve"> PAGEREF _Toc384230546 \h </w:instrText>
            </w:r>
          </w:ins>
          <w:r>
            <w:rPr>
              <w:noProof/>
              <w:webHidden/>
            </w:rPr>
          </w:r>
          <w:r>
            <w:rPr>
              <w:noProof/>
              <w:webHidden/>
            </w:rPr>
            <w:fldChar w:fldCharType="separate"/>
          </w:r>
          <w:ins w:id="209" w:author="Sergio" w:date="2014-04-02T19:32:00Z">
            <w:r w:rsidR="004C138B">
              <w:rPr>
                <w:noProof/>
                <w:webHidden/>
              </w:rPr>
              <w:t>44</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10" w:author="Sergio" w:date="2014-04-02T19:32:00Z"/>
              <w:rFonts w:asciiTheme="minorHAnsi" w:eastAsiaTheme="minorEastAsia" w:hAnsiTheme="minorHAnsi" w:cstheme="minorBidi"/>
              <w:noProof/>
              <w:sz w:val="22"/>
              <w:lang w:val="es-CO" w:eastAsia="es-CO"/>
            </w:rPr>
          </w:pPr>
          <w:ins w:id="211"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10.1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Administración de Requerimientos</w:t>
            </w:r>
            <w:r w:rsidR="004C138B">
              <w:rPr>
                <w:noProof/>
                <w:webHidden/>
              </w:rPr>
              <w:tab/>
            </w:r>
            <w:r>
              <w:rPr>
                <w:noProof/>
                <w:webHidden/>
              </w:rPr>
              <w:fldChar w:fldCharType="begin"/>
            </w:r>
            <w:r w:rsidR="004C138B">
              <w:rPr>
                <w:noProof/>
                <w:webHidden/>
              </w:rPr>
              <w:instrText xml:space="preserve"> PAGEREF _Toc384230547 \h </w:instrText>
            </w:r>
          </w:ins>
          <w:r>
            <w:rPr>
              <w:noProof/>
              <w:webHidden/>
            </w:rPr>
          </w:r>
          <w:r>
            <w:rPr>
              <w:noProof/>
              <w:webHidden/>
            </w:rPr>
            <w:fldChar w:fldCharType="separate"/>
          </w:r>
          <w:ins w:id="212" w:author="Sergio" w:date="2014-04-02T19:32:00Z">
            <w:r w:rsidR="004C138B">
              <w:rPr>
                <w:noProof/>
                <w:webHidden/>
              </w:rPr>
              <w:t>44</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13" w:author="Sergio" w:date="2014-04-02T19:32:00Z"/>
              <w:rFonts w:asciiTheme="minorHAnsi" w:eastAsiaTheme="minorEastAsia" w:hAnsiTheme="minorHAnsi" w:cstheme="minorBidi"/>
              <w:noProof/>
              <w:sz w:val="22"/>
              <w:lang w:val="es-CO" w:eastAsia="es-CO"/>
            </w:rPr>
          </w:pPr>
          <w:ins w:id="214"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"_Toc384230548"</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10.2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Monitoreo y Control de Progreso</w:t>
            </w:r>
            <w:r w:rsidR="004C138B">
              <w:rPr>
                <w:noProof/>
                <w:webHidden/>
              </w:rPr>
              <w:tab/>
            </w:r>
            <w:r>
              <w:rPr>
                <w:noProof/>
                <w:webHidden/>
              </w:rPr>
              <w:fldChar w:fldCharType="begin"/>
            </w:r>
            <w:r w:rsidR="004C138B">
              <w:rPr>
                <w:noProof/>
                <w:webHidden/>
              </w:rPr>
              <w:instrText xml:space="preserve"> PAGEREF _Toc384230548 \h </w:instrText>
            </w:r>
          </w:ins>
          <w:r>
            <w:rPr>
              <w:noProof/>
              <w:webHidden/>
            </w:rPr>
          </w:r>
          <w:r>
            <w:rPr>
              <w:noProof/>
              <w:webHidden/>
            </w:rPr>
            <w:fldChar w:fldCharType="separate"/>
          </w:r>
          <w:ins w:id="215" w:author="Sergio" w:date="2014-04-02T19:32:00Z">
            <w:r w:rsidR="004C138B">
              <w:rPr>
                <w:noProof/>
                <w:webHidden/>
              </w:rPr>
              <w:t>45</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16" w:author="Sergio" w:date="2014-04-02T19:32:00Z"/>
              <w:rFonts w:asciiTheme="minorHAnsi" w:eastAsiaTheme="minorEastAsia" w:hAnsiTheme="minorHAnsi" w:cstheme="minorBidi"/>
              <w:noProof/>
              <w:sz w:val="22"/>
              <w:lang w:val="es-CO" w:eastAsia="es-CO"/>
            </w:rPr>
          </w:pPr>
          <w:ins w:id="217"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"_Toc384230549"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10.3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Cierre del Proyecto</w:t>
            </w:r>
            <w:r w:rsidR="004C138B">
              <w:rPr>
                <w:noProof/>
                <w:webHidden/>
              </w:rPr>
              <w:tab/>
            </w:r>
            <w:r>
              <w:rPr>
                <w:noProof/>
                <w:webHidden/>
              </w:rPr>
              <w:fldChar w:fldCharType="begin"/>
            </w:r>
            <w:r w:rsidR="004C138B">
              <w:rPr>
                <w:noProof/>
                <w:webHidden/>
              </w:rPr>
              <w:instrText xml:space="preserve"> PAGEREF _Toc384230549 \h </w:instrText>
            </w:r>
          </w:ins>
          <w:r>
            <w:rPr>
              <w:noProof/>
              <w:webHidden/>
            </w:rPr>
          </w:r>
          <w:r>
            <w:rPr>
              <w:noProof/>
              <w:webHidden/>
            </w:rPr>
            <w:fldChar w:fldCharType="separate"/>
          </w:r>
          <w:ins w:id="218" w:author="Sergio" w:date="2014-04-02T19:32:00Z">
            <w:r w:rsidR="004C138B">
              <w:rPr>
                <w:noProof/>
                <w:webHidden/>
              </w:rPr>
              <w:t>46</w:t>
            </w:r>
            <w:r>
              <w:rPr>
                <w:noProof/>
                <w:webHidden/>
              </w:rPr>
              <w:fldChar w:fldCharType="end"/>
            </w:r>
            <w:r w:rsidRPr="009D492A">
              <w:rPr>
                <w:rStyle w:val="Hipervnculo"/>
                <w:noProof/>
              </w:rPr>
              <w:fldChar w:fldCharType="end"/>
            </w:r>
          </w:ins>
        </w:p>
        <w:p w:rsidR="004C138B" w:rsidRDefault="002956A8">
          <w:pPr>
            <w:pStyle w:val="TDC1"/>
            <w:tabs>
              <w:tab w:val="left" w:pos="660"/>
              <w:tab w:val="right" w:leader="dot" w:pos="8494"/>
            </w:tabs>
            <w:rPr>
              <w:ins w:id="219" w:author="Sergio" w:date="2014-04-02T19:32:00Z"/>
              <w:rFonts w:asciiTheme="minorHAnsi" w:eastAsiaTheme="minorEastAsia" w:hAnsiTheme="minorHAnsi" w:cstheme="minorBidi"/>
              <w:noProof/>
              <w:sz w:val="22"/>
              <w:lang w:val="es-CO" w:eastAsia="es-CO"/>
            </w:rPr>
          </w:pPr>
          <w:ins w:id="220"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"_Toc384230550"</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Entrega del Producto</w:t>
            </w:r>
            <w:r w:rsidR="004C138B">
              <w:rPr>
                <w:noProof/>
                <w:webHidden/>
              </w:rPr>
              <w:tab/>
            </w:r>
            <w:r>
              <w:rPr>
                <w:noProof/>
                <w:webHidden/>
              </w:rPr>
              <w:fldChar w:fldCharType="begin"/>
            </w:r>
            <w:r w:rsidR="004C138B">
              <w:rPr>
                <w:noProof/>
                <w:webHidden/>
              </w:rPr>
              <w:instrText xml:space="preserve"> PAGEREF _Toc384230550 \h </w:instrText>
            </w:r>
          </w:ins>
          <w:r>
            <w:rPr>
              <w:noProof/>
              <w:webHidden/>
            </w:rPr>
          </w:r>
          <w:r>
            <w:rPr>
              <w:noProof/>
              <w:webHidden/>
            </w:rPr>
            <w:fldChar w:fldCharType="separate"/>
          </w:r>
          <w:ins w:id="221" w:author="Sergio" w:date="2014-04-02T19:32:00Z">
            <w:r w:rsidR="004C138B">
              <w:rPr>
                <w:noProof/>
                <w:webHidden/>
              </w:rPr>
              <w:t>48</w:t>
            </w:r>
            <w:r>
              <w:rPr>
                <w:noProof/>
                <w:webHidden/>
              </w:rPr>
              <w:fldChar w:fldCharType="end"/>
            </w:r>
            <w:r w:rsidRPr="009D492A">
              <w:rPr>
                <w:rStyle w:val="Hipervnculo"/>
                <w:noProof/>
              </w:rPr>
              <w:fldChar w:fldCharType="end"/>
            </w:r>
          </w:ins>
        </w:p>
        <w:p w:rsidR="004C138B" w:rsidRDefault="002956A8">
          <w:pPr>
            <w:pStyle w:val="TDC1"/>
            <w:tabs>
              <w:tab w:val="left" w:pos="660"/>
              <w:tab w:val="right" w:leader="dot" w:pos="8494"/>
            </w:tabs>
            <w:rPr>
              <w:ins w:id="222" w:author="Sergio" w:date="2014-04-02T19:32:00Z"/>
              <w:rFonts w:asciiTheme="minorHAnsi" w:eastAsiaTheme="minorEastAsia" w:hAnsiTheme="minorHAnsi" w:cstheme="minorBidi"/>
              <w:noProof/>
              <w:sz w:val="22"/>
              <w:lang w:val="es-CO" w:eastAsia="es-CO"/>
            </w:rPr>
          </w:pPr>
          <w:ins w:id="223"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"_Toc384230551"</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Procesos de Soporte</w:t>
            </w:r>
            <w:r w:rsidR="004C138B">
              <w:rPr>
                <w:noProof/>
                <w:webHidden/>
              </w:rPr>
              <w:tab/>
            </w:r>
            <w:r>
              <w:rPr>
                <w:noProof/>
                <w:webHidden/>
              </w:rPr>
              <w:fldChar w:fldCharType="begin"/>
            </w:r>
            <w:r w:rsidR="004C138B">
              <w:rPr>
                <w:noProof/>
                <w:webHidden/>
              </w:rPr>
              <w:instrText xml:space="preserve"> PAGEREF _Toc384230551 \h </w:instrText>
            </w:r>
          </w:ins>
          <w:r>
            <w:rPr>
              <w:noProof/>
              <w:webHidden/>
            </w:rPr>
          </w:r>
          <w:r>
            <w:rPr>
              <w:noProof/>
              <w:webHidden/>
            </w:rPr>
            <w:fldChar w:fldCharType="separate"/>
          </w:r>
          <w:ins w:id="224" w:author="Sergio" w:date="2014-04-02T19:32:00Z">
            <w:r w:rsidR="004C138B">
              <w:rPr>
                <w:noProof/>
                <w:webHidden/>
              </w:rPr>
              <w:t>49</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25" w:author="Sergio" w:date="2014-04-02T19:32:00Z"/>
              <w:rFonts w:asciiTheme="minorHAnsi" w:eastAsiaTheme="minorEastAsia" w:hAnsiTheme="minorHAnsi" w:cstheme="minorBidi"/>
              <w:noProof/>
              <w:sz w:val="22"/>
              <w:lang w:val="es-CO" w:eastAsia="es-CO"/>
            </w:rPr>
          </w:pPr>
          <w:ins w:id="226"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"_Toc384230552"</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12.1</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Ambiente de Trabajo</w:t>
            </w:r>
            <w:r w:rsidR="004C138B">
              <w:rPr>
                <w:noProof/>
                <w:webHidden/>
              </w:rPr>
              <w:tab/>
            </w:r>
            <w:r>
              <w:rPr>
                <w:noProof/>
                <w:webHidden/>
              </w:rPr>
              <w:fldChar w:fldCharType="begin"/>
            </w:r>
            <w:r w:rsidR="004C138B">
              <w:rPr>
                <w:noProof/>
                <w:webHidden/>
              </w:rPr>
              <w:instrText xml:space="preserve"> PAGEREF _Toc384230552 \h </w:instrText>
            </w:r>
          </w:ins>
          <w:r>
            <w:rPr>
              <w:noProof/>
              <w:webHidden/>
            </w:rPr>
          </w:r>
          <w:r>
            <w:rPr>
              <w:noProof/>
              <w:webHidden/>
            </w:rPr>
            <w:fldChar w:fldCharType="separate"/>
          </w:r>
          <w:ins w:id="227" w:author="Sergio" w:date="2014-04-02T19:32:00Z">
            <w:r w:rsidR="004C138B">
              <w:rPr>
                <w:noProof/>
                <w:webHidden/>
              </w:rPr>
              <w:t>49</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28" w:author="Sergio" w:date="2014-04-02T19:32:00Z"/>
              <w:rFonts w:asciiTheme="minorHAnsi" w:eastAsiaTheme="minorEastAsia" w:hAnsiTheme="minorHAnsi" w:cstheme="minorBidi"/>
              <w:noProof/>
              <w:sz w:val="22"/>
              <w:lang w:val="es-CO" w:eastAsia="es-CO"/>
            </w:rPr>
          </w:pPr>
          <w:ins w:id="229"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"_Toc384230553"</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12.2</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Análisis y Administración de Riesgos</w:t>
            </w:r>
            <w:r w:rsidR="004C138B">
              <w:rPr>
                <w:noProof/>
                <w:webHidden/>
              </w:rPr>
              <w:tab/>
            </w:r>
            <w:r>
              <w:rPr>
                <w:noProof/>
                <w:webHidden/>
              </w:rPr>
              <w:fldChar w:fldCharType="begin"/>
            </w:r>
            <w:r w:rsidR="004C138B">
              <w:rPr>
                <w:noProof/>
                <w:webHidden/>
              </w:rPr>
              <w:instrText xml:space="preserve"> PAGEREF _Toc384230553 \h </w:instrText>
            </w:r>
          </w:ins>
          <w:r>
            <w:rPr>
              <w:noProof/>
              <w:webHidden/>
            </w:rPr>
          </w:r>
          <w:r>
            <w:rPr>
              <w:noProof/>
              <w:webHidden/>
            </w:rPr>
            <w:fldChar w:fldCharType="separate"/>
          </w:r>
          <w:ins w:id="230" w:author="Sergio" w:date="2014-04-02T19:32:00Z">
            <w:r w:rsidR="004C138B">
              <w:rPr>
                <w:noProof/>
                <w:webHidden/>
              </w:rPr>
              <w:t>49</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31" w:author="Sergio" w:date="2014-04-02T19:32:00Z"/>
              <w:rFonts w:asciiTheme="minorHAnsi" w:eastAsiaTheme="minorEastAsia" w:hAnsiTheme="minorHAnsi" w:cstheme="minorBidi"/>
              <w:noProof/>
              <w:sz w:val="22"/>
              <w:lang w:val="es-CO" w:eastAsia="es-CO"/>
            </w:rPr>
          </w:pPr>
          <w:ins w:id="232"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"_Toc384230554"</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Administración de Configuración y Documentación</w:t>
            </w:r>
            <w:r w:rsidR="004C138B">
              <w:rPr>
                <w:noProof/>
                <w:webHidden/>
              </w:rPr>
              <w:tab/>
            </w:r>
            <w:r>
              <w:rPr>
                <w:noProof/>
                <w:webHidden/>
              </w:rPr>
              <w:fldChar w:fldCharType="begin"/>
            </w:r>
            <w:r w:rsidR="004C138B">
              <w:rPr>
                <w:noProof/>
                <w:webHidden/>
              </w:rPr>
              <w:instrText xml:space="preserve"> PAGEREF _Toc384230554 \h </w:instrText>
            </w:r>
          </w:ins>
          <w:r>
            <w:rPr>
              <w:noProof/>
              <w:webHidden/>
            </w:rPr>
          </w:r>
          <w:r>
            <w:rPr>
              <w:noProof/>
              <w:webHidden/>
            </w:rPr>
            <w:fldChar w:fldCharType="separate"/>
          </w:r>
          <w:ins w:id="233" w:author="Sergio" w:date="2014-04-02T19:32:00Z">
            <w:r w:rsidR="004C138B">
              <w:rPr>
                <w:noProof/>
                <w:webHidden/>
              </w:rPr>
              <w:t>52</w:t>
            </w:r>
            <w:r>
              <w:rPr>
                <w:noProof/>
                <w:webHidden/>
              </w:rPr>
              <w:fldChar w:fldCharType="end"/>
            </w:r>
            <w:r w:rsidRPr="009D492A">
              <w:rPr>
                <w:rStyle w:val="Hipervnculo"/>
                <w:noProof/>
              </w:rPr>
              <w:fldChar w:fldCharType="end"/>
            </w:r>
          </w:ins>
        </w:p>
        <w:p w:rsidR="004C138B" w:rsidRDefault="002956A8">
          <w:pPr>
            <w:pStyle w:val="TDC2"/>
            <w:tabs>
              <w:tab w:val="left" w:pos="660"/>
              <w:tab w:val="right" w:leader="dot" w:pos="8494"/>
            </w:tabs>
            <w:rPr>
              <w:ins w:id="234" w:author="Sergio" w:date="2014-04-02T19:32:00Z"/>
              <w:rFonts w:asciiTheme="minorHAnsi" w:eastAsiaTheme="minorEastAsia" w:hAnsiTheme="minorHAnsi" w:cstheme="minorBidi"/>
              <w:noProof/>
              <w:sz w:val="22"/>
              <w:lang w:val="es-CO" w:eastAsia="es-CO"/>
            </w:rPr>
          </w:pPr>
          <w:ins w:id="235"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"_Toc384230555"</w:instrText>
            </w:r>
            <w:r w:rsidR="004C138B" w:rsidRPr="009D492A">
              <w:rPr>
                <w:rStyle w:val="Hipervnculo"/>
                <w:noProof/>
              </w:rPr>
              <w:instrText xml:space="preserve"> </w:instrText>
            </w:r>
            <w:r w:rsidRPr="009D492A">
              <w:rPr>
                <w:rStyle w:val="Hipervnculo"/>
                <w:noProof/>
              </w:rPr>
              <w:fldChar w:fldCharType="separate"/>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Métricas y Proceso de Medición</w:t>
            </w:r>
            <w:r w:rsidR="004C138B">
              <w:rPr>
                <w:noProof/>
                <w:webHidden/>
              </w:rPr>
              <w:tab/>
            </w:r>
            <w:r>
              <w:rPr>
                <w:noProof/>
                <w:webHidden/>
              </w:rPr>
              <w:fldChar w:fldCharType="begin"/>
            </w:r>
            <w:r w:rsidR="004C138B">
              <w:rPr>
                <w:noProof/>
                <w:webHidden/>
              </w:rPr>
              <w:instrText xml:space="preserve"> PAGEREF _Toc384230555 \h </w:instrText>
            </w:r>
          </w:ins>
          <w:r>
            <w:rPr>
              <w:noProof/>
              <w:webHidden/>
            </w:rPr>
          </w:r>
          <w:r>
            <w:rPr>
              <w:noProof/>
              <w:webHidden/>
            </w:rPr>
            <w:fldChar w:fldCharType="separate"/>
          </w:r>
          <w:ins w:id="236" w:author="Sergio" w:date="2014-04-02T19:32:00Z">
            <w:r w:rsidR="004C138B">
              <w:rPr>
                <w:noProof/>
                <w:webHidden/>
              </w:rPr>
              <w:t>56</w:t>
            </w:r>
            <w:r>
              <w:rPr>
                <w:noProof/>
                <w:webHidden/>
              </w:rPr>
              <w:fldChar w:fldCharType="end"/>
            </w:r>
            <w:r w:rsidRPr="009D492A">
              <w:rPr>
                <w:rStyle w:val="Hipervnculo"/>
                <w:noProof/>
              </w:rPr>
              <w:fldChar w:fldCharType="end"/>
            </w:r>
          </w:ins>
        </w:p>
        <w:p w:rsidR="004C138B" w:rsidRDefault="002956A8">
          <w:pPr>
            <w:pStyle w:val="TDC2"/>
            <w:tabs>
              <w:tab w:val="right" w:leader="dot" w:pos="8494"/>
            </w:tabs>
            <w:rPr>
              <w:ins w:id="237" w:author="Sergio" w:date="2014-04-02T19:32:00Z"/>
              <w:rFonts w:asciiTheme="minorHAnsi" w:eastAsiaTheme="minorEastAsia" w:hAnsiTheme="minorHAnsi" w:cstheme="minorBidi"/>
              <w:noProof/>
              <w:sz w:val="22"/>
              <w:lang w:val="es-CO" w:eastAsia="es-CO"/>
            </w:rPr>
          </w:pPr>
          <w:ins w:id="238"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"_Toc384230556"</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12.4</w:t>
            </w:r>
            <w:r w:rsidR="004C138B">
              <w:rPr>
                <w:noProof/>
                <w:webHidden/>
              </w:rPr>
              <w:tab/>
            </w:r>
            <w:r>
              <w:rPr>
                <w:noProof/>
                <w:webHidden/>
              </w:rPr>
              <w:fldChar w:fldCharType="begin"/>
            </w:r>
            <w:r w:rsidR="004C138B">
              <w:rPr>
                <w:noProof/>
                <w:webHidden/>
              </w:rPr>
              <w:instrText xml:space="preserve"> PAGEREF _Toc384230556 \h </w:instrText>
            </w:r>
          </w:ins>
          <w:r>
            <w:rPr>
              <w:noProof/>
              <w:webHidden/>
            </w:rPr>
          </w:r>
          <w:r>
            <w:rPr>
              <w:noProof/>
              <w:webHidden/>
            </w:rPr>
            <w:fldChar w:fldCharType="separate"/>
          </w:r>
          <w:ins w:id="239" w:author="Sergio" w:date="2014-04-02T19:32:00Z">
            <w:r w:rsidR="004C138B">
              <w:rPr>
                <w:noProof/>
                <w:webHidden/>
              </w:rPr>
              <w:t>56</w:t>
            </w:r>
            <w:r>
              <w:rPr>
                <w:noProof/>
                <w:webHidden/>
              </w:rPr>
              <w:fldChar w:fldCharType="end"/>
            </w:r>
            <w:r w:rsidRPr="009D492A">
              <w:rPr>
                <w:rStyle w:val="Hipervnculo"/>
                <w:noProof/>
              </w:rPr>
              <w:fldChar w:fldCharType="end"/>
            </w:r>
          </w:ins>
        </w:p>
        <w:p w:rsidR="004C138B" w:rsidRDefault="002956A8">
          <w:pPr>
            <w:pStyle w:val="TDC2"/>
            <w:tabs>
              <w:tab w:val="left" w:pos="1100"/>
              <w:tab w:val="right" w:leader="dot" w:pos="8494"/>
            </w:tabs>
            <w:rPr>
              <w:ins w:id="240" w:author="Sergio" w:date="2014-04-02T19:32:00Z"/>
              <w:rFonts w:asciiTheme="minorHAnsi" w:eastAsiaTheme="minorEastAsia" w:hAnsiTheme="minorHAnsi" w:cstheme="minorBidi"/>
              <w:noProof/>
              <w:sz w:val="22"/>
              <w:lang w:val="es-CO" w:eastAsia="es-CO"/>
            </w:rPr>
          </w:pPr>
          <w:ins w:id="241"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"_Toc384230557"</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12.5</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Control de Calidad</w:t>
            </w:r>
            <w:r w:rsidR="004C138B">
              <w:rPr>
                <w:noProof/>
                <w:webHidden/>
              </w:rPr>
              <w:tab/>
            </w:r>
            <w:r>
              <w:rPr>
                <w:noProof/>
                <w:webHidden/>
              </w:rPr>
              <w:fldChar w:fldCharType="begin"/>
            </w:r>
            <w:r w:rsidR="004C138B">
              <w:rPr>
                <w:noProof/>
                <w:webHidden/>
              </w:rPr>
              <w:instrText xml:space="preserve"> PAGEREF _Toc384230557 \h </w:instrText>
            </w:r>
          </w:ins>
          <w:r>
            <w:rPr>
              <w:noProof/>
              <w:webHidden/>
            </w:rPr>
          </w:r>
          <w:r>
            <w:rPr>
              <w:noProof/>
              <w:webHidden/>
            </w:rPr>
            <w:fldChar w:fldCharType="separate"/>
          </w:r>
          <w:ins w:id="242" w:author="Sergio" w:date="2014-04-02T19:32:00Z">
            <w:r w:rsidR="004C138B">
              <w:rPr>
                <w:noProof/>
                <w:webHidden/>
              </w:rPr>
              <w:t>58</w:t>
            </w:r>
            <w:r>
              <w:rPr>
                <w:noProof/>
                <w:webHidden/>
              </w:rPr>
              <w:fldChar w:fldCharType="end"/>
            </w:r>
            <w:r w:rsidRPr="009D492A">
              <w:rPr>
                <w:rStyle w:val="Hipervnculo"/>
                <w:noProof/>
              </w:rPr>
              <w:fldChar w:fldCharType="end"/>
            </w:r>
          </w:ins>
        </w:p>
        <w:p w:rsidR="004C138B" w:rsidRDefault="002956A8">
          <w:pPr>
            <w:pStyle w:val="TDC1"/>
            <w:tabs>
              <w:tab w:val="left" w:pos="660"/>
              <w:tab w:val="right" w:leader="dot" w:pos="8494"/>
            </w:tabs>
            <w:rPr>
              <w:ins w:id="243" w:author="Sergio" w:date="2014-04-02T19:32:00Z"/>
              <w:rFonts w:asciiTheme="minorHAnsi" w:eastAsiaTheme="minorEastAsia" w:hAnsiTheme="minorHAnsi" w:cstheme="minorBidi"/>
              <w:noProof/>
              <w:sz w:val="22"/>
              <w:lang w:val="es-CO" w:eastAsia="es-CO"/>
            </w:rPr>
          </w:pPr>
          <w:ins w:id="244"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"_Toc384230558"</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lang w:val="es-ES_tradnl"/>
              </w:rPr>
              <w:t>13</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lang w:val="es-ES_tradnl"/>
              </w:rPr>
              <w:t>Anexos</w:t>
            </w:r>
            <w:r w:rsidR="004C138B">
              <w:rPr>
                <w:noProof/>
                <w:webHidden/>
              </w:rPr>
              <w:tab/>
            </w:r>
            <w:r>
              <w:rPr>
                <w:noProof/>
                <w:webHidden/>
              </w:rPr>
              <w:fldChar w:fldCharType="begin"/>
            </w:r>
            <w:r w:rsidR="004C138B">
              <w:rPr>
                <w:noProof/>
                <w:webHidden/>
              </w:rPr>
              <w:instrText xml:space="preserve"> PAGEREF _Toc384230558 \h </w:instrText>
            </w:r>
          </w:ins>
          <w:r>
            <w:rPr>
              <w:noProof/>
              <w:webHidden/>
            </w:rPr>
          </w:r>
          <w:r>
            <w:rPr>
              <w:noProof/>
              <w:webHidden/>
            </w:rPr>
            <w:fldChar w:fldCharType="separate"/>
          </w:r>
          <w:ins w:id="245" w:author="Sergio" w:date="2014-04-02T19:32:00Z">
            <w:r w:rsidR="004C138B">
              <w:rPr>
                <w:noProof/>
                <w:webHidden/>
              </w:rPr>
              <w:t>60</w:t>
            </w:r>
            <w:r>
              <w:rPr>
                <w:noProof/>
                <w:webHidden/>
              </w:rPr>
              <w:fldChar w:fldCharType="end"/>
            </w:r>
            <w:r w:rsidRPr="009D492A">
              <w:rPr>
                <w:rStyle w:val="Hipervnculo"/>
                <w:noProof/>
              </w:rPr>
              <w:fldChar w:fldCharType="end"/>
            </w:r>
          </w:ins>
        </w:p>
        <w:p w:rsidR="004C138B" w:rsidRDefault="002956A8">
          <w:pPr>
            <w:pStyle w:val="TDC1"/>
            <w:tabs>
              <w:tab w:val="left" w:pos="660"/>
              <w:tab w:val="right" w:leader="dot" w:pos="8494"/>
            </w:tabs>
            <w:rPr>
              <w:ins w:id="246" w:author="Sergio" w:date="2014-04-02T19:32:00Z"/>
              <w:rFonts w:asciiTheme="minorHAnsi" w:eastAsiaTheme="minorEastAsia" w:hAnsiTheme="minorHAnsi" w:cstheme="minorBidi"/>
              <w:noProof/>
              <w:sz w:val="22"/>
              <w:lang w:val="es-CO" w:eastAsia="es-CO"/>
            </w:rPr>
          </w:pPr>
          <w:ins w:id="247" w:author="Sergio" w:date="2014-04-02T19:32:00Z">
            <w:r w:rsidRPr="009D492A">
              <w:rPr>
                <w:rStyle w:val="Hipervnculo"/>
                <w:noProof/>
              </w:rPr>
              <w:fldChar w:fldCharType="begin"/>
            </w:r>
            <w:r w:rsidR="004C138B" w:rsidRPr="009D492A">
              <w:rPr>
                <w:rStyle w:val="Hipervnculo"/>
                <w:noProof/>
              </w:rPr>
              <w:instrText xml:space="preserve"> </w:instrText>
            </w:r>
            <w:r w:rsidR="004C138B">
              <w:rPr>
                <w:noProof/>
              </w:rPr>
              <w:instrText>HYPERLINK \l "_Toc384230559"</w:instrText>
            </w:r>
            <w:r w:rsidR="004C138B" w:rsidRPr="009D492A">
              <w:rPr>
                <w:rStyle w:val="Hipervnculo"/>
                <w:noProof/>
              </w:rPr>
              <w:instrText xml:space="preserve"> </w:instrText>
            </w:r>
            <w:r w:rsidRPr="009D492A">
              <w:rPr>
                <w:rStyle w:val="Hipervnculo"/>
                <w:noProof/>
              </w:rPr>
              <w:fldChar w:fldCharType="separate"/>
            </w:r>
            <w:r w:rsidR="004C138B" w:rsidRPr="009D492A">
              <w:rPr>
                <w:rStyle w:val="Hipervnculo"/>
                <w:rFonts w:ascii="Arial" w:hAnsi="Arial" w:cs="Arial"/>
                <w:noProof/>
              </w:rPr>
              <w:t>14</w:t>
            </w:r>
            <w:r w:rsidR="004C138B">
              <w:rPr>
                <w:rFonts w:asciiTheme="minorHAnsi" w:eastAsiaTheme="minorEastAsia" w:hAnsiTheme="minorHAnsi" w:cstheme="minorBidi"/>
                <w:noProof/>
                <w:sz w:val="22"/>
                <w:lang w:val="es-CO" w:eastAsia="es-CO"/>
              </w:rPr>
              <w:tab/>
            </w:r>
            <w:r w:rsidR="004C138B" w:rsidRPr="009D492A">
              <w:rPr>
                <w:rStyle w:val="Hipervnculo"/>
                <w:rFonts w:ascii="Arial" w:hAnsi="Arial" w:cs="Arial"/>
                <w:noProof/>
              </w:rPr>
              <w:t>Referencias</w:t>
            </w:r>
            <w:r w:rsidR="004C138B">
              <w:rPr>
                <w:noProof/>
                <w:webHidden/>
              </w:rPr>
              <w:tab/>
            </w:r>
            <w:r>
              <w:rPr>
                <w:noProof/>
                <w:webHidden/>
              </w:rPr>
              <w:fldChar w:fldCharType="begin"/>
            </w:r>
            <w:r w:rsidR="004C138B">
              <w:rPr>
                <w:noProof/>
                <w:webHidden/>
              </w:rPr>
              <w:instrText xml:space="preserve"> PAGEREF _Toc384230559 \h </w:instrText>
            </w:r>
          </w:ins>
          <w:r>
            <w:rPr>
              <w:noProof/>
              <w:webHidden/>
            </w:rPr>
          </w:r>
          <w:r>
            <w:rPr>
              <w:noProof/>
              <w:webHidden/>
            </w:rPr>
            <w:fldChar w:fldCharType="separate"/>
          </w:r>
          <w:ins w:id="248" w:author="Sergio" w:date="2014-04-02T19:32:00Z">
            <w:r w:rsidR="004C138B">
              <w:rPr>
                <w:noProof/>
                <w:webHidden/>
              </w:rPr>
              <w:t>61</w:t>
            </w:r>
            <w:r>
              <w:rPr>
                <w:noProof/>
                <w:webHidden/>
              </w:rPr>
              <w:fldChar w:fldCharType="end"/>
            </w:r>
            <w:r w:rsidRPr="009D492A">
              <w:rPr>
                <w:rStyle w:val="Hipervnculo"/>
                <w:noProof/>
              </w:rPr>
              <w:fldChar w:fldCharType="end"/>
            </w:r>
          </w:ins>
        </w:p>
        <w:p w:rsidR="00FE6618" w:rsidDel="004C138B" w:rsidRDefault="00FE6618">
          <w:pPr>
            <w:pStyle w:val="TDC1"/>
            <w:tabs>
              <w:tab w:val="left" w:pos="440"/>
              <w:tab w:val="right" w:leader="dot" w:pos="8494"/>
            </w:tabs>
            <w:rPr>
              <w:ins w:id="249" w:author="Familia Valderrama A" w:date="2014-03-13T04:35:00Z"/>
              <w:del w:id="250" w:author="Sergio" w:date="2014-04-02T19:32:00Z"/>
              <w:rFonts w:asciiTheme="minorHAnsi" w:eastAsiaTheme="minorEastAsia" w:hAnsiTheme="minorHAnsi" w:cstheme="minorBidi"/>
              <w:noProof/>
              <w:sz w:val="22"/>
              <w:lang w:val="es-CO" w:eastAsia="es-CO"/>
            </w:rPr>
          </w:pPr>
          <w:ins w:id="251" w:author="Familia Valderrama A" w:date="2014-03-13T04:35:00Z">
            <w:del w:id="252" w:author="Sergio" w:date="2014-04-02T19:32:00Z">
              <w:r w:rsidRPr="004C138B" w:rsidDel="004C138B">
                <w:rPr>
                  <w:rStyle w:val="Hipervnculo"/>
                  <w:rFonts w:ascii="Arial" w:hAnsi="Arial" w:cs="Arial"/>
                  <w:noProof/>
                  <w:lang w:val="es-ES_tradnl"/>
                </w:rPr>
                <w:delText>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Historial de Cambios</w:delText>
              </w:r>
              <w:r w:rsidDel="004C138B">
                <w:rPr>
                  <w:noProof/>
                  <w:webHidden/>
                </w:rPr>
                <w:tab/>
              </w:r>
            </w:del>
          </w:ins>
          <w:ins w:id="253" w:author="Estudiante" w:date="2014-04-01T16:48:00Z">
            <w:del w:id="254" w:author="Sergio" w:date="2014-04-02T19:32:00Z">
              <w:r w:rsidR="000910A8" w:rsidDel="004C138B">
                <w:rPr>
                  <w:noProof/>
                  <w:webHidden/>
                </w:rPr>
                <w:delText>2</w:delText>
              </w:r>
            </w:del>
          </w:ins>
        </w:p>
        <w:p w:rsidR="00FE6618" w:rsidDel="004C138B" w:rsidRDefault="00FE6618">
          <w:pPr>
            <w:pStyle w:val="TDC1"/>
            <w:tabs>
              <w:tab w:val="left" w:pos="440"/>
              <w:tab w:val="right" w:leader="dot" w:pos="8494"/>
            </w:tabs>
            <w:rPr>
              <w:ins w:id="255" w:author="Familia Valderrama A" w:date="2014-03-13T04:35:00Z"/>
              <w:del w:id="256" w:author="Sergio" w:date="2014-04-02T19:32:00Z"/>
              <w:rFonts w:asciiTheme="minorHAnsi" w:eastAsiaTheme="minorEastAsia" w:hAnsiTheme="minorHAnsi" w:cstheme="minorBidi"/>
              <w:noProof/>
              <w:sz w:val="22"/>
              <w:lang w:val="es-CO" w:eastAsia="es-CO"/>
            </w:rPr>
          </w:pPr>
          <w:ins w:id="257" w:author="Familia Valderrama A" w:date="2014-03-13T04:35:00Z">
            <w:del w:id="258" w:author="Sergio" w:date="2014-04-02T19:32:00Z">
              <w:r w:rsidRPr="004C138B" w:rsidDel="004C138B">
                <w:rPr>
                  <w:rStyle w:val="Hipervnculo"/>
                  <w:rFonts w:ascii="Arial" w:hAnsi="Arial" w:cs="Arial"/>
                  <w:noProof/>
                  <w:lang w:val="es-ES_tradnl"/>
                </w:rPr>
                <w:delText>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Prefacio</w:delText>
              </w:r>
              <w:r w:rsidDel="004C138B">
                <w:rPr>
                  <w:noProof/>
                  <w:webHidden/>
                </w:rPr>
                <w:tab/>
              </w:r>
            </w:del>
          </w:ins>
          <w:ins w:id="259" w:author="Estudiante" w:date="2014-04-01T16:48:00Z">
            <w:del w:id="260" w:author="Sergio" w:date="2014-04-02T19:32:00Z">
              <w:r w:rsidR="000910A8" w:rsidDel="004C138B">
                <w:rPr>
                  <w:noProof/>
                  <w:webHidden/>
                </w:rPr>
                <w:delText>4</w:delText>
              </w:r>
            </w:del>
          </w:ins>
        </w:p>
        <w:p w:rsidR="00FE6618" w:rsidDel="004C138B" w:rsidRDefault="00FE6618">
          <w:pPr>
            <w:pStyle w:val="TDC1"/>
            <w:tabs>
              <w:tab w:val="left" w:pos="440"/>
              <w:tab w:val="right" w:leader="dot" w:pos="8494"/>
            </w:tabs>
            <w:rPr>
              <w:ins w:id="261" w:author="Familia Valderrama A" w:date="2014-03-13T04:35:00Z"/>
              <w:del w:id="262" w:author="Sergio" w:date="2014-04-02T19:32:00Z"/>
              <w:rFonts w:asciiTheme="minorHAnsi" w:eastAsiaTheme="minorEastAsia" w:hAnsiTheme="minorHAnsi" w:cstheme="minorBidi"/>
              <w:noProof/>
              <w:sz w:val="22"/>
              <w:lang w:val="es-CO" w:eastAsia="es-CO"/>
            </w:rPr>
          </w:pPr>
          <w:ins w:id="263" w:author="Familia Valderrama A" w:date="2014-03-13T04:35:00Z">
            <w:del w:id="264" w:author="Sergio" w:date="2014-04-02T19:32:00Z">
              <w:r w:rsidRPr="004C138B" w:rsidDel="004C138B">
                <w:rPr>
                  <w:rStyle w:val="Hipervnculo"/>
                  <w:rFonts w:ascii="Arial" w:hAnsi="Arial" w:cs="Arial"/>
                  <w:noProof/>
                </w:rPr>
                <w:delText>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rPr>
                <w:delText>Tabla de contenido</w:delText>
              </w:r>
              <w:r w:rsidDel="004C138B">
                <w:rPr>
                  <w:noProof/>
                  <w:webHidden/>
                </w:rPr>
                <w:tab/>
              </w:r>
            </w:del>
          </w:ins>
          <w:ins w:id="265" w:author="Estudiante" w:date="2014-04-01T16:48:00Z">
            <w:del w:id="266" w:author="Sergio" w:date="2014-04-02T19:32:00Z">
              <w:r w:rsidR="000910A8" w:rsidDel="004C138B">
                <w:rPr>
                  <w:noProof/>
                  <w:webHidden/>
                </w:rPr>
                <w:delText>5</w:delText>
              </w:r>
            </w:del>
          </w:ins>
        </w:p>
        <w:p w:rsidR="00FE6618" w:rsidDel="004C138B" w:rsidRDefault="00FE6618">
          <w:pPr>
            <w:pStyle w:val="TDC1"/>
            <w:tabs>
              <w:tab w:val="left" w:pos="440"/>
              <w:tab w:val="right" w:leader="dot" w:pos="8494"/>
            </w:tabs>
            <w:rPr>
              <w:ins w:id="267" w:author="Familia Valderrama A" w:date="2014-03-13T04:35:00Z"/>
              <w:del w:id="268" w:author="Sergio" w:date="2014-04-02T19:32:00Z"/>
              <w:rFonts w:asciiTheme="minorHAnsi" w:eastAsiaTheme="minorEastAsia" w:hAnsiTheme="minorHAnsi" w:cstheme="minorBidi"/>
              <w:noProof/>
              <w:sz w:val="22"/>
              <w:lang w:val="es-CO" w:eastAsia="es-CO"/>
            </w:rPr>
          </w:pPr>
          <w:ins w:id="269" w:author="Familia Valderrama A" w:date="2014-03-13T04:35:00Z">
            <w:del w:id="270" w:author="Sergio" w:date="2014-04-02T19:32:00Z">
              <w:r w:rsidRPr="004C138B" w:rsidDel="004C138B">
                <w:rPr>
                  <w:rStyle w:val="Hipervnculo"/>
                  <w:rFonts w:ascii="Arial" w:hAnsi="Arial" w:cs="Arial"/>
                  <w:noProof/>
                  <w:lang w:val="es-ES_tradnl"/>
                </w:rPr>
                <w:delText>4</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Lista de Figuras</w:delText>
              </w:r>
              <w:r w:rsidDel="004C138B">
                <w:rPr>
                  <w:noProof/>
                  <w:webHidden/>
                </w:rPr>
                <w:tab/>
              </w:r>
            </w:del>
          </w:ins>
          <w:ins w:id="271" w:author="Estudiante" w:date="2014-04-01T16:48:00Z">
            <w:del w:id="272" w:author="Sergio" w:date="2014-04-02T19:32:00Z">
              <w:r w:rsidR="000910A8" w:rsidDel="004C138B">
                <w:rPr>
                  <w:noProof/>
                  <w:webHidden/>
                </w:rPr>
                <w:delText>7</w:delText>
              </w:r>
            </w:del>
          </w:ins>
        </w:p>
        <w:p w:rsidR="00FE6618" w:rsidDel="004C138B" w:rsidRDefault="00FE6618">
          <w:pPr>
            <w:pStyle w:val="TDC1"/>
            <w:tabs>
              <w:tab w:val="left" w:pos="440"/>
              <w:tab w:val="right" w:leader="dot" w:pos="8494"/>
            </w:tabs>
            <w:rPr>
              <w:ins w:id="273" w:author="Familia Valderrama A" w:date="2014-03-13T04:35:00Z"/>
              <w:del w:id="274" w:author="Sergio" w:date="2014-04-02T19:32:00Z"/>
              <w:rFonts w:asciiTheme="minorHAnsi" w:eastAsiaTheme="minorEastAsia" w:hAnsiTheme="minorHAnsi" w:cstheme="minorBidi"/>
              <w:noProof/>
              <w:sz w:val="22"/>
              <w:lang w:val="es-CO" w:eastAsia="es-CO"/>
            </w:rPr>
          </w:pPr>
          <w:ins w:id="275" w:author="Familia Valderrama A" w:date="2014-03-13T04:35:00Z">
            <w:del w:id="276" w:author="Sergio" w:date="2014-04-02T19:32:00Z">
              <w:r w:rsidRPr="004C138B" w:rsidDel="004C138B">
                <w:rPr>
                  <w:rStyle w:val="Hipervnculo"/>
                  <w:rFonts w:ascii="Arial" w:hAnsi="Arial" w:cs="Arial"/>
                  <w:noProof/>
                  <w:lang w:val="es-ES_tradnl"/>
                </w:rPr>
                <w:delText>5</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Lista de Tablas</w:delText>
              </w:r>
              <w:r w:rsidDel="004C138B">
                <w:rPr>
                  <w:noProof/>
                  <w:webHidden/>
                </w:rPr>
                <w:tab/>
              </w:r>
            </w:del>
          </w:ins>
          <w:ins w:id="277" w:author="Estudiante" w:date="2014-04-01T16:48:00Z">
            <w:del w:id="278" w:author="Sergio" w:date="2014-04-02T19:32:00Z">
              <w:r w:rsidR="000910A8" w:rsidDel="004C138B">
                <w:rPr>
                  <w:noProof/>
                  <w:webHidden/>
                </w:rPr>
                <w:delText>8</w:delText>
              </w:r>
            </w:del>
          </w:ins>
        </w:p>
        <w:p w:rsidR="00FE6618" w:rsidDel="004C138B" w:rsidRDefault="00FE6618">
          <w:pPr>
            <w:pStyle w:val="TDC1"/>
            <w:tabs>
              <w:tab w:val="left" w:pos="440"/>
              <w:tab w:val="right" w:leader="dot" w:pos="8494"/>
            </w:tabs>
            <w:rPr>
              <w:ins w:id="279" w:author="Familia Valderrama A" w:date="2014-03-13T04:35:00Z"/>
              <w:del w:id="280" w:author="Sergio" w:date="2014-04-02T19:32:00Z"/>
              <w:rFonts w:asciiTheme="minorHAnsi" w:eastAsiaTheme="minorEastAsia" w:hAnsiTheme="minorHAnsi" w:cstheme="minorBidi"/>
              <w:noProof/>
              <w:sz w:val="22"/>
              <w:lang w:val="es-CO" w:eastAsia="es-CO"/>
            </w:rPr>
          </w:pPr>
          <w:ins w:id="281" w:author="Familia Valderrama A" w:date="2014-03-13T04:35:00Z">
            <w:del w:id="282" w:author="Sergio" w:date="2014-04-02T19:32:00Z">
              <w:r w:rsidRPr="004C138B" w:rsidDel="004C138B">
                <w:rPr>
                  <w:rStyle w:val="Hipervnculo"/>
                  <w:rFonts w:ascii="Arial" w:hAnsi="Arial" w:cs="Arial"/>
                  <w:noProof/>
                  <w:lang w:val="es-ES_tradnl"/>
                </w:rPr>
                <w:delText>6</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Vista General del Proyecto</w:delText>
              </w:r>
              <w:r w:rsidDel="004C138B">
                <w:rPr>
                  <w:noProof/>
                  <w:webHidden/>
                </w:rPr>
                <w:tab/>
              </w:r>
            </w:del>
          </w:ins>
          <w:ins w:id="283" w:author="Estudiante" w:date="2014-04-01T16:48:00Z">
            <w:del w:id="284" w:author="Sergio" w:date="2014-04-02T19:32:00Z">
              <w:r w:rsidR="000910A8" w:rsidDel="004C138B">
                <w:rPr>
                  <w:noProof/>
                  <w:webHidden/>
                </w:rPr>
                <w:delText>9</w:delText>
              </w:r>
            </w:del>
          </w:ins>
        </w:p>
        <w:p w:rsidR="00FE6618" w:rsidDel="004C138B" w:rsidRDefault="00FE6618">
          <w:pPr>
            <w:pStyle w:val="TDC2"/>
            <w:tabs>
              <w:tab w:val="left" w:pos="880"/>
              <w:tab w:val="right" w:leader="dot" w:pos="8494"/>
            </w:tabs>
            <w:rPr>
              <w:ins w:id="285" w:author="Familia Valderrama A" w:date="2014-03-13T04:35:00Z"/>
              <w:del w:id="286" w:author="Sergio" w:date="2014-04-02T19:32:00Z"/>
              <w:rFonts w:asciiTheme="minorHAnsi" w:eastAsiaTheme="minorEastAsia" w:hAnsiTheme="minorHAnsi" w:cstheme="minorBidi"/>
              <w:noProof/>
              <w:sz w:val="22"/>
              <w:lang w:val="es-CO" w:eastAsia="es-CO"/>
            </w:rPr>
          </w:pPr>
          <w:ins w:id="287" w:author="Familia Valderrama A" w:date="2014-03-13T04:35:00Z">
            <w:del w:id="288" w:author="Sergio" w:date="2014-04-02T19:32:00Z">
              <w:r w:rsidRPr="004C138B" w:rsidDel="004C138B">
                <w:rPr>
                  <w:rStyle w:val="Hipervnculo"/>
                  <w:rFonts w:ascii="Arial" w:hAnsi="Arial" w:cs="Arial"/>
                  <w:noProof/>
                  <w:lang w:val="es-ES_tradnl"/>
                </w:rPr>
                <w:delText>6.1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Visión del Producto</w:delText>
              </w:r>
              <w:r w:rsidDel="004C138B">
                <w:rPr>
                  <w:noProof/>
                  <w:webHidden/>
                </w:rPr>
                <w:tab/>
              </w:r>
            </w:del>
          </w:ins>
          <w:ins w:id="289" w:author="Estudiante" w:date="2014-04-01T16:48:00Z">
            <w:del w:id="290" w:author="Sergio" w:date="2014-04-02T19:32:00Z">
              <w:r w:rsidR="000910A8" w:rsidDel="004C138B">
                <w:rPr>
                  <w:noProof/>
                  <w:webHidden/>
                </w:rPr>
                <w:delText>9</w:delText>
              </w:r>
            </w:del>
          </w:ins>
        </w:p>
        <w:p w:rsidR="00FE6618" w:rsidDel="004C138B" w:rsidRDefault="00FE6618">
          <w:pPr>
            <w:pStyle w:val="TDC2"/>
            <w:tabs>
              <w:tab w:val="left" w:pos="880"/>
              <w:tab w:val="right" w:leader="dot" w:pos="8494"/>
            </w:tabs>
            <w:rPr>
              <w:ins w:id="291" w:author="Familia Valderrama A" w:date="2014-03-13T04:35:00Z"/>
              <w:del w:id="292" w:author="Sergio" w:date="2014-04-02T19:32:00Z"/>
              <w:rFonts w:asciiTheme="minorHAnsi" w:eastAsiaTheme="minorEastAsia" w:hAnsiTheme="minorHAnsi" w:cstheme="minorBidi"/>
              <w:noProof/>
              <w:sz w:val="22"/>
              <w:lang w:val="es-CO" w:eastAsia="es-CO"/>
            </w:rPr>
          </w:pPr>
          <w:ins w:id="293" w:author="Familia Valderrama A" w:date="2014-03-13T04:35:00Z">
            <w:del w:id="294" w:author="Sergio" w:date="2014-04-02T19:32:00Z">
              <w:r w:rsidRPr="004C138B" w:rsidDel="004C138B">
                <w:rPr>
                  <w:rStyle w:val="Hipervnculo"/>
                  <w:rFonts w:ascii="Arial" w:hAnsi="Arial" w:cs="Arial"/>
                  <w:noProof/>
                  <w:lang w:val="es-ES_tradnl"/>
                </w:rPr>
                <w:delText>6.2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Propósito, Alcance y Objetivos</w:delText>
              </w:r>
              <w:r w:rsidDel="004C138B">
                <w:rPr>
                  <w:noProof/>
                  <w:webHidden/>
                </w:rPr>
                <w:tab/>
              </w:r>
            </w:del>
          </w:ins>
          <w:ins w:id="295" w:author="Estudiante" w:date="2014-04-01T16:48:00Z">
            <w:del w:id="296" w:author="Sergio" w:date="2014-04-02T19:32:00Z">
              <w:r w:rsidR="000910A8" w:rsidDel="004C138B">
                <w:rPr>
                  <w:noProof/>
                  <w:webHidden/>
                </w:rPr>
                <w:delText>9</w:delText>
              </w:r>
            </w:del>
          </w:ins>
        </w:p>
        <w:p w:rsidR="00FE6618" w:rsidDel="004C138B" w:rsidRDefault="00FE6618">
          <w:pPr>
            <w:pStyle w:val="TDC3"/>
            <w:tabs>
              <w:tab w:val="left" w:pos="1320"/>
              <w:tab w:val="right" w:leader="dot" w:pos="8494"/>
            </w:tabs>
            <w:rPr>
              <w:ins w:id="297" w:author="Familia Valderrama A" w:date="2014-03-13T04:35:00Z"/>
              <w:del w:id="298" w:author="Sergio" w:date="2014-04-02T19:32:00Z"/>
              <w:rFonts w:asciiTheme="minorHAnsi" w:eastAsiaTheme="minorEastAsia" w:hAnsiTheme="minorHAnsi" w:cstheme="minorBidi"/>
              <w:noProof/>
              <w:sz w:val="22"/>
              <w:lang w:val="es-CO" w:eastAsia="es-CO"/>
            </w:rPr>
          </w:pPr>
          <w:ins w:id="299" w:author="Familia Valderrama A" w:date="2014-03-13T04:35:00Z">
            <w:del w:id="300" w:author="Sergio" w:date="2014-04-02T19:32:00Z">
              <w:r w:rsidRPr="004C138B" w:rsidDel="004C138B">
                <w:rPr>
                  <w:rStyle w:val="Hipervnculo"/>
                  <w:rFonts w:ascii="Arial" w:hAnsi="Arial" w:cs="Arial"/>
                  <w:noProof/>
                  <w:lang w:val="es-CO"/>
                </w:rPr>
                <w:delText>6.2.3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CO"/>
                </w:rPr>
                <w:delText>Objetivos</w:delText>
              </w:r>
              <w:r w:rsidDel="004C138B">
                <w:rPr>
                  <w:noProof/>
                  <w:webHidden/>
                </w:rPr>
                <w:tab/>
              </w:r>
            </w:del>
          </w:ins>
          <w:ins w:id="301" w:author="Estudiante" w:date="2014-04-01T16:48:00Z">
            <w:del w:id="302" w:author="Sergio" w:date="2014-04-02T19:32:00Z">
              <w:r w:rsidR="000910A8" w:rsidDel="004C138B">
                <w:rPr>
                  <w:noProof/>
                  <w:webHidden/>
                </w:rPr>
                <w:delText>10</w:delText>
              </w:r>
            </w:del>
          </w:ins>
        </w:p>
        <w:p w:rsidR="00FE6618" w:rsidDel="004C138B" w:rsidRDefault="00FE6618">
          <w:pPr>
            <w:pStyle w:val="TDC2"/>
            <w:tabs>
              <w:tab w:val="left" w:pos="880"/>
              <w:tab w:val="right" w:leader="dot" w:pos="8494"/>
            </w:tabs>
            <w:rPr>
              <w:ins w:id="303" w:author="Familia Valderrama A" w:date="2014-03-13T04:35:00Z"/>
              <w:del w:id="304" w:author="Sergio" w:date="2014-04-02T19:32:00Z"/>
              <w:rFonts w:asciiTheme="minorHAnsi" w:eastAsiaTheme="minorEastAsia" w:hAnsiTheme="minorHAnsi" w:cstheme="minorBidi"/>
              <w:noProof/>
              <w:sz w:val="22"/>
              <w:lang w:val="es-CO" w:eastAsia="es-CO"/>
            </w:rPr>
          </w:pPr>
          <w:ins w:id="305" w:author="Familia Valderrama A" w:date="2014-03-13T04:35:00Z">
            <w:del w:id="306" w:author="Sergio" w:date="2014-04-02T19:32:00Z">
              <w:r w:rsidRPr="004C138B" w:rsidDel="004C138B">
                <w:rPr>
                  <w:rStyle w:val="Hipervnculo"/>
                  <w:rFonts w:ascii="Arial" w:hAnsi="Arial" w:cs="Arial"/>
                  <w:noProof/>
                  <w:lang w:val="es-ES_tradnl"/>
                </w:rPr>
                <w:delText>6.3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Supuestos y Restricciones</w:delText>
              </w:r>
              <w:r w:rsidRPr="004C138B" w:rsidDel="004C138B">
                <w:rPr>
                  <w:rStyle w:val="Hipervnculo"/>
                  <w:rFonts w:ascii="Arial" w:hAnsi="Arial" w:cs="Arial"/>
                  <w:noProof/>
                  <w:lang w:val="es-CO"/>
                </w:rPr>
                <w:delText xml:space="preserve"> [2]</w:delText>
              </w:r>
              <w:r w:rsidDel="004C138B">
                <w:rPr>
                  <w:noProof/>
                  <w:webHidden/>
                </w:rPr>
                <w:tab/>
              </w:r>
            </w:del>
          </w:ins>
          <w:ins w:id="307" w:author="Estudiante" w:date="2014-04-01T16:48:00Z">
            <w:del w:id="308" w:author="Sergio" w:date="2014-04-02T19:32:00Z">
              <w:r w:rsidR="000910A8" w:rsidDel="004C138B">
                <w:rPr>
                  <w:noProof/>
                  <w:webHidden/>
                </w:rPr>
                <w:delText>10</w:delText>
              </w:r>
            </w:del>
          </w:ins>
        </w:p>
        <w:p w:rsidR="00FE6618" w:rsidDel="004C138B" w:rsidRDefault="00FE6618">
          <w:pPr>
            <w:pStyle w:val="TDC2"/>
            <w:tabs>
              <w:tab w:val="left" w:pos="880"/>
              <w:tab w:val="right" w:leader="dot" w:pos="8494"/>
            </w:tabs>
            <w:rPr>
              <w:ins w:id="309" w:author="Familia Valderrama A" w:date="2014-03-13T04:35:00Z"/>
              <w:del w:id="310" w:author="Sergio" w:date="2014-04-02T19:32:00Z"/>
              <w:rFonts w:asciiTheme="minorHAnsi" w:eastAsiaTheme="minorEastAsia" w:hAnsiTheme="minorHAnsi" w:cstheme="minorBidi"/>
              <w:noProof/>
              <w:sz w:val="22"/>
              <w:lang w:val="es-CO" w:eastAsia="es-CO"/>
            </w:rPr>
          </w:pPr>
          <w:ins w:id="311" w:author="Familia Valderrama A" w:date="2014-03-13T04:35:00Z">
            <w:del w:id="312" w:author="Sergio" w:date="2014-04-02T19:32:00Z">
              <w:r w:rsidRPr="004C138B" w:rsidDel="004C138B">
                <w:rPr>
                  <w:rStyle w:val="Hipervnculo"/>
                  <w:rFonts w:ascii="Arial" w:hAnsi="Arial" w:cs="Arial"/>
                  <w:noProof/>
                  <w:lang w:val="es-ES_tradnl"/>
                </w:rPr>
                <w:delText>6.4</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Entregables</w:delText>
              </w:r>
              <w:r w:rsidDel="004C138B">
                <w:rPr>
                  <w:noProof/>
                  <w:webHidden/>
                </w:rPr>
                <w:tab/>
              </w:r>
            </w:del>
          </w:ins>
          <w:ins w:id="313" w:author="Estudiante" w:date="2014-04-01T16:48:00Z">
            <w:del w:id="314" w:author="Sergio" w:date="2014-04-02T19:32:00Z">
              <w:r w:rsidR="000910A8" w:rsidDel="004C138B">
                <w:rPr>
                  <w:noProof/>
                  <w:webHidden/>
                </w:rPr>
                <w:delText>12</w:delText>
              </w:r>
            </w:del>
          </w:ins>
        </w:p>
        <w:p w:rsidR="00FE6618" w:rsidDel="004C138B" w:rsidRDefault="00FE6618">
          <w:pPr>
            <w:pStyle w:val="TDC2"/>
            <w:tabs>
              <w:tab w:val="left" w:pos="880"/>
              <w:tab w:val="right" w:leader="dot" w:pos="8494"/>
            </w:tabs>
            <w:rPr>
              <w:ins w:id="315" w:author="Familia Valderrama A" w:date="2014-03-13T04:35:00Z"/>
              <w:del w:id="316" w:author="Sergio" w:date="2014-04-02T19:32:00Z"/>
              <w:rFonts w:asciiTheme="minorHAnsi" w:eastAsiaTheme="minorEastAsia" w:hAnsiTheme="minorHAnsi" w:cstheme="minorBidi"/>
              <w:noProof/>
              <w:sz w:val="22"/>
              <w:lang w:val="es-CO" w:eastAsia="es-CO"/>
            </w:rPr>
          </w:pPr>
          <w:ins w:id="317" w:author="Familia Valderrama A" w:date="2014-03-13T04:35:00Z">
            <w:del w:id="318" w:author="Sergio" w:date="2014-04-02T19:32:00Z">
              <w:r w:rsidRPr="004C138B" w:rsidDel="004C138B">
                <w:rPr>
                  <w:rStyle w:val="Hipervnculo"/>
                  <w:rFonts w:ascii="Arial" w:hAnsi="Arial" w:cs="Arial"/>
                  <w:noProof/>
                  <w:lang w:val="es-ES_tradnl"/>
                </w:rPr>
                <w:delText>6.5</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Resumen de Calendarización y Presupuesto</w:delText>
              </w:r>
              <w:r w:rsidDel="004C138B">
                <w:rPr>
                  <w:noProof/>
                  <w:webHidden/>
                </w:rPr>
                <w:tab/>
              </w:r>
            </w:del>
          </w:ins>
          <w:ins w:id="319" w:author="Estudiante" w:date="2014-04-01T16:48:00Z">
            <w:del w:id="320" w:author="Sergio" w:date="2014-04-02T19:32:00Z">
              <w:r w:rsidR="000910A8" w:rsidDel="004C138B">
                <w:rPr>
                  <w:noProof/>
                  <w:webHidden/>
                </w:rPr>
                <w:delText>13</w:delText>
              </w:r>
            </w:del>
          </w:ins>
        </w:p>
        <w:p w:rsidR="00FE6618" w:rsidDel="004C138B" w:rsidRDefault="00FE6618">
          <w:pPr>
            <w:pStyle w:val="TDC2"/>
            <w:tabs>
              <w:tab w:val="left" w:pos="880"/>
              <w:tab w:val="right" w:leader="dot" w:pos="8494"/>
            </w:tabs>
            <w:rPr>
              <w:ins w:id="321" w:author="Familia Valderrama A" w:date="2014-03-13T04:35:00Z"/>
              <w:del w:id="322" w:author="Sergio" w:date="2014-04-02T19:32:00Z"/>
              <w:rFonts w:asciiTheme="minorHAnsi" w:eastAsiaTheme="minorEastAsia" w:hAnsiTheme="minorHAnsi" w:cstheme="minorBidi"/>
              <w:noProof/>
              <w:sz w:val="22"/>
              <w:lang w:val="es-CO" w:eastAsia="es-CO"/>
            </w:rPr>
          </w:pPr>
          <w:ins w:id="323" w:author="Familia Valderrama A" w:date="2014-03-13T04:35:00Z">
            <w:del w:id="324" w:author="Sergio" w:date="2014-04-02T19:32:00Z">
              <w:r w:rsidRPr="004C138B" w:rsidDel="004C138B">
                <w:rPr>
                  <w:rStyle w:val="Hipervnculo"/>
                  <w:rFonts w:ascii="Arial" w:hAnsi="Arial" w:cs="Arial"/>
                  <w:noProof/>
                  <w:lang w:val="es-ES_tradnl"/>
                </w:rPr>
                <w:delText>6.6</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Evolución del Plan</w:delText>
              </w:r>
              <w:r w:rsidDel="004C138B">
                <w:rPr>
                  <w:noProof/>
                  <w:webHidden/>
                </w:rPr>
                <w:tab/>
              </w:r>
            </w:del>
          </w:ins>
          <w:ins w:id="325" w:author="Estudiante" w:date="2014-04-01T16:48:00Z">
            <w:del w:id="326" w:author="Sergio" w:date="2014-04-02T19:32:00Z">
              <w:r w:rsidR="000910A8" w:rsidDel="004C138B">
                <w:rPr>
                  <w:noProof/>
                  <w:webHidden/>
                </w:rPr>
                <w:delText>13</w:delText>
              </w:r>
            </w:del>
          </w:ins>
        </w:p>
        <w:p w:rsidR="00FE6618" w:rsidDel="004C138B" w:rsidRDefault="00FE6618">
          <w:pPr>
            <w:pStyle w:val="TDC1"/>
            <w:tabs>
              <w:tab w:val="left" w:pos="440"/>
              <w:tab w:val="right" w:leader="dot" w:pos="8494"/>
            </w:tabs>
            <w:rPr>
              <w:ins w:id="327" w:author="Familia Valderrama A" w:date="2014-03-13T04:35:00Z"/>
              <w:del w:id="328" w:author="Sergio" w:date="2014-04-02T19:32:00Z"/>
              <w:rFonts w:asciiTheme="minorHAnsi" w:eastAsiaTheme="minorEastAsia" w:hAnsiTheme="minorHAnsi" w:cstheme="minorBidi"/>
              <w:noProof/>
              <w:sz w:val="22"/>
              <w:lang w:val="es-CO" w:eastAsia="es-CO"/>
            </w:rPr>
          </w:pPr>
          <w:ins w:id="329" w:author="Familia Valderrama A" w:date="2014-03-13T04:35:00Z">
            <w:del w:id="330" w:author="Sergio" w:date="2014-04-02T19:32:00Z">
              <w:r w:rsidRPr="004C138B" w:rsidDel="004C138B">
                <w:rPr>
                  <w:rStyle w:val="Hipervnculo"/>
                  <w:rFonts w:ascii="Arial" w:hAnsi="Arial" w:cs="Arial"/>
                  <w:noProof/>
                  <w:lang w:val="es-ES_tradnl"/>
                </w:rPr>
                <w:delText>7</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Glosario</w:delText>
              </w:r>
              <w:r w:rsidDel="004C138B">
                <w:rPr>
                  <w:noProof/>
                  <w:webHidden/>
                </w:rPr>
                <w:tab/>
              </w:r>
            </w:del>
          </w:ins>
          <w:ins w:id="331" w:author="Estudiante" w:date="2014-04-01T16:48:00Z">
            <w:del w:id="332" w:author="Sergio" w:date="2014-04-02T19:32:00Z">
              <w:r w:rsidR="000910A8" w:rsidDel="004C138B">
                <w:rPr>
                  <w:noProof/>
                  <w:webHidden/>
                </w:rPr>
                <w:delText>15</w:delText>
              </w:r>
            </w:del>
          </w:ins>
        </w:p>
        <w:p w:rsidR="00FE6618" w:rsidDel="004C138B" w:rsidRDefault="00FE6618">
          <w:pPr>
            <w:pStyle w:val="TDC1"/>
            <w:tabs>
              <w:tab w:val="left" w:pos="440"/>
              <w:tab w:val="right" w:leader="dot" w:pos="8494"/>
            </w:tabs>
            <w:rPr>
              <w:ins w:id="333" w:author="Familia Valderrama A" w:date="2014-03-13T04:35:00Z"/>
              <w:del w:id="334" w:author="Sergio" w:date="2014-04-02T19:32:00Z"/>
              <w:rFonts w:asciiTheme="minorHAnsi" w:eastAsiaTheme="minorEastAsia" w:hAnsiTheme="minorHAnsi" w:cstheme="minorBidi"/>
              <w:noProof/>
              <w:sz w:val="22"/>
              <w:lang w:val="es-CO" w:eastAsia="es-CO"/>
            </w:rPr>
          </w:pPr>
          <w:ins w:id="335" w:author="Familia Valderrama A" w:date="2014-03-13T04:35:00Z">
            <w:del w:id="336" w:author="Sergio" w:date="2014-04-02T19:32:00Z">
              <w:r w:rsidRPr="004C138B" w:rsidDel="004C138B">
                <w:rPr>
                  <w:rStyle w:val="Hipervnculo"/>
                  <w:rFonts w:ascii="Arial" w:hAnsi="Arial" w:cs="Arial"/>
                  <w:noProof/>
                  <w:lang w:val="es-ES_tradnl"/>
                </w:rPr>
                <w:delText>8</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Contexto del proyecto</w:delText>
              </w:r>
              <w:r w:rsidDel="004C138B">
                <w:rPr>
                  <w:noProof/>
                  <w:webHidden/>
                </w:rPr>
                <w:tab/>
              </w:r>
            </w:del>
          </w:ins>
          <w:ins w:id="337" w:author="Estudiante" w:date="2014-04-01T16:48:00Z">
            <w:del w:id="338" w:author="Sergio" w:date="2014-04-02T19:32:00Z">
              <w:r w:rsidR="000910A8" w:rsidDel="004C138B">
                <w:rPr>
                  <w:noProof/>
                  <w:webHidden/>
                </w:rPr>
                <w:delText>17</w:delText>
              </w:r>
            </w:del>
          </w:ins>
        </w:p>
        <w:p w:rsidR="00FE6618" w:rsidDel="004C138B" w:rsidRDefault="00FE6618">
          <w:pPr>
            <w:pStyle w:val="TDC2"/>
            <w:tabs>
              <w:tab w:val="left" w:pos="880"/>
              <w:tab w:val="right" w:leader="dot" w:pos="8494"/>
            </w:tabs>
            <w:rPr>
              <w:ins w:id="339" w:author="Familia Valderrama A" w:date="2014-03-13T04:35:00Z"/>
              <w:del w:id="340" w:author="Sergio" w:date="2014-04-02T19:32:00Z"/>
              <w:rFonts w:asciiTheme="minorHAnsi" w:eastAsiaTheme="minorEastAsia" w:hAnsiTheme="minorHAnsi" w:cstheme="minorBidi"/>
              <w:noProof/>
              <w:sz w:val="22"/>
              <w:lang w:val="es-CO" w:eastAsia="es-CO"/>
            </w:rPr>
          </w:pPr>
          <w:ins w:id="341" w:author="Familia Valderrama A" w:date="2014-03-13T04:35:00Z">
            <w:del w:id="342" w:author="Sergio" w:date="2014-04-02T19:32:00Z">
              <w:r w:rsidRPr="004C138B" w:rsidDel="004C138B">
                <w:rPr>
                  <w:rStyle w:val="Hipervnculo"/>
                  <w:rFonts w:ascii="Arial" w:hAnsi="Arial" w:cs="Arial"/>
                  <w:noProof/>
                  <w:lang w:val="es-ES_tradnl"/>
                </w:rPr>
                <w:delText>8.1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Modelo de Ciclo de Vida</w:delText>
              </w:r>
              <w:r w:rsidDel="004C138B">
                <w:rPr>
                  <w:noProof/>
                  <w:webHidden/>
                </w:rPr>
                <w:tab/>
              </w:r>
            </w:del>
          </w:ins>
          <w:ins w:id="343" w:author="Estudiante" w:date="2014-04-01T16:48:00Z">
            <w:del w:id="344" w:author="Sergio" w:date="2014-04-02T19:32:00Z">
              <w:r w:rsidR="000910A8" w:rsidDel="004C138B">
                <w:rPr>
                  <w:noProof/>
                  <w:webHidden/>
                </w:rPr>
                <w:delText>17</w:delText>
              </w:r>
            </w:del>
          </w:ins>
        </w:p>
        <w:p w:rsidR="00FE6618" w:rsidDel="004C138B" w:rsidRDefault="00FE6618">
          <w:pPr>
            <w:pStyle w:val="TDC3"/>
            <w:tabs>
              <w:tab w:val="left" w:pos="1320"/>
              <w:tab w:val="right" w:leader="dot" w:pos="8494"/>
            </w:tabs>
            <w:rPr>
              <w:ins w:id="345" w:author="Familia Valderrama A" w:date="2014-03-13T04:35:00Z"/>
              <w:del w:id="346" w:author="Sergio" w:date="2014-04-02T19:32:00Z"/>
              <w:rFonts w:asciiTheme="minorHAnsi" w:eastAsiaTheme="minorEastAsia" w:hAnsiTheme="minorHAnsi" w:cstheme="minorBidi"/>
              <w:noProof/>
              <w:sz w:val="22"/>
              <w:lang w:val="es-CO" w:eastAsia="es-CO"/>
            </w:rPr>
          </w:pPr>
          <w:ins w:id="347" w:author="Familia Valderrama A" w:date="2014-03-13T04:35:00Z">
            <w:del w:id="348" w:author="Sergio" w:date="2014-04-02T19:32:00Z">
              <w:r w:rsidRPr="004C138B" w:rsidDel="004C138B">
                <w:rPr>
                  <w:rStyle w:val="Hipervnculo"/>
                  <w:rFonts w:ascii="Arial" w:hAnsi="Arial" w:cs="Arial"/>
                  <w:noProof/>
                </w:rPr>
                <w:delText>8.1.1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rPr>
                <w:delText>Especificación Ciclo de Vida</w:delText>
              </w:r>
              <w:r w:rsidDel="004C138B">
                <w:rPr>
                  <w:noProof/>
                  <w:webHidden/>
                </w:rPr>
                <w:tab/>
              </w:r>
            </w:del>
          </w:ins>
          <w:ins w:id="349" w:author="Estudiante" w:date="2014-04-01T16:48:00Z">
            <w:del w:id="350" w:author="Sergio" w:date="2014-04-02T19:32:00Z">
              <w:r w:rsidR="000910A8" w:rsidDel="004C138B">
                <w:rPr>
                  <w:noProof/>
                  <w:webHidden/>
                </w:rPr>
                <w:delText>21</w:delText>
              </w:r>
            </w:del>
          </w:ins>
        </w:p>
        <w:p w:rsidR="00FE6618" w:rsidDel="004C138B" w:rsidRDefault="00FE6618">
          <w:pPr>
            <w:pStyle w:val="TDC3"/>
            <w:tabs>
              <w:tab w:val="left" w:pos="1320"/>
              <w:tab w:val="right" w:leader="dot" w:pos="8494"/>
            </w:tabs>
            <w:rPr>
              <w:ins w:id="351" w:author="Familia Valderrama A" w:date="2014-03-13T04:35:00Z"/>
              <w:del w:id="352" w:author="Sergio" w:date="2014-04-02T19:32:00Z"/>
              <w:rFonts w:asciiTheme="minorHAnsi" w:eastAsiaTheme="minorEastAsia" w:hAnsiTheme="minorHAnsi" w:cstheme="minorBidi"/>
              <w:noProof/>
              <w:sz w:val="22"/>
              <w:lang w:val="es-CO" w:eastAsia="es-CO"/>
            </w:rPr>
          </w:pPr>
          <w:ins w:id="353" w:author="Familia Valderrama A" w:date="2014-03-13T04:35:00Z">
            <w:del w:id="354" w:author="Sergio" w:date="2014-04-02T19:32:00Z">
              <w:r w:rsidRPr="004C138B" w:rsidDel="004C138B">
                <w:rPr>
                  <w:rStyle w:val="Hipervnculo"/>
                  <w:rFonts w:ascii="Arial" w:hAnsi="Arial" w:cs="Arial"/>
                  <w:noProof/>
                  <w:lang w:val="es-ES_tradnl"/>
                </w:rPr>
                <w:delText>8.1.2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Análisis de Alternativas y Justificación</w:delText>
              </w:r>
              <w:r w:rsidDel="004C138B">
                <w:rPr>
                  <w:noProof/>
                  <w:webHidden/>
                </w:rPr>
                <w:tab/>
              </w:r>
            </w:del>
          </w:ins>
          <w:ins w:id="355" w:author="Estudiante" w:date="2014-04-01T16:48:00Z">
            <w:del w:id="356" w:author="Sergio" w:date="2014-04-02T19:32:00Z">
              <w:r w:rsidR="000910A8" w:rsidDel="004C138B">
                <w:rPr>
                  <w:noProof/>
                  <w:webHidden/>
                </w:rPr>
                <w:delText>22</w:delText>
              </w:r>
            </w:del>
          </w:ins>
        </w:p>
        <w:p w:rsidR="00FE6618" w:rsidDel="004C138B" w:rsidRDefault="00FE6618">
          <w:pPr>
            <w:pStyle w:val="TDC2"/>
            <w:tabs>
              <w:tab w:val="left" w:pos="880"/>
              <w:tab w:val="right" w:leader="dot" w:pos="8494"/>
            </w:tabs>
            <w:rPr>
              <w:ins w:id="357" w:author="Familia Valderrama A" w:date="2014-03-13T04:35:00Z"/>
              <w:del w:id="358" w:author="Sergio" w:date="2014-04-02T19:32:00Z"/>
              <w:rFonts w:asciiTheme="minorHAnsi" w:eastAsiaTheme="minorEastAsia" w:hAnsiTheme="minorHAnsi" w:cstheme="minorBidi"/>
              <w:noProof/>
              <w:sz w:val="22"/>
              <w:lang w:val="es-CO" w:eastAsia="es-CO"/>
            </w:rPr>
          </w:pPr>
          <w:ins w:id="359" w:author="Familia Valderrama A" w:date="2014-03-13T04:35:00Z">
            <w:del w:id="360" w:author="Sergio" w:date="2014-04-02T19:32:00Z">
              <w:r w:rsidRPr="004C138B" w:rsidDel="004C138B">
                <w:rPr>
                  <w:rStyle w:val="Hipervnculo"/>
                  <w:rFonts w:ascii="Arial" w:hAnsi="Arial" w:cs="Arial"/>
                  <w:noProof/>
                  <w:lang w:val="es-ES_tradnl"/>
                </w:rPr>
                <w:delText>8.2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Lenguajes y Herramientas</w:delText>
              </w:r>
              <w:r w:rsidDel="004C138B">
                <w:rPr>
                  <w:noProof/>
                  <w:webHidden/>
                </w:rPr>
                <w:tab/>
              </w:r>
            </w:del>
          </w:ins>
          <w:ins w:id="361" w:author="Estudiante" w:date="2014-04-01T16:48:00Z">
            <w:del w:id="362" w:author="Sergio" w:date="2014-04-02T19:32:00Z">
              <w:r w:rsidR="000910A8" w:rsidDel="004C138B">
                <w:rPr>
                  <w:noProof/>
                  <w:webHidden/>
                </w:rPr>
                <w:delText>24</w:delText>
              </w:r>
            </w:del>
          </w:ins>
        </w:p>
        <w:p w:rsidR="00FE6618" w:rsidDel="004C138B" w:rsidRDefault="00FE6618">
          <w:pPr>
            <w:pStyle w:val="TDC3"/>
            <w:tabs>
              <w:tab w:val="left" w:pos="1320"/>
              <w:tab w:val="right" w:leader="dot" w:pos="8494"/>
            </w:tabs>
            <w:rPr>
              <w:ins w:id="363" w:author="Familia Valderrama A" w:date="2014-03-13T04:35:00Z"/>
              <w:del w:id="364" w:author="Sergio" w:date="2014-04-02T19:32:00Z"/>
              <w:rFonts w:asciiTheme="minorHAnsi" w:eastAsiaTheme="minorEastAsia" w:hAnsiTheme="minorHAnsi" w:cstheme="minorBidi"/>
              <w:noProof/>
              <w:sz w:val="22"/>
              <w:lang w:val="es-CO" w:eastAsia="es-CO"/>
            </w:rPr>
          </w:pPr>
          <w:ins w:id="365" w:author="Familia Valderrama A" w:date="2014-03-13T04:35:00Z">
            <w:del w:id="366" w:author="Sergio" w:date="2014-04-02T19:32:00Z">
              <w:r w:rsidRPr="004C138B" w:rsidDel="004C138B">
                <w:rPr>
                  <w:rStyle w:val="Hipervnculo"/>
                  <w:rFonts w:ascii="Arial" w:hAnsi="Arial" w:cs="Arial"/>
                  <w:noProof/>
                  <w:lang w:val="es-ES_tradnl"/>
                </w:rPr>
                <w:delText>8.2.1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Análisis de Alternativas y Justificación</w:delText>
              </w:r>
              <w:r w:rsidDel="004C138B">
                <w:rPr>
                  <w:noProof/>
                  <w:webHidden/>
                </w:rPr>
                <w:tab/>
              </w:r>
            </w:del>
          </w:ins>
          <w:ins w:id="367" w:author="Estudiante" w:date="2014-04-01T16:48:00Z">
            <w:del w:id="368" w:author="Sergio" w:date="2014-04-02T19:32:00Z">
              <w:r w:rsidR="000910A8" w:rsidDel="004C138B">
                <w:rPr>
                  <w:noProof/>
                  <w:webHidden/>
                </w:rPr>
                <w:delText>26</w:delText>
              </w:r>
            </w:del>
          </w:ins>
        </w:p>
        <w:p w:rsidR="00FE6618" w:rsidDel="004C138B" w:rsidRDefault="00FE6618">
          <w:pPr>
            <w:pStyle w:val="TDC2"/>
            <w:tabs>
              <w:tab w:val="left" w:pos="880"/>
              <w:tab w:val="right" w:leader="dot" w:pos="8494"/>
            </w:tabs>
            <w:rPr>
              <w:ins w:id="369" w:author="Familia Valderrama A" w:date="2014-03-13T04:35:00Z"/>
              <w:del w:id="370" w:author="Sergio" w:date="2014-04-02T19:32:00Z"/>
              <w:rFonts w:asciiTheme="minorHAnsi" w:eastAsiaTheme="minorEastAsia" w:hAnsiTheme="minorHAnsi" w:cstheme="minorBidi"/>
              <w:noProof/>
              <w:sz w:val="22"/>
              <w:lang w:val="es-CO" w:eastAsia="es-CO"/>
            </w:rPr>
          </w:pPr>
          <w:ins w:id="371" w:author="Familia Valderrama A" w:date="2014-03-13T04:35:00Z">
            <w:del w:id="372" w:author="Sergio" w:date="2014-04-02T19:32:00Z">
              <w:r w:rsidRPr="004C138B" w:rsidDel="004C138B">
                <w:rPr>
                  <w:rStyle w:val="Hipervnculo"/>
                  <w:rFonts w:ascii="Arial" w:hAnsi="Arial" w:cs="Arial"/>
                  <w:noProof/>
                  <w:lang w:val="es-ES_tradnl"/>
                </w:rPr>
                <w:delText>8.3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Plan de Aceptación del Producto</w:delText>
              </w:r>
              <w:r w:rsidDel="004C138B">
                <w:rPr>
                  <w:noProof/>
                  <w:webHidden/>
                </w:rPr>
                <w:tab/>
              </w:r>
            </w:del>
          </w:ins>
          <w:ins w:id="373" w:author="Estudiante" w:date="2014-04-01T16:48:00Z">
            <w:del w:id="374" w:author="Sergio" w:date="2014-04-02T19:32:00Z">
              <w:r w:rsidR="000910A8" w:rsidDel="004C138B">
                <w:rPr>
                  <w:noProof/>
                  <w:webHidden/>
                </w:rPr>
                <w:delText>28</w:delText>
              </w:r>
            </w:del>
          </w:ins>
        </w:p>
        <w:p w:rsidR="00FE6618" w:rsidDel="004C138B" w:rsidRDefault="00FE6618">
          <w:pPr>
            <w:pStyle w:val="TDC2"/>
            <w:tabs>
              <w:tab w:val="left" w:pos="880"/>
              <w:tab w:val="right" w:leader="dot" w:pos="8494"/>
            </w:tabs>
            <w:rPr>
              <w:ins w:id="375" w:author="Familia Valderrama A" w:date="2014-03-13T04:35:00Z"/>
              <w:del w:id="376" w:author="Sergio" w:date="2014-04-02T19:32:00Z"/>
              <w:rFonts w:asciiTheme="minorHAnsi" w:eastAsiaTheme="minorEastAsia" w:hAnsiTheme="minorHAnsi" w:cstheme="minorBidi"/>
              <w:noProof/>
              <w:sz w:val="22"/>
              <w:lang w:val="es-CO" w:eastAsia="es-CO"/>
            </w:rPr>
          </w:pPr>
          <w:ins w:id="377" w:author="Familia Valderrama A" w:date="2014-03-13T04:35:00Z">
            <w:del w:id="378" w:author="Sergio" w:date="2014-04-02T19:32:00Z">
              <w:r w:rsidRPr="004C138B" w:rsidDel="004C138B">
                <w:rPr>
                  <w:rStyle w:val="Hipervnculo"/>
                  <w:rFonts w:ascii="Arial" w:hAnsi="Arial" w:cs="Arial"/>
                  <w:noProof/>
                  <w:lang w:val="es-ES_tradnl"/>
                </w:rPr>
                <w:delText>8.4</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Organización del Proyecto y Comunicación</w:delText>
              </w:r>
              <w:r w:rsidDel="004C138B">
                <w:rPr>
                  <w:noProof/>
                  <w:webHidden/>
                </w:rPr>
                <w:tab/>
              </w:r>
            </w:del>
          </w:ins>
          <w:ins w:id="379" w:author="Estudiante" w:date="2014-04-01T16:48:00Z">
            <w:del w:id="380" w:author="Sergio" w:date="2014-04-02T19:32:00Z">
              <w:r w:rsidR="000910A8" w:rsidDel="004C138B">
                <w:rPr>
                  <w:noProof/>
                  <w:webHidden/>
                </w:rPr>
                <w:delText>30</w:delText>
              </w:r>
            </w:del>
          </w:ins>
        </w:p>
        <w:p w:rsidR="00FE6618" w:rsidDel="004C138B" w:rsidRDefault="00FE6618">
          <w:pPr>
            <w:pStyle w:val="TDC3"/>
            <w:tabs>
              <w:tab w:val="left" w:pos="880"/>
              <w:tab w:val="right" w:leader="dot" w:pos="8494"/>
            </w:tabs>
            <w:rPr>
              <w:ins w:id="381" w:author="Familia Valderrama A" w:date="2014-03-13T04:35:00Z"/>
              <w:del w:id="382" w:author="Sergio" w:date="2014-04-02T19:32:00Z"/>
              <w:rFonts w:asciiTheme="minorHAnsi" w:eastAsiaTheme="minorEastAsia" w:hAnsiTheme="minorHAnsi" w:cstheme="minorBidi"/>
              <w:noProof/>
              <w:sz w:val="22"/>
              <w:lang w:val="es-CO" w:eastAsia="es-CO"/>
            </w:rPr>
          </w:pPr>
          <w:ins w:id="383" w:author="Familia Valderrama A" w:date="2014-03-13T04:35:00Z">
            <w:del w:id="384" w:author="Sergio" w:date="2014-04-02T19:32:00Z">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Interfaces Externas</w:delText>
              </w:r>
              <w:r w:rsidDel="004C138B">
                <w:rPr>
                  <w:noProof/>
                  <w:webHidden/>
                </w:rPr>
                <w:tab/>
              </w:r>
            </w:del>
          </w:ins>
          <w:ins w:id="385" w:author="Estudiante" w:date="2014-04-01T16:48:00Z">
            <w:del w:id="386" w:author="Sergio" w:date="2014-04-02T19:32:00Z">
              <w:r w:rsidR="000910A8" w:rsidDel="004C138B">
                <w:rPr>
                  <w:noProof/>
                  <w:webHidden/>
                </w:rPr>
                <w:delText>30</w:delText>
              </w:r>
            </w:del>
          </w:ins>
        </w:p>
        <w:p w:rsidR="00FE6618" w:rsidDel="004C138B" w:rsidRDefault="00FE6618">
          <w:pPr>
            <w:pStyle w:val="TDC3"/>
            <w:tabs>
              <w:tab w:val="right" w:leader="dot" w:pos="8494"/>
            </w:tabs>
            <w:rPr>
              <w:ins w:id="387" w:author="Familia Valderrama A" w:date="2014-03-13T04:35:00Z"/>
              <w:del w:id="388" w:author="Sergio" w:date="2014-04-02T19:32:00Z"/>
              <w:rFonts w:asciiTheme="minorHAnsi" w:eastAsiaTheme="minorEastAsia" w:hAnsiTheme="minorHAnsi" w:cstheme="minorBidi"/>
              <w:noProof/>
              <w:sz w:val="22"/>
              <w:lang w:val="es-CO" w:eastAsia="es-CO"/>
            </w:rPr>
          </w:pPr>
          <w:ins w:id="389" w:author="Familia Valderrama A" w:date="2014-03-13T04:35:00Z">
            <w:del w:id="390" w:author="Sergio" w:date="2014-04-02T19:32:00Z">
              <w:r w:rsidRPr="004C138B" w:rsidDel="004C138B">
                <w:rPr>
                  <w:rStyle w:val="Hipervnculo"/>
                  <w:rFonts w:ascii="Arial" w:hAnsi="Arial" w:cs="Arial"/>
                  <w:noProof/>
                  <w:lang w:val="es-ES_tradnl"/>
                </w:rPr>
                <w:delText>8.4.1</w:delText>
              </w:r>
              <w:r w:rsidDel="004C138B">
                <w:rPr>
                  <w:noProof/>
                  <w:webHidden/>
                </w:rPr>
                <w:tab/>
              </w:r>
            </w:del>
          </w:ins>
          <w:ins w:id="391" w:author="Estudiante" w:date="2014-04-01T16:48:00Z">
            <w:del w:id="392" w:author="Sergio" w:date="2014-04-02T19:32:00Z">
              <w:r w:rsidR="000910A8" w:rsidDel="004C138B">
                <w:rPr>
                  <w:noProof/>
                  <w:webHidden/>
                </w:rPr>
                <w:delText>30</w:delText>
              </w:r>
            </w:del>
          </w:ins>
        </w:p>
        <w:p w:rsidR="00FE6618" w:rsidDel="004C138B" w:rsidRDefault="00FE6618">
          <w:pPr>
            <w:pStyle w:val="TDC3"/>
            <w:tabs>
              <w:tab w:val="left" w:pos="1320"/>
              <w:tab w:val="right" w:leader="dot" w:pos="8494"/>
            </w:tabs>
            <w:rPr>
              <w:ins w:id="393" w:author="Familia Valderrama A" w:date="2014-03-13T04:35:00Z"/>
              <w:del w:id="394" w:author="Sergio" w:date="2014-04-02T19:32:00Z"/>
              <w:rFonts w:asciiTheme="minorHAnsi" w:eastAsiaTheme="minorEastAsia" w:hAnsiTheme="minorHAnsi" w:cstheme="minorBidi"/>
              <w:noProof/>
              <w:sz w:val="22"/>
              <w:lang w:val="es-CO" w:eastAsia="es-CO"/>
            </w:rPr>
          </w:pPr>
          <w:ins w:id="395" w:author="Familia Valderrama A" w:date="2014-03-13T04:35:00Z">
            <w:del w:id="396" w:author="Sergio" w:date="2014-04-02T19:32:00Z">
              <w:r w:rsidRPr="004C138B" w:rsidDel="004C138B">
                <w:rPr>
                  <w:rStyle w:val="Hipervnculo"/>
                  <w:rFonts w:ascii="Arial" w:hAnsi="Arial" w:cs="Arial"/>
                  <w:noProof/>
                  <w:lang w:val="es-ES_tradnl"/>
                </w:rPr>
                <w:delText>8.4.2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Organigrama y Descripción de Roles</w:delText>
              </w:r>
              <w:r w:rsidDel="004C138B">
                <w:rPr>
                  <w:noProof/>
                  <w:webHidden/>
                </w:rPr>
                <w:tab/>
              </w:r>
            </w:del>
          </w:ins>
          <w:ins w:id="397" w:author="Estudiante" w:date="2014-04-01T16:48:00Z">
            <w:del w:id="398" w:author="Sergio" w:date="2014-04-02T19:32:00Z">
              <w:r w:rsidR="000910A8" w:rsidDel="004C138B">
                <w:rPr>
                  <w:noProof/>
                  <w:webHidden/>
                </w:rPr>
                <w:delText>31</w:delText>
              </w:r>
            </w:del>
          </w:ins>
        </w:p>
        <w:p w:rsidR="00FE6618" w:rsidDel="004C138B" w:rsidRDefault="00FE6618">
          <w:pPr>
            <w:pStyle w:val="TDC1"/>
            <w:tabs>
              <w:tab w:val="left" w:pos="440"/>
              <w:tab w:val="right" w:leader="dot" w:pos="8494"/>
            </w:tabs>
            <w:rPr>
              <w:ins w:id="399" w:author="Familia Valderrama A" w:date="2014-03-13T04:35:00Z"/>
              <w:del w:id="400" w:author="Sergio" w:date="2014-04-02T19:32:00Z"/>
              <w:rFonts w:asciiTheme="minorHAnsi" w:eastAsiaTheme="minorEastAsia" w:hAnsiTheme="minorHAnsi" w:cstheme="minorBidi"/>
              <w:noProof/>
              <w:sz w:val="22"/>
              <w:lang w:val="es-CO" w:eastAsia="es-CO"/>
            </w:rPr>
          </w:pPr>
          <w:ins w:id="401" w:author="Familia Valderrama A" w:date="2014-03-13T04:35:00Z">
            <w:del w:id="402" w:author="Sergio" w:date="2014-04-02T19:32:00Z">
              <w:r w:rsidRPr="004C138B" w:rsidDel="004C138B">
                <w:rPr>
                  <w:rStyle w:val="Hipervnculo"/>
                  <w:rFonts w:ascii="Arial" w:hAnsi="Arial" w:cs="Arial"/>
                  <w:noProof/>
                  <w:lang w:val="es-ES_tradnl"/>
                </w:rPr>
                <w:delText>9</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Administración del Proyecto</w:delText>
              </w:r>
              <w:r w:rsidDel="004C138B">
                <w:rPr>
                  <w:noProof/>
                  <w:webHidden/>
                </w:rPr>
                <w:tab/>
              </w:r>
            </w:del>
          </w:ins>
          <w:ins w:id="403" w:author="Estudiante" w:date="2014-04-01T16:48:00Z">
            <w:del w:id="404" w:author="Sergio" w:date="2014-04-02T19:32:00Z">
              <w:r w:rsidR="000910A8" w:rsidDel="004C138B">
                <w:rPr>
                  <w:noProof/>
                  <w:webHidden/>
                </w:rPr>
                <w:delText>36</w:delText>
              </w:r>
            </w:del>
          </w:ins>
        </w:p>
        <w:p w:rsidR="00FE6618" w:rsidDel="004C138B" w:rsidRDefault="00FE6618">
          <w:pPr>
            <w:pStyle w:val="TDC2"/>
            <w:tabs>
              <w:tab w:val="left" w:pos="880"/>
              <w:tab w:val="right" w:leader="dot" w:pos="8494"/>
            </w:tabs>
            <w:rPr>
              <w:ins w:id="405" w:author="Familia Valderrama A" w:date="2014-03-13T04:35:00Z"/>
              <w:del w:id="406" w:author="Sergio" w:date="2014-04-02T19:32:00Z"/>
              <w:rFonts w:asciiTheme="minorHAnsi" w:eastAsiaTheme="minorEastAsia" w:hAnsiTheme="minorHAnsi" w:cstheme="minorBidi"/>
              <w:noProof/>
              <w:sz w:val="22"/>
              <w:lang w:val="es-CO" w:eastAsia="es-CO"/>
            </w:rPr>
          </w:pPr>
          <w:ins w:id="407" w:author="Familia Valderrama A" w:date="2014-03-13T04:35:00Z">
            <w:del w:id="408" w:author="Sergio" w:date="2014-04-02T19:32:00Z">
              <w:r w:rsidRPr="004C138B" w:rsidDel="004C138B">
                <w:rPr>
                  <w:rStyle w:val="Hipervnculo"/>
                  <w:rFonts w:ascii="Arial" w:hAnsi="Arial" w:cs="Arial"/>
                  <w:noProof/>
                  <w:lang w:val="es-ES_tradnl"/>
                </w:rPr>
                <w:delText>9.1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Métodos y Herramientas de Estimación</w:delText>
              </w:r>
              <w:r w:rsidDel="004C138B">
                <w:rPr>
                  <w:noProof/>
                  <w:webHidden/>
                </w:rPr>
                <w:tab/>
              </w:r>
            </w:del>
          </w:ins>
          <w:ins w:id="409" w:author="Estudiante" w:date="2014-04-01T16:48:00Z">
            <w:del w:id="410" w:author="Sergio" w:date="2014-04-02T19:32:00Z">
              <w:r w:rsidR="000910A8" w:rsidDel="004C138B">
                <w:rPr>
                  <w:noProof/>
                  <w:webHidden/>
                </w:rPr>
                <w:delText>36</w:delText>
              </w:r>
            </w:del>
          </w:ins>
        </w:p>
        <w:p w:rsidR="00FE6618" w:rsidDel="004C138B" w:rsidRDefault="00FE6618">
          <w:pPr>
            <w:pStyle w:val="TDC2"/>
            <w:tabs>
              <w:tab w:val="left" w:pos="880"/>
              <w:tab w:val="right" w:leader="dot" w:pos="8494"/>
            </w:tabs>
            <w:rPr>
              <w:ins w:id="411" w:author="Familia Valderrama A" w:date="2014-03-13T04:35:00Z"/>
              <w:del w:id="412" w:author="Sergio" w:date="2014-04-02T19:32:00Z"/>
              <w:rFonts w:asciiTheme="minorHAnsi" w:eastAsiaTheme="minorEastAsia" w:hAnsiTheme="minorHAnsi" w:cstheme="minorBidi"/>
              <w:noProof/>
              <w:sz w:val="22"/>
              <w:lang w:val="es-CO" w:eastAsia="es-CO"/>
            </w:rPr>
          </w:pPr>
          <w:ins w:id="413" w:author="Familia Valderrama A" w:date="2014-03-13T04:35:00Z">
            <w:del w:id="414" w:author="Sergio" w:date="2014-04-02T19:32:00Z">
              <w:r w:rsidRPr="004C138B" w:rsidDel="004C138B">
                <w:rPr>
                  <w:rStyle w:val="Hipervnculo"/>
                  <w:rFonts w:ascii="Arial" w:hAnsi="Arial" w:cs="Arial"/>
                  <w:noProof/>
                  <w:lang w:val="es-ES_tradnl"/>
                </w:rPr>
                <w:delText>9.2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Inicio del Proyecto</w:delText>
              </w:r>
              <w:r w:rsidDel="004C138B">
                <w:rPr>
                  <w:noProof/>
                  <w:webHidden/>
                </w:rPr>
                <w:tab/>
              </w:r>
            </w:del>
          </w:ins>
          <w:ins w:id="415" w:author="Estudiante" w:date="2014-04-01T16:48:00Z">
            <w:del w:id="416" w:author="Sergio" w:date="2014-04-02T19:32:00Z">
              <w:r w:rsidR="000910A8" w:rsidDel="004C138B">
                <w:rPr>
                  <w:noProof/>
                  <w:webHidden/>
                </w:rPr>
                <w:delText>38</w:delText>
              </w:r>
            </w:del>
          </w:ins>
          <w:ins w:id="417" w:author="Familia Valderrama A" w:date="2014-03-13T04:35:00Z">
            <w:del w:id="418" w:author="Sergio" w:date="2014-04-02T19:32:00Z">
              <w:r w:rsidDel="004C138B">
                <w:rPr>
                  <w:noProof/>
                  <w:webHidden/>
                </w:rPr>
                <w:delText>37</w:delText>
              </w:r>
            </w:del>
          </w:ins>
        </w:p>
        <w:p w:rsidR="00FE6618" w:rsidDel="004C138B" w:rsidRDefault="00FE6618">
          <w:pPr>
            <w:pStyle w:val="TDC3"/>
            <w:tabs>
              <w:tab w:val="left" w:pos="1320"/>
              <w:tab w:val="right" w:leader="dot" w:pos="8494"/>
            </w:tabs>
            <w:rPr>
              <w:ins w:id="419" w:author="Familia Valderrama A" w:date="2014-03-13T04:35:00Z"/>
              <w:del w:id="420" w:author="Sergio" w:date="2014-04-02T19:32:00Z"/>
              <w:rFonts w:asciiTheme="minorHAnsi" w:eastAsiaTheme="minorEastAsia" w:hAnsiTheme="minorHAnsi" w:cstheme="minorBidi"/>
              <w:noProof/>
              <w:sz w:val="22"/>
              <w:lang w:val="es-CO" w:eastAsia="es-CO"/>
            </w:rPr>
          </w:pPr>
          <w:ins w:id="421" w:author="Familia Valderrama A" w:date="2014-03-13T04:35:00Z">
            <w:del w:id="422" w:author="Sergio" w:date="2014-04-02T19:32:00Z">
              <w:r w:rsidRPr="004C138B" w:rsidDel="004C138B">
                <w:rPr>
                  <w:rStyle w:val="Hipervnculo"/>
                  <w:rFonts w:ascii="Arial" w:hAnsi="Arial" w:cs="Arial"/>
                  <w:noProof/>
                  <w:lang w:val="es-ES_tradnl"/>
                </w:rPr>
                <w:delText>9.2.1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Entrenamiento del Personal</w:delText>
              </w:r>
              <w:r w:rsidDel="004C138B">
                <w:rPr>
                  <w:noProof/>
                  <w:webHidden/>
                </w:rPr>
                <w:tab/>
              </w:r>
            </w:del>
          </w:ins>
          <w:ins w:id="423" w:author="Estudiante" w:date="2014-04-01T16:48:00Z">
            <w:del w:id="424" w:author="Sergio" w:date="2014-04-02T19:32:00Z">
              <w:r w:rsidR="000910A8" w:rsidDel="004C138B">
                <w:rPr>
                  <w:noProof/>
                  <w:webHidden/>
                </w:rPr>
                <w:delText>38</w:delText>
              </w:r>
            </w:del>
          </w:ins>
          <w:ins w:id="425" w:author="Familia Valderrama A" w:date="2014-03-13T04:35:00Z">
            <w:del w:id="426" w:author="Sergio" w:date="2014-04-02T19:32:00Z">
              <w:r w:rsidDel="004C138B">
                <w:rPr>
                  <w:noProof/>
                  <w:webHidden/>
                </w:rPr>
                <w:delText>37</w:delText>
              </w:r>
            </w:del>
          </w:ins>
        </w:p>
        <w:p w:rsidR="00FE6618" w:rsidDel="004C138B" w:rsidRDefault="00FE6618">
          <w:pPr>
            <w:pStyle w:val="TDC3"/>
            <w:tabs>
              <w:tab w:val="left" w:pos="1320"/>
              <w:tab w:val="right" w:leader="dot" w:pos="8494"/>
            </w:tabs>
            <w:rPr>
              <w:ins w:id="427" w:author="Familia Valderrama A" w:date="2014-03-13T04:35:00Z"/>
              <w:del w:id="428" w:author="Sergio" w:date="2014-04-02T19:32:00Z"/>
              <w:rFonts w:asciiTheme="minorHAnsi" w:eastAsiaTheme="minorEastAsia" w:hAnsiTheme="minorHAnsi" w:cstheme="minorBidi"/>
              <w:noProof/>
              <w:sz w:val="22"/>
              <w:lang w:val="es-CO" w:eastAsia="es-CO"/>
            </w:rPr>
          </w:pPr>
          <w:ins w:id="429" w:author="Familia Valderrama A" w:date="2014-03-13T04:35:00Z">
            <w:del w:id="430" w:author="Sergio" w:date="2014-04-02T19:32:00Z">
              <w:r w:rsidRPr="004C138B" w:rsidDel="004C138B">
                <w:rPr>
                  <w:rStyle w:val="Hipervnculo"/>
                  <w:rFonts w:ascii="Arial" w:hAnsi="Arial" w:cs="Arial"/>
                  <w:noProof/>
                  <w:lang w:val="es-ES_tradnl"/>
                </w:rPr>
                <w:delText>9.2.2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Infraestructura</w:delText>
              </w:r>
              <w:r w:rsidDel="004C138B">
                <w:rPr>
                  <w:noProof/>
                  <w:webHidden/>
                </w:rPr>
                <w:tab/>
              </w:r>
            </w:del>
          </w:ins>
          <w:ins w:id="431" w:author="Estudiante" w:date="2014-04-01T16:48:00Z">
            <w:del w:id="432" w:author="Sergio" w:date="2014-04-02T19:32:00Z">
              <w:r w:rsidR="000910A8" w:rsidDel="004C138B">
                <w:rPr>
                  <w:noProof/>
                  <w:webHidden/>
                </w:rPr>
                <w:delText>38</w:delText>
              </w:r>
            </w:del>
          </w:ins>
          <w:ins w:id="433" w:author="Familia Valderrama A" w:date="2014-03-13T04:35:00Z">
            <w:del w:id="434" w:author="Sergio" w:date="2014-04-02T19:32:00Z">
              <w:r w:rsidDel="004C138B">
                <w:rPr>
                  <w:noProof/>
                  <w:webHidden/>
                </w:rPr>
                <w:delText>37</w:delText>
              </w:r>
            </w:del>
          </w:ins>
        </w:p>
        <w:p w:rsidR="00FE6618" w:rsidDel="004C138B" w:rsidRDefault="00FE6618">
          <w:pPr>
            <w:pStyle w:val="TDC2"/>
            <w:tabs>
              <w:tab w:val="left" w:pos="880"/>
              <w:tab w:val="right" w:leader="dot" w:pos="8494"/>
            </w:tabs>
            <w:rPr>
              <w:ins w:id="435" w:author="Familia Valderrama A" w:date="2014-03-13T04:35:00Z"/>
              <w:del w:id="436" w:author="Sergio" w:date="2014-04-02T19:32:00Z"/>
              <w:rFonts w:asciiTheme="minorHAnsi" w:eastAsiaTheme="minorEastAsia" w:hAnsiTheme="minorHAnsi" w:cstheme="minorBidi"/>
              <w:noProof/>
              <w:sz w:val="22"/>
              <w:lang w:val="es-CO" w:eastAsia="es-CO"/>
            </w:rPr>
          </w:pPr>
          <w:ins w:id="437" w:author="Familia Valderrama A" w:date="2014-03-13T04:35:00Z">
            <w:del w:id="438" w:author="Sergio" w:date="2014-04-02T19:32:00Z">
              <w:r w:rsidRPr="004C138B" w:rsidDel="004C138B">
                <w:rPr>
                  <w:rStyle w:val="Hipervnculo"/>
                  <w:rFonts w:ascii="Arial" w:hAnsi="Arial" w:cs="Arial"/>
                  <w:noProof/>
                  <w:lang w:val="es-ES_tradnl"/>
                </w:rPr>
                <w:delText>9.3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Planes de Trabajo del Proyecto</w:delText>
              </w:r>
              <w:r w:rsidDel="004C138B">
                <w:rPr>
                  <w:noProof/>
                  <w:webHidden/>
                </w:rPr>
                <w:tab/>
              </w:r>
            </w:del>
          </w:ins>
          <w:ins w:id="439" w:author="Estudiante" w:date="2014-04-01T16:48:00Z">
            <w:del w:id="440" w:author="Sergio" w:date="2014-04-02T19:32:00Z">
              <w:r w:rsidR="000910A8" w:rsidDel="004C138B">
                <w:rPr>
                  <w:noProof/>
                  <w:webHidden/>
                </w:rPr>
                <w:delText>40</w:delText>
              </w:r>
            </w:del>
          </w:ins>
          <w:ins w:id="441" w:author="Familia Valderrama A" w:date="2014-03-13T04:35:00Z">
            <w:del w:id="442" w:author="Sergio" w:date="2014-04-02T19:32:00Z">
              <w:r w:rsidDel="004C138B">
                <w:rPr>
                  <w:noProof/>
                  <w:webHidden/>
                </w:rPr>
                <w:delText>38</w:delText>
              </w:r>
            </w:del>
          </w:ins>
        </w:p>
        <w:p w:rsidR="00FE6618" w:rsidDel="004C138B" w:rsidRDefault="00FE6618">
          <w:pPr>
            <w:pStyle w:val="TDC3"/>
            <w:tabs>
              <w:tab w:val="left" w:pos="1320"/>
              <w:tab w:val="right" w:leader="dot" w:pos="8494"/>
            </w:tabs>
            <w:rPr>
              <w:ins w:id="443" w:author="Familia Valderrama A" w:date="2014-03-13T04:35:00Z"/>
              <w:del w:id="444" w:author="Sergio" w:date="2014-04-02T19:32:00Z"/>
              <w:rFonts w:asciiTheme="minorHAnsi" w:eastAsiaTheme="minorEastAsia" w:hAnsiTheme="minorHAnsi" w:cstheme="minorBidi"/>
              <w:noProof/>
              <w:sz w:val="22"/>
              <w:lang w:val="es-CO" w:eastAsia="es-CO"/>
            </w:rPr>
          </w:pPr>
          <w:ins w:id="445" w:author="Familia Valderrama A" w:date="2014-03-13T04:35:00Z">
            <w:del w:id="446" w:author="Sergio" w:date="2014-04-02T19:32:00Z">
              <w:r w:rsidRPr="004C138B" w:rsidDel="004C138B">
                <w:rPr>
                  <w:rStyle w:val="Hipervnculo"/>
                  <w:rFonts w:ascii="Arial" w:hAnsi="Arial" w:cs="Arial"/>
                  <w:noProof/>
                  <w:lang w:val="es-ES_tradnl"/>
                </w:rPr>
                <w:delText>9.3.1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Descomposición de Actividades</w:delText>
              </w:r>
              <w:r w:rsidDel="004C138B">
                <w:rPr>
                  <w:noProof/>
                  <w:webHidden/>
                </w:rPr>
                <w:tab/>
              </w:r>
            </w:del>
          </w:ins>
          <w:ins w:id="447" w:author="Estudiante" w:date="2014-04-01T16:48:00Z">
            <w:del w:id="448" w:author="Sergio" w:date="2014-04-02T19:32:00Z">
              <w:r w:rsidR="000910A8" w:rsidDel="004C138B">
                <w:rPr>
                  <w:noProof/>
                  <w:webHidden/>
                </w:rPr>
                <w:delText>40</w:delText>
              </w:r>
            </w:del>
          </w:ins>
          <w:ins w:id="449" w:author="Familia Valderrama A" w:date="2014-03-13T04:35:00Z">
            <w:del w:id="450" w:author="Sergio" w:date="2014-04-02T19:32:00Z">
              <w:r w:rsidDel="004C138B">
                <w:rPr>
                  <w:noProof/>
                  <w:webHidden/>
                </w:rPr>
                <w:delText>38</w:delText>
              </w:r>
            </w:del>
          </w:ins>
        </w:p>
        <w:p w:rsidR="00FE6618" w:rsidDel="004C138B" w:rsidRDefault="00FE6618">
          <w:pPr>
            <w:pStyle w:val="TDC3"/>
            <w:tabs>
              <w:tab w:val="left" w:pos="1320"/>
              <w:tab w:val="right" w:leader="dot" w:pos="8494"/>
            </w:tabs>
            <w:rPr>
              <w:ins w:id="451" w:author="Familia Valderrama A" w:date="2014-03-13T04:35:00Z"/>
              <w:del w:id="452" w:author="Sergio" w:date="2014-04-02T19:32:00Z"/>
              <w:rFonts w:asciiTheme="minorHAnsi" w:eastAsiaTheme="minorEastAsia" w:hAnsiTheme="minorHAnsi" w:cstheme="minorBidi"/>
              <w:noProof/>
              <w:sz w:val="22"/>
              <w:lang w:val="es-CO" w:eastAsia="es-CO"/>
            </w:rPr>
          </w:pPr>
          <w:ins w:id="453" w:author="Familia Valderrama A" w:date="2014-03-13T04:35:00Z">
            <w:del w:id="454" w:author="Sergio" w:date="2014-04-02T19:32:00Z">
              <w:r w:rsidRPr="004C138B" w:rsidDel="004C138B">
                <w:rPr>
                  <w:rStyle w:val="Hipervnculo"/>
                  <w:rFonts w:ascii="Arial" w:hAnsi="Arial" w:cs="Arial"/>
                  <w:noProof/>
                  <w:lang w:val="es-ES_tradnl"/>
                </w:rPr>
                <w:delText>9.3.2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Calendarización</w:delText>
              </w:r>
              <w:r w:rsidDel="004C138B">
                <w:rPr>
                  <w:noProof/>
                  <w:webHidden/>
                </w:rPr>
                <w:tab/>
              </w:r>
            </w:del>
          </w:ins>
          <w:ins w:id="455" w:author="Estudiante" w:date="2014-04-01T16:48:00Z">
            <w:del w:id="456" w:author="Sergio" w:date="2014-04-02T19:32:00Z">
              <w:r w:rsidR="000910A8" w:rsidDel="004C138B">
                <w:rPr>
                  <w:noProof/>
                  <w:webHidden/>
                </w:rPr>
                <w:delText>41</w:delText>
              </w:r>
            </w:del>
          </w:ins>
          <w:ins w:id="457" w:author="Familia Valderrama A" w:date="2014-03-13T04:35:00Z">
            <w:del w:id="458" w:author="Sergio" w:date="2014-04-02T19:32:00Z">
              <w:r w:rsidDel="004C138B">
                <w:rPr>
                  <w:noProof/>
                  <w:webHidden/>
                </w:rPr>
                <w:delText>39</w:delText>
              </w:r>
            </w:del>
          </w:ins>
        </w:p>
        <w:p w:rsidR="00FE6618" w:rsidDel="004C138B" w:rsidRDefault="00FE6618">
          <w:pPr>
            <w:pStyle w:val="TDC3"/>
            <w:tabs>
              <w:tab w:val="left" w:pos="1320"/>
              <w:tab w:val="right" w:leader="dot" w:pos="8494"/>
            </w:tabs>
            <w:rPr>
              <w:ins w:id="459" w:author="Familia Valderrama A" w:date="2014-03-13T04:35:00Z"/>
              <w:del w:id="460" w:author="Sergio" w:date="2014-04-02T19:32:00Z"/>
              <w:rFonts w:asciiTheme="minorHAnsi" w:eastAsiaTheme="minorEastAsia" w:hAnsiTheme="minorHAnsi" w:cstheme="minorBidi"/>
              <w:noProof/>
              <w:sz w:val="22"/>
              <w:lang w:val="es-CO" w:eastAsia="es-CO"/>
            </w:rPr>
          </w:pPr>
          <w:ins w:id="461" w:author="Familia Valderrama A" w:date="2014-03-13T04:35:00Z">
            <w:del w:id="462" w:author="Sergio" w:date="2014-04-02T19:32:00Z">
              <w:r w:rsidRPr="004C138B" w:rsidDel="004C138B">
                <w:rPr>
                  <w:rStyle w:val="Hipervnculo"/>
                  <w:rFonts w:ascii="Arial" w:hAnsi="Arial" w:cs="Arial"/>
                  <w:noProof/>
                  <w:lang w:val="es-ES_tradnl"/>
                </w:rPr>
                <w:delText>9.3.3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Asignación de Recursos</w:delText>
              </w:r>
              <w:r w:rsidDel="004C138B">
                <w:rPr>
                  <w:noProof/>
                  <w:webHidden/>
                </w:rPr>
                <w:tab/>
              </w:r>
            </w:del>
          </w:ins>
          <w:ins w:id="463" w:author="Estudiante" w:date="2014-04-01T16:48:00Z">
            <w:del w:id="464" w:author="Sergio" w:date="2014-04-02T19:32:00Z">
              <w:r w:rsidR="000910A8" w:rsidDel="004C138B">
                <w:rPr>
                  <w:noProof/>
                  <w:webHidden/>
                </w:rPr>
                <w:delText>41</w:delText>
              </w:r>
            </w:del>
          </w:ins>
          <w:ins w:id="465" w:author="Familia Valderrama A" w:date="2014-03-13T04:35:00Z">
            <w:del w:id="466" w:author="Sergio" w:date="2014-04-02T19:32:00Z">
              <w:r w:rsidDel="004C138B">
                <w:rPr>
                  <w:noProof/>
                  <w:webHidden/>
                </w:rPr>
                <w:delText>39</w:delText>
              </w:r>
            </w:del>
          </w:ins>
        </w:p>
        <w:p w:rsidR="00FE6618" w:rsidDel="004C138B" w:rsidRDefault="00FE6618">
          <w:pPr>
            <w:pStyle w:val="TDC3"/>
            <w:tabs>
              <w:tab w:val="left" w:pos="1320"/>
              <w:tab w:val="right" w:leader="dot" w:pos="8494"/>
            </w:tabs>
            <w:rPr>
              <w:ins w:id="467" w:author="Familia Valderrama A" w:date="2014-03-13T04:35:00Z"/>
              <w:del w:id="468" w:author="Sergio" w:date="2014-04-02T19:32:00Z"/>
              <w:rFonts w:asciiTheme="minorHAnsi" w:eastAsiaTheme="minorEastAsia" w:hAnsiTheme="minorHAnsi" w:cstheme="minorBidi"/>
              <w:noProof/>
              <w:sz w:val="22"/>
              <w:lang w:val="es-CO" w:eastAsia="es-CO"/>
            </w:rPr>
          </w:pPr>
          <w:ins w:id="469" w:author="Familia Valderrama A" w:date="2014-03-13T04:35:00Z">
            <w:del w:id="470" w:author="Sergio" w:date="2014-04-02T19:32:00Z">
              <w:r w:rsidRPr="004C138B" w:rsidDel="004C138B">
                <w:rPr>
                  <w:rStyle w:val="Hipervnculo"/>
                  <w:rFonts w:ascii="Arial" w:hAnsi="Arial" w:cs="Arial"/>
                  <w:noProof/>
                  <w:lang w:val="es-ES_tradnl"/>
                </w:rPr>
                <w:delText>9.3.4</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Asignación de Presupuesto y Justificación</w:delText>
              </w:r>
              <w:r w:rsidDel="004C138B">
                <w:rPr>
                  <w:noProof/>
                  <w:webHidden/>
                </w:rPr>
                <w:tab/>
              </w:r>
            </w:del>
          </w:ins>
          <w:ins w:id="471" w:author="Estudiante" w:date="2014-04-01T16:48:00Z">
            <w:del w:id="472" w:author="Sergio" w:date="2014-04-02T19:32:00Z">
              <w:r w:rsidR="000910A8" w:rsidDel="004C138B">
                <w:rPr>
                  <w:noProof/>
                  <w:webHidden/>
                </w:rPr>
                <w:delText>41</w:delText>
              </w:r>
            </w:del>
          </w:ins>
          <w:ins w:id="473" w:author="Familia Valderrama A" w:date="2014-03-13T04:35:00Z">
            <w:del w:id="474" w:author="Sergio" w:date="2014-04-02T19:32:00Z">
              <w:r w:rsidDel="004C138B">
                <w:rPr>
                  <w:noProof/>
                  <w:webHidden/>
                </w:rPr>
                <w:delText>39</w:delText>
              </w:r>
            </w:del>
          </w:ins>
        </w:p>
        <w:p w:rsidR="00FE6618" w:rsidDel="004C138B" w:rsidRDefault="00FE6618">
          <w:pPr>
            <w:pStyle w:val="TDC1"/>
            <w:tabs>
              <w:tab w:val="left" w:pos="660"/>
              <w:tab w:val="right" w:leader="dot" w:pos="8494"/>
            </w:tabs>
            <w:rPr>
              <w:ins w:id="475" w:author="Familia Valderrama A" w:date="2014-03-13T04:35:00Z"/>
              <w:del w:id="476" w:author="Sergio" w:date="2014-04-02T19:32:00Z"/>
              <w:rFonts w:asciiTheme="minorHAnsi" w:eastAsiaTheme="minorEastAsia" w:hAnsiTheme="minorHAnsi" w:cstheme="minorBidi"/>
              <w:noProof/>
              <w:sz w:val="22"/>
              <w:lang w:val="es-CO" w:eastAsia="es-CO"/>
            </w:rPr>
          </w:pPr>
          <w:ins w:id="477" w:author="Familia Valderrama A" w:date="2014-03-13T04:35:00Z">
            <w:del w:id="478" w:author="Sergio" w:date="2014-04-02T19:32:00Z">
              <w:r w:rsidRPr="004C138B" w:rsidDel="004C138B">
                <w:rPr>
                  <w:rStyle w:val="Hipervnculo"/>
                  <w:rFonts w:ascii="Arial" w:hAnsi="Arial" w:cs="Arial"/>
                  <w:noProof/>
                  <w:lang w:val="es-ES_tradnl"/>
                </w:rPr>
                <w:delText>10</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Monitoreo y Control del Proyecto</w:delText>
              </w:r>
              <w:r w:rsidDel="004C138B">
                <w:rPr>
                  <w:noProof/>
                  <w:webHidden/>
                </w:rPr>
                <w:tab/>
              </w:r>
            </w:del>
          </w:ins>
          <w:ins w:id="479" w:author="Estudiante" w:date="2014-04-01T16:48:00Z">
            <w:del w:id="480" w:author="Sergio" w:date="2014-04-02T19:32:00Z">
              <w:r w:rsidR="000910A8" w:rsidDel="004C138B">
                <w:rPr>
                  <w:noProof/>
                  <w:webHidden/>
                </w:rPr>
                <w:delText>44</w:delText>
              </w:r>
            </w:del>
          </w:ins>
          <w:ins w:id="481" w:author="Familia Valderrama A" w:date="2014-03-13T04:35:00Z">
            <w:del w:id="482" w:author="Sergio" w:date="2014-04-02T19:32:00Z">
              <w:r w:rsidDel="004C138B">
                <w:rPr>
                  <w:noProof/>
                  <w:webHidden/>
                </w:rPr>
                <w:delText>42</w:delText>
              </w:r>
            </w:del>
          </w:ins>
        </w:p>
        <w:p w:rsidR="00FE6618" w:rsidDel="004C138B" w:rsidRDefault="00FE6618">
          <w:pPr>
            <w:pStyle w:val="TDC2"/>
            <w:tabs>
              <w:tab w:val="left" w:pos="1100"/>
              <w:tab w:val="right" w:leader="dot" w:pos="8494"/>
            </w:tabs>
            <w:rPr>
              <w:ins w:id="483" w:author="Familia Valderrama A" w:date="2014-03-13T04:35:00Z"/>
              <w:del w:id="484" w:author="Sergio" w:date="2014-04-02T19:32:00Z"/>
              <w:rFonts w:asciiTheme="minorHAnsi" w:eastAsiaTheme="minorEastAsia" w:hAnsiTheme="minorHAnsi" w:cstheme="minorBidi"/>
              <w:noProof/>
              <w:sz w:val="22"/>
              <w:lang w:val="es-CO" w:eastAsia="es-CO"/>
            </w:rPr>
          </w:pPr>
          <w:ins w:id="485" w:author="Familia Valderrama A" w:date="2014-03-13T04:35:00Z">
            <w:del w:id="486" w:author="Sergio" w:date="2014-04-02T19:32:00Z">
              <w:r w:rsidRPr="004C138B" w:rsidDel="004C138B">
                <w:rPr>
                  <w:rStyle w:val="Hipervnculo"/>
                  <w:rFonts w:ascii="Arial" w:hAnsi="Arial" w:cs="Arial"/>
                  <w:noProof/>
                  <w:lang w:val="es-ES_tradnl"/>
                </w:rPr>
                <w:delText>10.1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Administración de Requerimientos</w:delText>
              </w:r>
              <w:r w:rsidDel="004C138B">
                <w:rPr>
                  <w:noProof/>
                  <w:webHidden/>
                </w:rPr>
                <w:tab/>
              </w:r>
            </w:del>
          </w:ins>
          <w:ins w:id="487" w:author="Estudiante" w:date="2014-04-01T16:48:00Z">
            <w:del w:id="488" w:author="Sergio" w:date="2014-04-02T19:32:00Z">
              <w:r w:rsidR="000910A8" w:rsidDel="004C138B">
                <w:rPr>
                  <w:noProof/>
                  <w:webHidden/>
                </w:rPr>
                <w:delText>44</w:delText>
              </w:r>
            </w:del>
          </w:ins>
          <w:ins w:id="489" w:author="Familia Valderrama A" w:date="2014-03-13T04:35:00Z">
            <w:del w:id="490" w:author="Sergio" w:date="2014-04-02T19:32:00Z">
              <w:r w:rsidDel="004C138B">
                <w:rPr>
                  <w:noProof/>
                  <w:webHidden/>
                </w:rPr>
                <w:delText>42</w:delText>
              </w:r>
            </w:del>
          </w:ins>
        </w:p>
        <w:p w:rsidR="00FE6618" w:rsidDel="004C138B" w:rsidRDefault="00FE6618">
          <w:pPr>
            <w:pStyle w:val="TDC2"/>
            <w:tabs>
              <w:tab w:val="left" w:pos="1100"/>
              <w:tab w:val="right" w:leader="dot" w:pos="8494"/>
            </w:tabs>
            <w:rPr>
              <w:ins w:id="491" w:author="Familia Valderrama A" w:date="2014-03-13T04:35:00Z"/>
              <w:del w:id="492" w:author="Sergio" w:date="2014-04-02T19:32:00Z"/>
              <w:rFonts w:asciiTheme="minorHAnsi" w:eastAsiaTheme="minorEastAsia" w:hAnsiTheme="minorHAnsi" w:cstheme="minorBidi"/>
              <w:noProof/>
              <w:sz w:val="22"/>
              <w:lang w:val="es-CO" w:eastAsia="es-CO"/>
            </w:rPr>
          </w:pPr>
          <w:ins w:id="493" w:author="Familia Valderrama A" w:date="2014-03-13T04:35:00Z">
            <w:del w:id="494" w:author="Sergio" w:date="2014-04-02T19:32:00Z">
              <w:r w:rsidRPr="004C138B" w:rsidDel="004C138B">
                <w:rPr>
                  <w:rStyle w:val="Hipervnculo"/>
                  <w:rFonts w:ascii="Arial" w:hAnsi="Arial" w:cs="Arial"/>
                  <w:noProof/>
                  <w:lang w:val="es-ES_tradnl"/>
                </w:rPr>
                <w:delText>10.2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Monitoreo y Control de Progreso</w:delText>
              </w:r>
              <w:r w:rsidDel="004C138B">
                <w:rPr>
                  <w:noProof/>
                  <w:webHidden/>
                </w:rPr>
                <w:tab/>
              </w:r>
            </w:del>
          </w:ins>
          <w:ins w:id="495" w:author="Estudiante" w:date="2014-04-01T16:48:00Z">
            <w:del w:id="496" w:author="Sergio" w:date="2014-04-02T19:32:00Z">
              <w:r w:rsidR="000910A8" w:rsidDel="004C138B">
                <w:rPr>
                  <w:noProof/>
                  <w:webHidden/>
                </w:rPr>
                <w:delText>45</w:delText>
              </w:r>
            </w:del>
          </w:ins>
          <w:ins w:id="497" w:author="Familia Valderrama A" w:date="2014-03-13T04:35:00Z">
            <w:del w:id="498" w:author="Sergio" w:date="2014-04-02T19:32:00Z">
              <w:r w:rsidDel="004C138B">
                <w:rPr>
                  <w:noProof/>
                  <w:webHidden/>
                </w:rPr>
                <w:delText>43</w:delText>
              </w:r>
            </w:del>
          </w:ins>
        </w:p>
        <w:p w:rsidR="00FE6618" w:rsidDel="004C138B" w:rsidRDefault="00FE6618">
          <w:pPr>
            <w:pStyle w:val="TDC2"/>
            <w:tabs>
              <w:tab w:val="left" w:pos="1100"/>
              <w:tab w:val="right" w:leader="dot" w:pos="8494"/>
            </w:tabs>
            <w:rPr>
              <w:ins w:id="499" w:author="Familia Valderrama A" w:date="2014-03-13T04:35:00Z"/>
              <w:del w:id="500" w:author="Sergio" w:date="2014-04-02T19:32:00Z"/>
              <w:rFonts w:asciiTheme="minorHAnsi" w:eastAsiaTheme="minorEastAsia" w:hAnsiTheme="minorHAnsi" w:cstheme="minorBidi"/>
              <w:noProof/>
              <w:sz w:val="22"/>
              <w:lang w:val="es-CO" w:eastAsia="es-CO"/>
            </w:rPr>
          </w:pPr>
          <w:ins w:id="501" w:author="Familia Valderrama A" w:date="2014-03-13T04:35:00Z">
            <w:del w:id="502" w:author="Sergio" w:date="2014-04-02T19:32:00Z">
              <w:r w:rsidRPr="004C138B" w:rsidDel="004C138B">
                <w:rPr>
                  <w:rStyle w:val="Hipervnculo"/>
                  <w:rFonts w:ascii="Arial" w:hAnsi="Arial" w:cs="Arial"/>
                  <w:noProof/>
                  <w:lang w:val="es-ES_tradnl"/>
                </w:rPr>
                <w:delText>10.3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Cierre del Proyecto</w:delText>
              </w:r>
              <w:r w:rsidDel="004C138B">
                <w:rPr>
                  <w:noProof/>
                  <w:webHidden/>
                </w:rPr>
                <w:tab/>
              </w:r>
            </w:del>
          </w:ins>
          <w:ins w:id="503" w:author="Estudiante" w:date="2014-04-01T16:48:00Z">
            <w:del w:id="504" w:author="Sergio" w:date="2014-04-02T19:32:00Z">
              <w:r w:rsidR="000910A8" w:rsidDel="004C138B">
                <w:rPr>
                  <w:noProof/>
                  <w:webHidden/>
                </w:rPr>
                <w:delText>46</w:delText>
              </w:r>
            </w:del>
          </w:ins>
          <w:ins w:id="505" w:author="Familia Valderrama A" w:date="2014-03-13T04:35:00Z">
            <w:del w:id="506" w:author="Sergio" w:date="2014-04-02T19:32:00Z">
              <w:r w:rsidDel="004C138B">
                <w:rPr>
                  <w:noProof/>
                  <w:webHidden/>
                </w:rPr>
                <w:delText>44</w:delText>
              </w:r>
            </w:del>
          </w:ins>
        </w:p>
        <w:p w:rsidR="00FE6618" w:rsidDel="004C138B" w:rsidRDefault="00FE6618">
          <w:pPr>
            <w:pStyle w:val="TDC1"/>
            <w:tabs>
              <w:tab w:val="left" w:pos="660"/>
              <w:tab w:val="right" w:leader="dot" w:pos="8494"/>
            </w:tabs>
            <w:rPr>
              <w:ins w:id="507" w:author="Familia Valderrama A" w:date="2014-03-13T04:35:00Z"/>
              <w:del w:id="508" w:author="Sergio" w:date="2014-04-02T19:32:00Z"/>
              <w:rFonts w:asciiTheme="minorHAnsi" w:eastAsiaTheme="minorEastAsia" w:hAnsiTheme="minorHAnsi" w:cstheme="minorBidi"/>
              <w:noProof/>
              <w:sz w:val="22"/>
              <w:lang w:val="es-CO" w:eastAsia="es-CO"/>
            </w:rPr>
          </w:pPr>
          <w:ins w:id="509" w:author="Familia Valderrama A" w:date="2014-03-13T04:35:00Z">
            <w:del w:id="510" w:author="Sergio" w:date="2014-04-02T19:32:00Z">
              <w:r w:rsidRPr="004C138B" w:rsidDel="004C138B">
                <w:rPr>
                  <w:rStyle w:val="Hipervnculo"/>
                  <w:rFonts w:ascii="Arial" w:hAnsi="Arial" w:cs="Arial"/>
                  <w:noProof/>
                  <w:lang w:val="es-ES_tradnl"/>
                </w:rPr>
                <w:delText>11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Entrega del Producto</w:delText>
              </w:r>
              <w:r w:rsidDel="004C138B">
                <w:rPr>
                  <w:noProof/>
                  <w:webHidden/>
                </w:rPr>
                <w:tab/>
              </w:r>
            </w:del>
          </w:ins>
          <w:ins w:id="511" w:author="Estudiante" w:date="2014-04-01T16:48:00Z">
            <w:del w:id="512" w:author="Sergio" w:date="2014-04-02T19:32:00Z">
              <w:r w:rsidR="000910A8" w:rsidDel="004C138B">
                <w:rPr>
                  <w:noProof/>
                  <w:webHidden/>
                </w:rPr>
                <w:delText>48</w:delText>
              </w:r>
            </w:del>
          </w:ins>
          <w:ins w:id="513" w:author="Familia Valderrama A" w:date="2014-03-13T04:35:00Z">
            <w:del w:id="514" w:author="Sergio" w:date="2014-04-02T19:32:00Z">
              <w:r w:rsidDel="004C138B">
                <w:rPr>
                  <w:noProof/>
                  <w:webHidden/>
                </w:rPr>
                <w:delText>46</w:delText>
              </w:r>
            </w:del>
          </w:ins>
        </w:p>
        <w:p w:rsidR="00FE6618" w:rsidDel="004C138B" w:rsidRDefault="00FE6618">
          <w:pPr>
            <w:pStyle w:val="TDC1"/>
            <w:tabs>
              <w:tab w:val="left" w:pos="660"/>
              <w:tab w:val="right" w:leader="dot" w:pos="8494"/>
            </w:tabs>
            <w:rPr>
              <w:ins w:id="515" w:author="Familia Valderrama A" w:date="2014-03-13T04:35:00Z"/>
              <w:del w:id="516" w:author="Sergio" w:date="2014-04-02T19:32:00Z"/>
              <w:rFonts w:asciiTheme="minorHAnsi" w:eastAsiaTheme="minorEastAsia" w:hAnsiTheme="minorHAnsi" w:cstheme="minorBidi"/>
              <w:noProof/>
              <w:sz w:val="22"/>
              <w:lang w:val="es-CO" w:eastAsia="es-CO"/>
            </w:rPr>
          </w:pPr>
          <w:ins w:id="517" w:author="Familia Valderrama A" w:date="2014-03-13T04:35:00Z">
            <w:del w:id="518" w:author="Sergio" w:date="2014-04-02T19:32:00Z">
              <w:r w:rsidRPr="004C138B" w:rsidDel="004C138B">
                <w:rPr>
                  <w:rStyle w:val="Hipervnculo"/>
                  <w:rFonts w:ascii="Arial" w:hAnsi="Arial" w:cs="Arial"/>
                  <w:noProof/>
                  <w:lang w:val="es-ES_tradnl"/>
                </w:rPr>
                <w:delText>12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Procesos de Soporte</w:delText>
              </w:r>
              <w:r w:rsidDel="004C138B">
                <w:rPr>
                  <w:noProof/>
                  <w:webHidden/>
                </w:rPr>
                <w:tab/>
              </w:r>
            </w:del>
          </w:ins>
          <w:ins w:id="519" w:author="Estudiante" w:date="2014-04-01T16:48:00Z">
            <w:del w:id="520" w:author="Sergio" w:date="2014-04-02T19:32:00Z">
              <w:r w:rsidR="000910A8" w:rsidDel="004C138B">
                <w:rPr>
                  <w:noProof/>
                  <w:webHidden/>
                </w:rPr>
                <w:delText>49</w:delText>
              </w:r>
            </w:del>
          </w:ins>
          <w:ins w:id="521" w:author="Familia Valderrama A" w:date="2014-03-13T04:35:00Z">
            <w:del w:id="522" w:author="Sergio" w:date="2014-04-02T19:32:00Z">
              <w:r w:rsidDel="004C138B">
                <w:rPr>
                  <w:noProof/>
                  <w:webHidden/>
                </w:rPr>
                <w:delText>47</w:delText>
              </w:r>
            </w:del>
          </w:ins>
        </w:p>
        <w:p w:rsidR="00FE6618" w:rsidDel="004C138B" w:rsidRDefault="00FE6618">
          <w:pPr>
            <w:pStyle w:val="TDC2"/>
            <w:tabs>
              <w:tab w:val="left" w:pos="1100"/>
              <w:tab w:val="right" w:leader="dot" w:pos="8494"/>
            </w:tabs>
            <w:rPr>
              <w:ins w:id="523" w:author="Familia Valderrama A" w:date="2014-03-13T04:35:00Z"/>
              <w:del w:id="524" w:author="Sergio" w:date="2014-04-02T19:32:00Z"/>
              <w:rFonts w:asciiTheme="minorHAnsi" w:eastAsiaTheme="minorEastAsia" w:hAnsiTheme="minorHAnsi" w:cstheme="minorBidi"/>
              <w:noProof/>
              <w:sz w:val="22"/>
              <w:lang w:val="es-CO" w:eastAsia="es-CO"/>
            </w:rPr>
          </w:pPr>
          <w:ins w:id="525" w:author="Familia Valderrama A" w:date="2014-03-13T04:35:00Z">
            <w:del w:id="526" w:author="Sergio" w:date="2014-04-02T19:32:00Z">
              <w:r w:rsidRPr="004C138B" w:rsidDel="004C138B">
                <w:rPr>
                  <w:rStyle w:val="Hipervnculo"/>
                  <w:rFonts w:ascii="Arial" w:hAnsi="Arial" w:cs="Arial"/>
                  <w:noProof/>
                  <w:lang w:val="es-ES_tradnl"/>
                </w:rPr>
                <w:delText>12.1</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Ambiente de Trabajo</w:delText>
              </w:r>
              <w:r w:rsidDel="004C138B">
                <w:rPr>
                  <w:noProof/>
                  <w:webHidden/>
                </w:rPr>
                <w:tab/>
              </w:r>
            </w:del>
          </w:ins>
          <w:ins w:id="527" w:author="Estudiante" w:date="2014-04-01T16:48:00Z">
            <w:del w:id="528" w:author="Sergio" w:date="2014-04-02T19:32:00Z">
              <w:r w:rsidR="000910A8" w:rsidDel="004C138B">
                <w:rPr>
                  <w:noProof/>
                  <w:webHidden/>
                </w:rPr>
                <w:delText>49</w:delText>
              </w:r>
            </w:del>
          </w:ins>
          <w:ins w:id="529" w:author="Familia Valderrama A" w:date="2014-03-13T04:35:00Z">
            <w:del w:id="530" w:author="Sergio" w:date="2014-04-02T19:32:00Z">
              <w:r w:rsidDel="004C138B">
                <w:rPr>
                  <w:noProof/>
                  <w:webHidden/>
                </w:rPr>
                <w:delText>47</w:delText>
              </w:r>
            </w:del>
          </w:ins>
        </w:p>
        <w:p w:rsidR="00FE6618" w:rsidDel="004C138B" w:rsidRDefault="00FE6618">
          <w:pPr>
            <w:pStyle w:val="TDC2"/>
            <w:tabs>
              <w:tab w:val="left" w:pos="1100"/>
              <w:tab w:val="right" w:leader="dot" w:pos="8494"/>
            </w:tabs>
            <w:rPr>
              <w:ins w:id="531" w:author="Familia Valderrama A" w:date="2014-03-13T04:35:00Z"/>
              <w:del w:id="532" w:author="Sergio" w:date="2014-04-02T19:32:00Z"/>
              <w:rFonts w:asciiTheme="minorHAnsi" w:eastAsiaTheme="minorEastAsia" w:hAnsiTheme="minorHAnsi" w:cstheme="minorBidi"/>
              <w:noProof/>
              <w:sz w:val="22"/>
              <w:lang w:val="es-CO" w:eastAsia="es-CO"/>
            </w:rPr>
          </w:pPr>
          <w:ins w:id="533" w:author="Familia Valderrama A" w:date="2014-03-13T04:35:00Z">
            <w:del w:id="534" w:author="Sergio" w:date="2014-04-02T19:32:00Z">
              <w:r w:rsidRPr="004C138B" w:rsidDel="004C138B">
                <w:rPr>
                  <w:rStyle w:val="Hipervnculo"/>
                  <w:rFonts w:ascii="Arial" w:hAnsi="Arial" w:cs="Arial"/>
                  <w:noProof/>
                  <w:lang w:val="es-ES_tradnl"/>
                </w:rPr>
                <w:delText>12.2</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Análisis y Administración de Riesgos</w:delText>
              </w:r>
              <w:r w:rsidDel="004C138B">
                <w:rPr>
                  <w:noProof/>
                  <w:webHidden/>
                </w:rPr>
                <w:tab/>
              </w:r>
            </w:del>
          </w:ins>
          <w:ins w:id="535" w:author="Estudiante" w:date="2014-04-01T16:48:00Z">
            <w:del w:id="536" w:author="Sergio" w:date="2014-04-02T19:32:00Z">
              <w:r w:rsidR="000910A8" w:rsidDel="004C138B">
                <w:rPr>
                  <w:noProof/>
                  <w:webHidden/>
                </w:rPr>
                <w:delText>49</w:delText>
              </w:r>
            </w:del>
          </w:ins>
          <w:ins w:id="537" w:author="Familia Valderrama A" w:date="2014-03-13T04:35:00Z">
            <w:del w:id="538" w:author="Sergio" w:date="2014-04-02T19:32:00Z">
              <w:r w:rsidDel="004C138B">
                <w:rPr>
                  <w:noProof/>
                  <w:webHidden/>
                </w:rPr>
                <w:delText>48</w:delText>
              </w:r>
            </w:del>
          </w:ins>
        </w:p>
        <w:p w:rsidR="00FE6618" w:rsidDel="004C138B" w:rsidRDefault="00FE6618">
          <w:pPr>
            <w:pStyle w:val="TDC2"/>
            <w:tabs>
              <w:tab w:val="left" w:pos="1100"/>
              <w:tab w:val="right" w:leader="dot" w:pos="8494"/>
            </w:tabs>
            <w:rPr>
              <w:ins w:id="539" w:author="Familia Valderrama A" w:date="2014-03-13T04:35:00Z"/>
              <w:del w:id="540" w:author="Sergio" w:date="2014-04-02T19:32:00Z"/>
              <w:rFonts w:asciiTheme="minorHAnsi" w:eastAsiaTheme="minorEastAsia" w:hAnsiTheme="minorHAnsi" w:cstheme="minorBidi"/>
              <w:noProof/>
              <w:sz w:val="22"/>
              <w:lang w:val="es-CO" w:eastAsia="es-CO"/>
            </w:rPr>
          </w:pPr>
          <w:ins w:id="541" w:author="Familia Valderrama A" w:date="2014-03-13T04:35:00Z">
            <w:del w:id="542" w:author="Sergio" w:date="2014-04-02T19:32:00Z">
              <w:r w:rsidRPr="004C138B" w:rsidDel="004C138B">
                <w:rPr>
                  <w:rStyle w:val="Hipervnculo"/>
                  <w:rFonts w:ascii="Arial" w:hAnsi="Arial" w:cs="Arial"/>
                  <w:noProof/>
                  <w:lang w:val="es-ES_tradnl"/>
                </w:rPr>
                <w:delText>12.3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Administración de Configuración y Documentación</w:delText>
              </w:r>
              <w:r w:rsidDel="004C138B">
                <w:rPr>
                  <w:noProof/>
                  <w:webHidden/>
                </w:rPr>
                <w:tab/>
              </w:r>
            </w:del>
          </w:ins>
          <w:ins w:id="543" w:author="Estudiante" w:date="2014-04-01T16:48:00Z">
            <w:del w:id="544" w:author="Sergio" w:date="2014-04-02T19:32:00Z">
              <w:r w:rsidR="000910A8" w:rsidDel="004C138B">
                <w:rPr>
                  <w:noProof/>
                  <w:webHidden/>
                </w:rPr>
                <w:delText>52</w:delText>
              </w:r>
            </w:del>
          </w:ins>
          <w:ins w:id="545" w:author="Familia Valderrama A" w:date="2014-03-13T04:35:00Z">
            <w:del w:id="546" w:author="Sergio" w:date="2014-04-02T19:32:00Z">
              <w:r w:rsidDel="004C138B">
                <w:rPr>
                  <w:noProof/>
                  <w:webHidden/>
                </w:rPr>
                <w:delText>50</w:delText>
              </w:r>
            </w:del>
          </w:ins>
        </w:p>
        <w:p w:rsidR="00FE6618" w:rsidDel="004C138B" w:rsidRDefault="00FE6618">
          <w:pPr>
            <w:pStyle w:val="TDC2"/>
            <w:tabs>
              <w:tab w:val="left" w:pos="660"/>
              <w:tab w:val="right" w:leader="dot" w:pos="8494"/>
            </w:tabs>
            <w:rPr>
              <w:ins w:id="547" w:author="Familia Valderrama A" w:date="2014-03-13T04:35:00Z"/>
              <w:del w:id="548" w:author="Sergio" w:date="2014-04-02T19:32:00Z"/>
              <w:rFonts w:asciiTheme="minorHAnsi" w:eastAsiaTheme="minorEastAsia" w:hAnsiTheme="minorHAnsi" w:cstheme="minorBidi"/>
              <w:noProof/>
              <w:sz w:val="22"/>
              <w:lang w:val="es-CO" w:eastAsia="es-CO"/>
            </w:rPr>
          </w:pPr>
          <w:ins w:id="549" w:author="Familia Valderrama A" w:date="2014-03-13T04:35:00Z">
            <w:del w:id="550" w:author="Sergio" w:date="2014-04-02T19:32:00Z">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Métricas y Proceso de Medición</w:delText>
              </w:r>
              <w:r w:rsidDel="004C138B">
                <w:rPr>
                  <w:noProof/>
                  <w:webHidden/>
                </w:rPr>
                <w:tab/>
              </w:r>
            </w:del>
          </w:ins>
          <w:ins w:id="551" w:author="Estudiante" w:date="2014-04-01T16:48:00Z">
            <w:del w:id="552" w:author="Sergio" w:date="2014-04-02T19:32:00Z">
              <w:r w:rsidR="000910A8" w:rsidDel="004C138B">
                <w:rPr>
                  <w:noProof/>
                  <w:webHidden/>
                </w:rPr>
                <w:delText>56</w:delText>
              </w:r>
            </w:del>
          </w:ins>
          <w:ins w:id="553" w:author="Familia Valderrama A" w:date="2014-03-13T04:35:00Z">
            <w:del w:id="554" w:author="Sergio" w:date="2014-04-02T19:32:00Z">
              <w:r w:rsidDel="004C138B">
                <w:rPr>
                  <w:noProof/>
                  <w:webHidden/>
                </w:rPr>
                <w:delText>54</w:delText>
              </w:r>
            </w:del>
          </w:ins>
        </w:p>
        <w:p w:rsidR="00FE6618" w:rsidDel="004C138B" w:rsidRDefault="00FE6618">
          <w:pPr>
            <w:pStyle w:val="TDC2"/>
            <w:tabs>
              <w:tab w:val="right" w:leader="dot" w:pos="8494"/>
            </w:tabs>
            <w:rPr>
              <w:ins w:id="555" w:author="Familia Valderrama A" w:date="2014-03-13T04:35:00Z"/>
              <w:del w:id="556" w:author="Sergio" w:date="2014-04-02T19:32:00Z"/>
              <w:rFonts w:asciiTheme="minorHAnsi" w:eastAsiaTheme="minorEastAsia" w:hAnsiTheme="minorHAnsi" w:cstheme="minorBidi"/>
              <w:noProof/>
              <w:sz w:val="22"/>
              <w:lang w:val="es-CO" w:eastAsia="es-CO"/>
            </w:rPr>
          </w:pPr>
          <w:ins w:id="557" w:author="Familia Valderrama A" w:date="2014-03-13T04:35:00Z">
            <w:del w:id="558" w:author="Sergio" w:date="2014-04-02T19:32:00Z">
              <w:r w:rsidRPr="004C138B" w:rsidDel="004C138B">
                <w:rPr>
                  <w:rStyle w:val="Hipervnculo"/>
                  <w:rFonts w:ascii="Arial" w:hAnsi="Arial" w:cs="Arial"/>
                  <w:noProof/>
                  <w:lang w:val="es-ES_tradnl"/>
                </w:rPr>
                <w:delText>12.4</w:delText>
              </w:r>
              <w:r w:rsidDel="004C138B">
                <w:rPr>
                  <w:noProof/>
                  <w:webHidden/>
                </w:rPr>
                <w:tab/>
              </w:r>
            </w:del>
          </w:ins>
          <w:ins w:id="559" w:author="Estudiante" w:date="2014-04-01T16:48:00Z">
            <w:del w:id="560" w:author="Sergio" w:date="2014-04-02T19:32:00Z">
              <w:r w:rsidR="000910A8" w:rsidDel="004C138B">
                <w:rPr>
                  <w:noProof/>
                  <w:webHidden/>
                </w:rPr>
                <w:delText>56</w:delText>
              </w:r>
            </w:del>
          </w:ins>
          <w:ins w:id="561" w:author="Familia Valderrama A" w:date="2014-03-13T04:35:00Z">
            <w:del w:id="562" w:author="Sergio" w:date="2014-04-02T19:32:00Z">
              <w:r w:rsidDel="004C138B">
                <w:rPr>
                  <w:noProof/>
                  <w:webHidden/>
                </w:rPr>
                <w:delText>54</w:delText>
              </w:r>
            </w:del>
          </w:ins>
        </w:p>
        <w:p w:rsidR="00FE6618" w:rsidDel="004C138B" w:rsidRDefault="00FE6618">
          <w:pPr>
            <w:pStyle w:val="TDC2"/>
            <w:tabs>
              <w:tab w:val="left" w:pos="1100"/>
              <w:tab w:val="right" w:leader="dot" w:pos="8494"/>
            </w:tabs>
            <w:rPr>
              <w:ins w:id="563" w:author="Familia Valderrama A" w:date="2014-03-13T04:35:00Z"/>
              <w:del w:id="564" w:author="Sergio" w:date="2014-04-02T19:32:00Z"/>
              <w:rFonts w:asciiTheme="minorHAnsi" w:eastAsiaTheme="minorEastAsia" w:hAnsiTheme="minorHAnsi" w:cstheme="minorBidi"/>
              <w:noProof/>
              <w:sz w:val="22"/>
              <w:lang w:val="es-CO" w:eastAsia="es-CO"/>
            </w:rPr>
          </w:pPr>
          <w:ins w:id="565" w:author="Familia Valderrama A" w:date="2014-03-13T04:35:00Z">
            <w:del w:id="566" w:author="Sergio" w:date="2014-04-02T19:32:00Z">
              <w:r w:rsidRPr="004C138B" w:rsidDel="004C138B">
                <w:rPr>
                  <w:rStyle w:val="Hipervnculo"/>
                  <w:rFonts w:ascii="Arial" w:hAnsi="Arial" w:cs="Arial"/>
                  <w:noProof/>
                  <w:lang w:val="es-ES_tradnl"/>
                </w:rPr>
                <w:delText>12.5</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Control de Calidad</w:delText>
              </w:r>
              <w:r w:rsidDel="004C138B">
                <w:rPr>
                  <w:noProof/>
                  <w:webHidden/>
                </w:rPr>
                <w:tab/>
              </w:r>
            </w:del>
          </w:ins>
          <w:ins w:id="567" w:author="Estudiante" w:date="2014-04-01T16:48:00Z">
            <w:del w:id="568" w:author="Sergio" w:date="2014-04-02T19:32:00Z">
              <w:r w:rsidR="000910A8" w:rsidDel="004C138B">
                <w:rPr>
                  <w:noProof/>
                  <w:webHidden/>
                </w:rPr>
                <w:delText>58</w:delText>
              </w:r>
            </w:del>
          </w:ins>
          <w:ins w:id="569" w:author="Familia Valderrama A" w:date="2014-03-13T04:35:00Z">
            <w:del w:id="570" w:author="Sergio" w:date="2014-04-02T19:32:00Z">
              <w:r w:rsidDel="004C138B">
                <w:rPr>
                  <w:noProof/>
                  <w:webHidden/>
                </w:rPr>
                <w:delText>56</w:delText>
              </w:r>
            </w:del>
          </w:ins>
        </w:p>
        <w:p w:rsidR="00FE6618" w:rsidDel="004C138B" w:rsidRDefault="00FE6618">
          <w:pPr>
            <w:pStyle w:val="TDC1"/>
            <w:tabs>
              <w:tab w:val="left" w:pos="660"/>
              <w:tab w:val="right" w:leader="dot" w:pos="8494"/>
            </w:tabs>
            <w:rPr>
              <w:ins w:id="571" w:author="Familia Valderrama A" w:date="2014-03-13T04:35:00Z"/>
              <w:del w:id="572" w:author="Sergio" w:date="2014-04-02T19:32:00Z"/>
              <w:rFonts w:asciiTheme="minorHAnsi" w:eastAsiaTheme="minorEastAsia" w:hAnsiTheme="minorHAnsi" w:cstheme="minorBidi"/>
              <w:noProof/>
              <w:sz w:val="22"/>
              <w:lang w:val="es-CO" w:eastAsia="es-CO"/>
            </w:rPr>
          </w:pPr>
          <w:ins w:id="573" w:author="Familia Valderrama A" w:date="2014-03-13T04:35:00Z">
            <w:del w:id="574" w:author="Sergio" w:date="2014-04-02T19:32:00Z">
              <w:r w:rsidRPr="004C138B" w:rsidDel="004C138B">
                <w:rPr>
                  <w:rStyle w:val="Hipervnculo"/>
                  <w:rFonts w:ascii="Arial" w:hAnsi="Arial" w:cs="Arial"/>
                  <w:noProof/>
                  <w:lang w:val="es-ES_tradnl"/>
                </w:rPr>
                <w:delText>13</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lang w:val="es-ES_tradnl"/>
                </w:rPr>
                <w:delText>Anexos</w:delText>
              </w:r>
              <w:r w:rsidDel="004C138B">
                <w:rPr>
                  <w:noProof/>
                  <w:webHidden/>
                </w:rPr>
                <w:tab/>
              </w:r>
            </w:del>
          </w:ins>
          <w:ins w:id="575" w:author="Estudiante" w:date="2014-04-01T16:48:00Z">
            <w:del w:id="576" w:author="Sergio" w:date="2014-04-02T19:32:00Z">
              <w:r w:rsidR="000910A8" w:rsidDel="004C138B">
                <w:rPr>
                  <w:noProof/>
                  <w:webHidden/>
                </w:rPr>
                <w:delText>60</w:delText>
              </w:r>
            </w:del>
          </w:ins>
          <w:ins w:id="577" w:author="Familia Valderrama A" w:date="2014-03-13T04:35:00Z">
            <w:del w:id="578" w:author="Sergio" w:date="2014-04-02T19:32:00Z">
              <w:r w:rsidDel="004C138B">
                <w:rPr>
                  <w:noProof/>
                  <w:webHidden/>
                </w:rPr>
                <w:delText>58</w:delText>
              </w:r>
            </w:del>
          </w:ins>
        </w:p>
        <w:p w:rsidR="00FE6618" w:rsidDel="004C138B" w:rsidRDefault="00FE6618">
          <w:pPr>
            <w:pStyle w:val="TDC1"/>
            <w:tabs>
              <w:tab w:val="left" w:pos="660"/>
              <w:tab w:val="right" w:leader="dot" w:pos="8494"/>
            </w:tabs>
            <w:rPr>
              <w:ins w:id="579" w:author="Familia Valderrama A" w:date="2014-03-13T04:35:00Z"/>
              <w:del w:id="580" w:author="Sergio" w:date="2014-04-02T19:32:00Z"/>
              <w:rFonts w:asciiTheme="minorHAnsi" w:eastAsiaTheme="minorEastAsia" w:hAnsiTheme="minorHAnsi" w:cstheme="minorBidi"/>
              <w:noProof/>
              <w:sz w:val="22"/>
              <w:lang w:val="es-CO" w:eastAsia="es-CO"/>
            </w:rPr>
          </w:pPr>
          <w:ins w:id="581" w:author="Familia Valderrama A" w:date="2014-03-13T04:35:00Z">
            <w:del w:id="582" w:author="Sergio" w:date="2014-04-02T19:32:00Z">
              <w:r w:rsidRPr="004C138B" w:rsidDel="004C138B">
                <w:rPr>
                  <w:rStyle w:val="Hipervnculo"/>
                  <w:rFonts w:ascii="Arial" w:hAnsi="Arial" w:cs="Arial"/>
                  <w:noProof/>
                </w:rPr>
                <w:delText>14</w:delText>
              </w:r>
              <w:r w:rsidDel="004C138B">
                <w:rPr>
                  <w:rFonts w:asciiTheme="minorHAnsi" w:eastAsiaTheme="minorEastAsia" w:hAnsiTheme="minorHAnsi" w:cstheme="minorBidi"/>
                  <w:noProof/>
                  <w:sz w:val="22"/>
                  <w:lang w:val="es-CO" w:eastAsia="es-CO"/>
                </w:rPr>
                <w:tab/>
              </w:r>
              <w:r w:rsidRPr="004C138B" w:rsidDel="004C138B">
                <w:rPr>
                  <w:rStyle w:val="Hipervnculo"/>
                  <w:rFonts w:ascii="Arial" w:hAnsi="Arial" w:cs="Arial"/>
                  <w:noProof/>
                </w:rPr>
                <w:delText>Referencias</w:delText>
              </w:r>
              <w:r w:rsidDel="004C138B">
                <w:rPr>
                  <w:noProof/>
                  <w:webHidden/>
                </w:rPr>
                <w:tab/>
              </w:r>
            </w:del>
          </w:ins>
          <w:ins w:id="583" w:author="Estudiante" w:date="2014-04-01T16:48:00Z">
            <w:del w:id="584" w:author="Sergio" w:date="2014-04-02T19:32:00Z">
              <w:r w:rsidR="000910A8" w:rsidDel="004C138B">
                <w:rPr>
                  <w:noProof/>
                  <w:webHidden/>
                </w:rPr>
                <w:delText>61</w:delText>
              </w:r>
            </w:del>
          </w:ins>
          <w:ins w:id="585" w:author="Familia Valderrama A" w:date="2014-03-13T04:35:00Z">
            <w:del w:id="586" w:author="Sergio" w:date="2014-04-02T19:32:00Z">
              <w:r w:rsidDel="004C138B">
                <w:rPr>
                  <w:noProof/>
                  <w:webHidden/>
                </w:rPr>
                <w:delText>59</w:delText>
              </w:r>
            </w:del>
          </w:ins>
        </w:p>
        <w:p w:rsidR="00380229" w:rsidDel="004C138B" w:rsidRDefault="002956A8">
          <w:pPr>
            <w:pStyle w:val="TDC1"/>
            <w:tabs>
              <w:tab w:val="left" w:pos="440"/>
              <w:tab w:val="right" w:leader="dot" w:pos="8494"/>
            </w:tabs>
            <w:rPr>
              <w:del w:id="587" w:author="Sergio" w:date="2014-04-02T19:32:00Z"/>
              <w:rFonts w:asciiTheme="minorHAnsi" w:eastAsiaTheme="minorEastAsia" w:hAnsiTheme="minorHAnsi" w:cstheme="minorBidi"/>
              <w:noProof/>
              <w:sz w:val="22"/>
              <w:lang w:val="es-CO" w:eastAsia="es-CO"/>
            </w:rPr>
          </w:pPr>
          <w:del w:id="588" w:author="Sergio" w:date="2014-04-02T19:32:00Z">
            <w:r w:rsidRPr="002956A8">
              <w:rPr>
                <w:rPrChange w:id="589" w:author="Sergio" w:date="2014-03-12T19:41:00Z">
                  <w:rPr>
                    <w:rStyle w:val="Hipervnculo"/>
                    <w:rFonts w:ascii="Arial" w:hAnsi="Arial" w:cs="Arial"/>
                    <w:noProof/>
                    <w:lang w:val="es-ES_tradnl"/>
                  </w:rPr>
                </w:rPrChange>
              </w:rPr>
              <w:delText>1</w:delText>
            </w:r>
            <w:r w:rsidR="00FC69D3" w:rsidDel="004C138B">
              <w:rPr>
                <w:rFonts w:asciiTheme="minorHAnsi" w:eastAsiaTheme="minorEastAsia" w:hAnsiTheme="minorHAnsi" w:cstheme="minorBidi"/>
                <w:noProof/>
                <w:sz w:val="22"/>
                <w:lang w:val="es-CO" w:eastAsia="es-CO"/>
              </w:rPr>
              <w:tab/>
            </w:r>
            <w:r w:rsidRPr="002956A8">
              <w:rPr>
                <w:rPrChange w:id="590" w:author="Sergio" w:date="2014-03-12T19:41:00Z">
                  <w:rPr>
                    <w:rStyle w:val="Hipervnculo"/>
                    <w:rFonts w:ascii="Arial" w:hAnsi="Arial" w:cs="Arial"/>
                    <w:noProof/>
                    <w:lang w:val="es-ES_tradnl"/>
                  </w:rPr>
                </w:rPrChange>
              </w:rPr>
              <w:delText>Historial de Cambios</w:delText>
            </w:r>
            <w:r w:rsidR="00FC69D3" w:rsidDel="004C138B">
              <w:rPr>
                <w:noProof/>
                <w:webHidden/>
              </w:rPr>
              <w:tab/>
              <w:delText>2</w:delText>
            </w:r>
          </w:del>
        </w:p>
        <w:p w:rsidR="00380229" w:rsidDel="004C138B" w:rsidRDefault="002956A8">
          <w:pPr>
            <w:pStyle w:val="TDC1"/>
            <w:tabs>
              <w:tab w:val="left" w:pos="440"/>
              <w:tab w:val="right" w:leader="dot" w:pos="8494"/>
            </w:tabs>
            <w:rPr>
              <w:del w:id="591" w:author="Sergio" w:date="2014-04-02T19:32:00Z"/>
              <w:rFonts w:asciiTheme="minorHAnsi" w:eastAsiaTheme="minorEastAsia" w:hAnsiTheme="minorHAnsi" w:cstheme="minorBidi"/>
              <w:noProof/>
              <w:sz w:val="22"/>
              <w:lang w:val="es-CO" w:eastAsia="es-CO"/>
            </w:rPr>
          </w:pPr>
          <w:del w:id="592" w:author="Sergio" w:date="2014-04-02T19:32:00Z">
            <w:r w:rsidRPr="002956A8">
              <w:rPr>
                <w:rPrChange w:id="593" w:author="Sergio" w:date="2014-03-12T19:41:00Z">
                  <w:rPr>
                    <w:rStyle w:val="Hipervnculo"/>
                    <w:rFonts w:ascii="Arial" w:hAnsi="Arial" w:cs="Arial"/>
                    <w:noProof/>
                    <w:lang w:val="es-ES_tradnl"/>
                  </w:rPr>
                </w:rPrChange>
              </w:rPr>
              <w:delText>2</w:delText>
            </w:r>
            <w:r w:rsidR="00FC69D3" w:rsidDel="004C138B">
              <w:rPr>
                <w:rFonts w:asciiTheme="minorHAnsi" w:eastAsiaTheme="minorEastAsia" w:hAnsiTheme="minorHAnsi" w:cstheme="minorBidi"/>
                <w:noProof/>
                <w:sz w:val="22"/>
                <w:lang w:val="es-CO" w:eastAsia="es-CO"/>
              </w:rPr>
              <w:tab/>
            </w:r>
            <w:r w:rsidRPr="002956A8">
              <w:rPr>
                <w:rPrChange w:id="594" w:author="Sergio" w:date="2014-03-12T19:41:00Z">
                  <w:rPr>
                    <w:rStyle w:val="Hipervnculo"/>
                    <w:rFonts w:ascii="Arial" w:hAnsi="Arial" w:cs="Arial"/>
                    <w:noProof/>
                    <w:lang w:val="es-ES_tradnl"/>
                  </w:rPr>
                </w:rPrChange>
              </w:rPr>
              <w:delText>Prefacio</w:delText>
            </w:r>
            <w:r w:rsidR="00FC69D3" w:rsidDel="004C138B">
              <w:rPr>
                <w:noProof/>
                <w:webHidden/>
              </w:rPr>
              <w:tab/>
              <w:delText>4</w:delText>
            </w:r>
          </w:del>
        </w:p>
        <w:p w:rsidR="00380229" w:rsidDel="004C138B" w:rsidRDefault="002956A8">
          <w:pPr>
            <w:pStyle w:val="TDC1"/>
            <w:tabs>
              <w:tab w:val="left" w:pos="440"/>
              <w:tab w:val="right" w:leader="dot" w:pos="8494"/>
            </w:tabs>
            <w:rPr>
              <w:del w:id="595" w:author="Sergio" w:date="2014-04-02T19:32:00Z"/>
              <w:rFonts w:asciiTheme="minorHAnsi" w:eastAsiaTheme="minorEastAsia" w:hAnsiTheme="minorHAnsi" w:cstheme="minorBidi"/>
              <w:noProof/>
              <w:sz w:val="22"/>
              <w:lang w:val="es-CO" w:eastAsia="es-CO"/>
            </w:rPr>
          </w:pPr>
          <w:del w:id="596" w:author="Sergio" w:date="2014-04-02T19:32:00Z">
            <w:r w:rsidRPr="002956A8">
              <w:rPr>
                <w:rPrChange w:id="597" w:author="Sergio" w:date="2014-03-12T19:41:00Z">
                  <w:rPr>
                    <w:rStyle w:val="Hipervnculo"/>
                    <w:rFonts w:ascii="Arial" w:hAnsi="Arial" w:cs="Arial"/>
                    <w:noProof/>
                  </w:rPr>
                </w:rPrChange>
              </w:rPr>
              <w:delText>3</w:delText>
            </w:r>
            <w:r w:rsidR="00FC69D3" w:rsidDel="004C138B">
              <w:rPr>
                <w:rFonts w:asciiTheme="minorHAnsi" w:eastAsiaTheme="minorEastAsia" w:hAnsiTheme="minorHAnsi" w:cstheme="minorBidi"/>
                <w:noProof/>
                <w:sz w:val="22"/>
                <w:lang w:val="es-CO" w:eastAsia="es-CO"/>
              </w:rPr>
              <w:tab/>
            </w:r>
            <w:r w:rsidRPr="002956A8">
              <w:rPr>
                <w:rPrChange w:id="598" w:author="Sergio" w:date="2014-03-12T19:41:00Z">
                  <w:rPr>
                    <w:rStyle w:val="Hipervnculo"/>
                    <w:rFonts w:ascii="Arial" w:hAnsi="Arial" w:cs="Arial"/>
                    <w:noProof/>
                  </w:rPr>
                </w:rPrChange>
              </w:rPr>
              <w:delText>Tabla de contenido</w:delText>
            </w:r>
            <w:r w:rsidR="00FC69D3" w:rsidDel="004C138B">
              <w:rPr>
                <w:noProof/>
                <w:webHidden/>
              </w:rPr>
              <w:tab/>
              <w:delText>5</w:delText>
            </w:r>
          </w:del>
        </w:p>
        <w:p w:rsidR="00380229" w:rsidDel="004C138B" w:rsidRDefault="002956A8">
          <w:pPr>
            <w:pStyle w:val="TDC1"/>
            <w:tabs>
              <w:tab w:val="left" w:pos="440"/>
              <w:tab w:val="right" w:leader="dot" w:pos="8494"/>
            </w:tabs>
            <w:rPr>
              <w:del w:id="599" w:author="Sergio" w:date="2014-04-02T19:32:00Z"/>
              <w:rFonts w:asciiTheme="minorHAnsi" w:eastAsiaTheme="minorEastAsia" w:hAnsiTheme="minorHAnsi" w:cstheme="minorBidi"/>
              <w:noProof/>
              <w:sz w:val="22"/>
              <w:lang w:val="es-CO" w:eastAsia="es-CO"/>
            </w:rPr>
          </w:pPr>
          <w:del w:id="600" w:author="Sergio" w:date="2014-04-02T19:32:00Z">
            <w:r w:rsidRPr="002956A8">
              <w:rPr>
                <w:rPrChange w:id="601" w:author="Sergio" w:date="2014-03-12T19:41:00Z">
                  <w:rPr>
                    <w:rStyle w:val="Hipervnculo"/>
                    <w:rFonts w:ascii="Arial" w:hAnsi="Arial" w:cs="Arial"/>
                    <w:noProof/>
                    <w:lang w:val="es-ES_tradnl"/>
                  </w:rPr>
                </w:rPrChange>
              </w:rPr>
              <w:delText>4</w:delText>
            </w:r>
            <w:r w:rsidR="00FC69D3" w:rsidDel="004C138B">
              <w:rPr>
                <w:rFonts w:asciiTheme="minorHAnsi" w:eastAsiaTheme="minorEastAsia" w:hAnsiTheme="minorHAnsi" w:cstheme="minorBidi"/>
                <w:noProof/>
                <w:sz w:val="22"/>
                <w:lang w:val="es-CO" w:eastAsia="es-CO"/>
              </w:rPr>
              <w:tab/>
            </w:r>
            <w:r w:rsidRPr="002956A8">
              <w:rPr>
                <w:rPrChange w:id="602" w:author="Sergio" w:date="2014-03-12T19:41:00Z">
                  <w:rPr>
                    <w:rStyle w:val="Hipervnculo"/>
                    <w:rFonts w:ascii="Arial" w:hAnsi="Arial" w:cs="Arial"/>
                    <w:noProof/>
                    <w:lang w:val="es-ES_tradnl"/>
                  </w:rPr>
                </w:rPrChange>
              </w:rPr>
              <w:delText>Lista de Figuras</w:delText>
            </w:r>
            <w:r w:rsidR="00FC69D3" w:rsidDel="004C138B">
              <w:rPr>
                <w:noProof/>
                <w:webHidden/>
              </w:rPr>
              <w:tab/>
              <w:delText>7</w:delText>
            </w:r>
          </w:del>
        </w:p>
        <w:p w:rsidR="00380229" w:rsidDel="004C138B" w:rsidRDefault="002956A8">
          <w:pPr>
            <w:pStyle w:val="TDC1"/>
            <w:tabs>
              <w:tab w:val="left" w:pos="440"/>
              <w:tab w:val="right" w:leader="dot" w:pos="8494"/>
            </w:tabs>
            <w:rPr>
              <w:del w:id="603" w:author="Sergio" w:date="2014-04-02T19:32:00Z"/>
              <w:rFonts w:asciiTheme="minorHAnsi" w:eastAsiaTheme="minorEastAsia" w:hAnsiTheme="minorHAnsi" w:cstheme="minorBidi"/>
              <w:noProof/>
              <w:sz w:val="22"/>
              <w:lang w:val="es-CO" w:eastAsia="es-CO"/>
            </w:rPr>
          </w:pPr>
          <w:del w:id="604" w:author="Sergio" w:date="2014-04-02T19:32:00Z">
            <w:r w:rsidRPr="002956A8">
              <w:rPr>
                <w:rPrChange w:id="605" w:author="Sergio" w:date="2014-03-12T19:41:00Z">
                  <w:rPr>
                    <w:rStyle w:val="Hipervnculo"/>
                    <w:rFonts w:ascii="Arial" w:hAnsi="Arial" w:cs="Arial"/>
                    <w:noProof/>
                    <w:lang w:val="es-ES_tradnl"/>
                  </w:rPr>
                </w:rPrChange>
              </w:rPr>
              <w:delText>5</w:delText>
            </w:r>
            <w:r w:rsidR="00FC69D3" w:rsidDel="004C138B">
              <w:rPr>
                <w:rFonts w:asciiTheme="minorHAnsi" w:eastAsiaTheme="minorEastAsia" w:hAnsiTheme="minorHAnsi" w:cstheme="minorBidi"/>
                <w:noProof/>
                <w:sz w:val="22"/>
                <w:lang w:val="es-CO" w:eastAsia="es-CO"/>
              </w:rPr>
              <w:tab/>
            </w:r>
            <w:r w:rsidRPr="002956A8">
              <w:rPr>
                <w:rPrChange w:id="606" w:author="Sergio" w:date="2014-03-12T19:41:00Z">
                  <w:rPr>
                    <w:rStyle w:val="Hipervnculo"/>
                    <w:rFonts w:ascii="Arial" w:hAnsi="Arial" w:cs="Arial"/>
                    <w:noProof/>
                    <w:lang w:val="es-ES_tradnl"/>
                  </w:rPr>
                </w:rPrChange>
              </w:rPr>
              <w:delText>Lista de Tablas</w:delText>
            </w:r>
            <w:r w:rsidR="00FC69D3" w:rsidDel="004C138B">
              <w:rPr>
                <w:noProof/>
                <w:webHidden/>
              </w:rPr>
              <w:tab/>
              <w:delText>8</w:delText>
            </w:r>
          </w:del>
        </w:p>
        <w:p w:rsidR="00380229" w:rsidDel="004C138B" w:rsidRDefault="002956A8">
          <w:pPr>
            <w:pStyle w:val="TDC1"/>
            <w:tabs>
              <w:tab w:val="left" w:pos="440"/>
              <w:tab w:val="right" w:leader="dot" w:pos="8494"/>
            </w:tabs>
            <w:rPr>
              <w:del w:id="607" w:author="Sergio" w:date="2014-04-02T19:32:00Z"/>
              <w:rFonts w:asciiTheme="minorHAnsi" w:eastAsiaTheme="minorEastAsia" w:hAnsiTheme="minorHAnsi" w:cstheme="minorBidi"/>
              <w:noProof/>
              <w:sz w:val="22"/>
              <w:lang w:val="es-CO" w:eastAsia="es-CO"/>
            </w:rPr>
          </w:pPr>
          <w:del w:id="608" w:author="Sergio" w:date="2014-04-02T19:32:00Z">
            <w:r w:rsidRPr="002956A8">
              <w:rPr>
                <w:rPrChange w:id="609" w:author="Sergio" w:date="2014-03-12T19:41:00Z">
                  <w:rPr>
                    <w:rStyle w:val="Hipervnculo"/>
                    <w:rFonts w:ascii="Arial" w:hAnsi="Arial" w:cs="Arial"/>
                    <w:noProof/>
                    <w:lang w:val="es-ES_tradnl"/>
                  </w:rPr>
                </w:rPrChange>
              </w:rPr>
              <w:delText>6</w:delText>
            </w:r>
            <w:r w:rsidR="00FC69D3" w:rsidDel="004C138B">
              <w:rPr>
                <w:rFonts w:asciiTheme="minorHAnsi" w:eastAsiaTheme="minorEastAsia" w:hAnsiTheme="minorHAnsi" w:cstheme="minorBidi"/>
                <w:noProof/>
                <w:sz w:val="22"/>
                <w:lang w:val="es-CO" w:eastAsia="es-CO"/>
              </w:rPr>
              <w:tab/>
            </w:r>
            <w:r w:rsidRPr="002956A8">
              <w:rPr>
                <w:rPrChange w:id="610" w:author="Sergio" w:date="2014-03-12T19:41:00Z">
                  <w:rPr>
                    <w:rStyle w:val="Hipervnculo"/>
                    <w:rFonts w:ascii="Arial" w:hAnsi="Arial" w:cs="Arial"/>
                    <w:noProof/>
                    <w:lang w:val="es-ES_tradnl"/>
                  </w:rPr>
                </w:rPrChange>
              </w:rPr>
              <w:delText>Vista General del Proyecto</w:delText>
            </w:r>
            <w:r w:rsidR="00FC69D3" w:rsidDel="004C138B">
              <w:rPr>
                <w:noProof/>
                <w:webHidden/>
              </w:rPr>
              <w:tab/>
              <w:delText>9</w:delText>
            </w:r>
          </w:del>
        </w:p>
        <w:p w:rsidR="00380229" w:rsidDel="004C138B" w:rsidRDefault="002956A8">
          <w:pPr>
            <w:pStyle w:val="TDC2"/>
            <w:tabs>
              <w:tab w:val="left" w:pos="880"/>
              <w:tab w:val="right" w:leader="dot" w:pos="8494"/>
            </w:tabs>
            <w:rPr>
              <w:del w:id="611" w:author="Sergio" w:date="2014-04-02T19:32:00Z"/>
              <w:rFonts w:asciiTheme="minorHAnsi" w:eastAsiaTheme="minorEastAsia" w:hAnsiTheme="minorHAnsi" w:cstheme="minorBidi"/>
              <w:noProof/>
              <w:sz w:val="22"/>
              <w:lang w:val="es-CO" w:eastAsia="es-CO"/>
            </w:rPr>
          </w:pPr>
          <w:del w:id="612" w:author="Sergio" w:date="2014-04-02T19:32:00Z">
            <w:r w:rsidRPr="002956A8">
              <w:rPr>
                <w:rPrChange w:id="613" w:author="Sergio" w:date="2014-03-12T19:41:00Z">
                  <w:rPr>
                    <w:rStyle w:val="Hipervnculo"/>
                    <w:rFonts w:ascii="Arial" w:hAnsi="Arial" w:cs="Arial"/>
                    <w:noProof/>
                    <w:lang w:val="es-ES_tradnl"/>
                  </w:rPr>
                </w:rPrChange>
              </w:rPr>
              <w:delText>6.1</w:delText>
            </w:r>
            <w:r w:rsidR="00FC69D3" w:rsidDel="004C138B">
              <w:rPr>
                <w:rFonts w:asciiTheme="minorHAnsi" w:eastAsiaTheme="minorEastAsia" w:hAnsiTheme="minorHAnsi" w:cstheme="minorBidi"/>
                <w:noProof/>
                <w:sz w:val="22"/>
                <w:lang w:val="es-CO" w:eastAsia="es-CO"/>
              </w:rPr>
              <w:tab/>
            </w:r>
            <w:r w:rsidRPr="002956A8">
              <w:rPr>
                <w:rPrChange w:id="614" w:author="Sergio" w:date="2014-03-12T19:41:00Z">
                  <w:rPr>
                    <w:rStyle w:val="Hipervnculo"/>
                    <w:rFonts w:ascii="Arial" w:hAnsi="Arial" w:cs="Arial"/>
                    <w:noProof/>
                    <w:lang w:val="es-ES_tradnl"/>
                  </w:rPr>
                </w:rPrChange>
              </w:rPr>
              <w:delText>Visión del Producto</w:delText>
            </w:r>
            <w:r w:rsidR="00FC69D3" w:rsidDel="004C138B">
              <w:rPr>
                <w:noProof/>
                <w:webHidden/>
              </w:rPr>
              <w:tab/>
              <w:delText>9</w:delText>
            </w:r>
          </w:del>
        </w:p>
        <w:p w:rsidR="00380229" w:rsidDel="004C138B" w:rsidRDefault="002956A8">
          <w:pPr>
            <w:pStyle w:val="TDC2"/>
            <w:tabs>
              <w:tab w:val="left" w:pos="880"/>
              <w:tab w:val="right" w:leader="dot" w:pos="8494"/>
            </w:tabs>
            <w:rPr>
              <w:del w:id="615" w:author="Sergio" w:date="2014-04-02T19:32:00Z"/>
              <w:rFonts w:asciiTheme="minorHAnsi" w:eastAsiaTheme="minorEastAsia" w:hAnsiTheme="minorHAnsi" w:cstheme="minorBidi"/>
              <w:noProof/>
              <w:sz w:val="22"/>
              <w:lang w:val="es-CO" w:eastAsia="es-CO"/>
            </w:rPr>
          </w:pPr>
          <w:del w:id="616" w:author="Sergio" w:date="2014-04-02T19:32:00Z">
            <w:r w:rsidRPr="002956A8">
              <w:rPr>
                <w:rPrChange w:id="617" w:author="Sergio" w:date="2014-03-12T19:41:00Z">
                  <w:rPr>
                    <w:rStyle w:val="Hipervnculo"/>
                    <w:rFonts w:ascii="Arial" w:hAnsi="Arial" w:cs="Arial"/>
                    <w:noProof/>
                    <w:lang w:val="es-ES_tradnl"/>
                  </w:rPr>
                </w:rPrChange>
              </w:rPr>
              <w:delText>6.2</w:delText>
            </w:r>
            <w:r w:rsidR="00FC69D3" w:rsidDel="004C138B">
              <w:rPr>
                <w:rFonts w:asciiTheme="minorHAnsi" w:eastAsiaTheme="minorEastAsia" w:hAnsiTheme="minorHAnsi" w:cstheme="minorBidi"/>
                <w:noProof/>
                <w:sz w:val="22"/>
                <w:lang w:val="es-CO" w:eastAsia="es-CO"/>
              </w:rPr>
              <w:tab/>
            </w:r>
            <w:r w:rsidRPr="002956A8">
              <w:rPr>
                <w:rPrChange w:id="618" w:author="Sergio" w:date="2014-03-12T19:41:00Z">
                  <w:rPr>
                    <w:rStyle w:val="Hipervnculo"/>
                    <w:rFonts w:ascii="Arial" w:hAnsi="Arial" w:cs="Arial"/>
                    <w:noProof/>
                    <w:lang w:val="es-ES_tradnl"/>
                  </w:rPr>
                </w:rPrChange>
              </w:rPr>
              <w:delText>Propósito, Alcance y Objetivos</w:delText>
            </w:r>
            <w:r w:rsidR="00FC69D3" w:rsidDel="004C138B">
              <w:rPr>
                <w:noProof/>
                <w:webHidden/>
              </w:rPr>
              <w:tab/>
              <w:delText>9</w:delText>
            </w:r>
          </w:del>
        </w:p>
        <w:p w:rsidR="00380229" w:rsidDel="004C138B" w:rsidRDefault="002956A8">
          <w:pPr>
            <w:pStyle w:val="TDC2"/>
            <w:tabs>
              <w:tab w:val="left" w:pos="880"/>
              <w:tab w:val="right" w:leader="dot" w:pos="8494"/>
            </w:tabs>
            <w:rPr>
              <w:del w:id="619" w:author="Sergio" w:date="2014-04-02T19:32:00Z"/>
              <w:rFonts w:asciiTheme="minorHAnsi" w:eastAsiaTheme="minorEastAsia" w:hAnsiTheme="minorHAnsi" w:cstheme="minorBidi"/>
              <w:noProof/>
              <w:sz w:val="22"/>
              <w:lang w:val="es-CO" w:eastAsia="es-CO"/>
            </w:rPr>
          </w:pPr>
          <w:del w:id="620" w:author="Sergio" w:date="2014-04-02T19:32:00Z">
            <w:r w:rsidRPr="002956A8">
              <w:rPr>
                <w:rPrChange w:id="621" w:author="Sergio" w:date="2014-03-12T19:41:00Z">
                  <w:rPr>
                    <w:rStyle w:val="Hipervnculo"/>
                    <w:rFonts w:ascii="Arial" w:hAnsi="Arial" w:cs="Arial"/>
                    <w:noProof/>
                    <w:lang w:val="es-ES_tradnl"/>
                  </w:rPr>
                </w:rPrChange>
              </w:rPr>
              <w:delText>6.3</w:delText>
            </w:r>
            <w:r w:rsidR="00FC69D3" w:rsidDel="004C138B">
              <w:rPr>
                <w:rFonts w:asciiTheme="minorHAnsi" w:eastAsiaTheme="minorEastAsia" w:hAnsiTheme="minorHAnsi" w:cstheme="minorBidi"/>
                <w:noProof/>
                <w:sz w:val="22"/>
                <w:lang w:val="es-CO" w:eastAsia="es-CO"/>
              </w:rPr>
              <w:tab/>
            </w:r>
            <w:r w:rsidRPr="002956A8">
              <w:rPr>
                <w:rPrChange w:id="622" w:author="Sergio" w:date="2014-03-12T19:41:00Z">
                  <w:rPr>
                    <w:rStyle w:val="Hipervnculo"/>
                    <w:rFonts w:ascii="Arial" w:hAnsi="Arial" w:cs="Arial"/>
                    <w:noProof/>
                    <w:lang w:val="es-ES_tradnl"/>
                  </w:rPr>
                </w:rPrChange>
              </w:rPr>
              <w:delText>Supuestos y Restricciones [2]</w:delText>
            </w:r>
            <w:r w:rsidR="00FC69D3" w:rsidDel="004C138B">
              <w:rPr>
                <w:noProof/>
                <w:webHidden/>
              </w:rPr>
              <w:tab/>
              <w:delText>11</w:delText>
            </w:r>
          </w:del>
        </w:p>
        <w:p w:rsidR="00380229" w:rsidDel="004C138B" w:rsidRDefault="002956A8">
          <w:pPr>
            <w:pStyle w:val="TDC2"/>
            <w:tabs>
              <w:tab w:val="left" w:pos="880"/>
              <w:tab w:val="right" w:leader="dot" w:pos="8494"/>
            </w:tabs>
            <w:rPr>
              <w:del w:id="623" w:author="Sergio" w:date="2014-04-02T19:32:00Z"/>
              <w:rFonts w:asciiTheme="minorHAnsi" w:eastAsiaTheme="minorEastAsia" w:hAnsiTheme="minorHAnsi" w:cstheme="minorBidi"/>
              <w:noProof/>
              <w:sz w:val="22"/>
              <w:lang w:val="es-CO" w:eastAsia="es-CO"/>
            </w:rPr>
          </w:pPr>
          <w:del w:id="624" w:author="Sergio" w:date="2014-04-02T19:32:00Z">
            <w:r w:rsidRPr="002956A8">
              <w:rPr>
                <w:rPrChange w:id="625" w:author="Sergio" w:date="2014-03-12T19:41:00Z">
                  <w:rPr>
                    <w:rStyle w:val="Hipervnculo"/>
                    <w:rFonts w:ascii="Arial" w:hAnsi="Arial" w:cs="Arial"/>
                    <w:noProof/>
                    <w:lang w:val="es-ES_tradnl"/>
                  </w:rPr>
                </w:rPrChange>
              </w:rPr>
              <w:delText>6.4</w:delText>
            </w:r>
            <w:r w:rsidR="00FC69D3" w:rsidDel="004C138B">
              <w:rPr>
                <w:rFonts w:asciiTheme="minorHAnsi" w:eastAsiaTheme="minorEastAsia" w:hAnsiTheme="minorHAnsi" w:cstheme="minorBidi"/>
                <w:noProof/>
                <w:sz w:val="22"/>
                <w:lang w:val="es-CO" w:eastAsia="es-CO"/>
              </w:rPr>
              <w:tab/>
            </w:r>
            <w:r w:rsidRPr="002956A8">
              <w:rPr>
                <w:rPrChange w:id="626" w:author="Sergio" w:date="2014-03-12T19:41:00Z">
                  <w:rPr>
                    <w:rStyle w:val="Hipervnculo"/>
                    <w:rFonts w:ascii="Arial" w:hAnsi="Arial" w:cs="Arial"/>
                    <w:noProof/>
                    <w:lang w:val="es-ES_tradnl"/>
                  </w:rPr>
                </w:rPrChange>
              </w:rPr>
              <w:delText>Entregables</w:delText>
            </w:r>
            <w:r w:rsidR="00FC69D3" w:rsidDel="004C138B">
              <w:rPr>
                <w:noProof/>
                <w:webHidden/>
              </w:rPr>
              <w:tab/>
              <w:delText>13</w:delText>
            </w:r>
          </w:del>
        </w:p>
        <w:p w:rsidR="00380229" w:rsidDel="004C138B" w:rsidRDefault="002956A8">
          <w:pPr>
            <w:pStyle w:val="TDC2"/>
            <w:tabs>
              <w:tab w:val="left" w:pos="880"/>
              <w:tab w:val="right" w:leader="dot" w:pos="8494"/>
            </w:tabs>
            <w:rPr>
              <w:del w:id="627" w:author="Sergio" w:date="2014-04-02T19:32:00Z"/>
              <w:rFonts w:asciiTheme="minorHAnsi" w:eastAsiaTheme="minorEastAsia" w:hAnsiTheme="minorHAnsi" w:cstheme="minorBidi"/>
              <w:noProof/>
              <w:sz w:val="22"/>
              <w:lang w:val="es-CO" w:eastAsia="es-CO"/>
            </w:rPr>
          </w:pPr>
          <w:del w:id="628" w:author="Sergio" w:date="2014-04-02T19:32:00Z">
            <w:r w:rsidRPr="002956A8">
              <w:rPr>
                <w:rPrChange w:id="629" w:author="Sergio" w:date="2014-03-12T19:41:00Z">
                  <w:rPr>
                    <w:rStyle w:val="Hipervnculo"/>
                    <w:rFonts w:ascii="Arial" w:hAnsi="Arial" w:cs="Arial"/>
                    <w:noProof/>
                    <w:lang w:val="es-ES_tradnl"/>
                  </w:rPr>
                </w:rPrChange>
              </w:rPr>
              <w:delText>6.5</w:delText>
            </w:r>
            <w:r w:rsidR="00FC69D3" w:rsidDel="004C138B">
              <w:rPr>
                <w:rFonts w:asciiTheme="minorHAnsi" w:eastAsiaTheme="minorEastAsia" w:hAnsiTheme="minorHAnsi" w:cstheme="minorBidi"/>
                <w:noProof/>
                <w:sz w:val="22"/>
                <w:lang w:val="es-CO" w:eastAsia="es-CO"/>
              </w:rPr>
              <w:tab/>
            </w:r>
            <w:r w:rsidRPr="002956A8">
              <w:rPr>
                <w:rPrChange w:id="630" w:author="Sergio" w:date="2014-03-12T19:41:00Z">
                  <w:rPr>
                    <w:rStyle w:val="Hipervnculo"/>
                    <w:rFonts w:ascii="Arial" w:hAnsi="Arial" w:cs="Arial"/>
                    <w:noProof/>
                    <w:lang w:val="es-ES_tradnl"/>
                  </w:rPr>
                </w:rPrChange>
              </w:rPr>
              <w:delText>Resumen de Calendarización y Presupuesto</w:delText>
            </w:r>
            <w:r w:rsidR="00FC69D3" w:rsidDel="004C138B">
              <w:rPr>
                <w:noProof/>
                <w:webHidden/>
              </w:rPr>
              <w:tab/>
              <w:delText>13</w:delText>
            </w:r>
          </w:del>
        </w:p>
        <w:p w:rsidR="00380229" w:rsidDel="004C138B" w:rsidRDefault="002956A8">
          <w:pPr>
            <w:pStyle w:val="TDC2"/>
            <w:tabs>
              <w:tab w:val="left" w:pos="880"/>
              <w:tab w:val="right" w:leader="dot" w:pos="8494"/>
            </w:tabs>
            <w:rPr>
              <w:del w:id="631" w:author="Sergio" w:date="2014-04-02T19:32:00Z"/>
              <w:rFonts w:asciiTheme="minorHAnsi" w:eastAsiaTheme="minorEastAsia" w:hAnsiTheme="minorHAnsi" w:cstheme="minorBidi"/>
              <w:noProof/>
              <w:sz w:val="22"/>
              <w:lang w:val="es-CO" w:eastAsia="es-CO"/>
            </w:rPr>
          </w:pPr>
          <w:del w:id="632" w:author="Sergio" w:date="2014-04-02T19:32:00Z">
            <w:r w:rsidRPr="002956A8">
              <w:rPr>
                <w:rPrChange w:id="633" w:author="Sergio" w:date="2014-03-12T19:41:00Z">
                  <w:rPr>
                    <w:rStyle w:val="Hipervnculo"/>
                    <w:rFonts w:ascii="Arial" w:hAnsi="Arial" w:cs="Arial"/>
                    <w:noProof/>
                    <w:lang w:val="es-ES_tradnl"/>
                  </w:rPr>
                </w:rPrChange>
              </w:rPr>
              <w:delText>6.6</w:delText>
            </w:r>
            <w:r w:rsidR="00FC69D3" w:rsidDel="004C138B">
              <w:rPr>
                <w:rFonts w:asciiTheme="minorHAnsi" w:eastAsiaTheme="minorEastAsia" w:hAnsiTheme="minorHAnsi" w:cstheme="minorBidi"/>
                <w:noProof/>
                <w:sz w:val="22"/>
                <w:lang w:val="es-CO" w:eastAsia="es-CO"/>
              </w:rPr>
              <w:tab/>
            </w:r>
            <w:r w:rsidRPr="002956A8">
              <w:rPr>
                <w:rPrChange w:id="634" w:author="Sergio" w:date="2014-03-12T19:41:00Z">
                  <w:rPr>
                    <w:rStyle w:val="Hipervnculo"/>
                    <w:rFonts w:ascii="Arial" w:hAnsi="Arial" w:cs="Arial"/>
                    <w:noProof/>
                    <w:lang w:val="es-ES_tradnl"/>
                  </w:rPr>
                </w:rPrChange>
              </w:rPr>
              <w:delText>Evolución del Plan</w:delText>
            </w:r>
            <w:r w:rsidR="00FC69D3" w:rsidDel="004C138B">
              <w:rPr>
                <w:noProof/>
                <w:webHidden/>
              </w:rPr>
              <w:tab/>
              <w:delText>14</w:delText>
            </w:r>
          </w:del>
        </w:p>
        <w:p w:rsidR="00380229" w:rsidDel="004C138B" w:rsidRDefault="002956A8">
          <w:pPr>
            <w:pStyle w:val="TDC1"/>
            <w:tabs>
              <w:tab w:val="left" w:pos="440"/>
              <w:tab w:val="right" w:leader="dot" w:pos="8494"/>
            </w:tabs>
            <w:rPr>
              <w:del w:id="635" w:author="Sergio" w:date="2014-04-02T19:32:00Z"/>
              <w:rFonts w:asciiTheme="minorHAnsi" w:eastAsiaTheme="minorEastAsia" w:hAnsiTheme="minorHAnsi" w:cstheme="minorBidi"/>
              <w:noProof/>
              <w:sz w:val="22"/>
              <w:lang w:val="es-CO" w:eastAsia="es-CO"/>
            </w:rPr>
          </w:pPr>
          <w:del w:id="636" w:author="Sergio" w:date="2014-04-02T19:32:00Z">
            <w:r w:rsidRPr="002956A8">
              <w:rPr>
                <w:rPrChange w:id="637" w:author="Sergio" w:date="2014-03-12T19:41:00Z">
                  <w:rPr>
                    <w:rStyle w:val="Hipervnculo"/>
                    <w:rFonts w:ascii="Arial" w:hAnsi="Arial" w:cs="Arial"/>
                    <w:noProof/>
                    <w:lang w:val="es-ES_tradnl"/>
                  </w:rPr>
                </w:rPrChange>
              </w:rPr>
              <w:delText>7</w:delText>
            </w:r>
            <w:r w:rsidR="00FC69D3" w:rsidDel="004C138B">
              <w:rPr>
                <w:rFonts w:asciiTheme="minorHAnsi" w:eastAsiaTheme="minorEastAsia" w:hAnsiTheme="minorHAnsi" w:cstheme="minorBidi"/>
                <w:noProof/>
                <w:sz w:val="22"/>
                <w:lang w:val="es-CO" w:eastAsia="es-CO"/>
              </w:rPr>
              <w:tab/>
            </w:r>
            <w:r w:rsidRPr="002956A8">
              <w:rPr>
                <w:rPrChange w:id="638" w:author="Sergio" w:date="2014-03-12T19:41:00Z">
                  <w:rPr>
                    <w:rStyle w:val="Hipervnculo"/>
                    <w:rFonts w:ascii="Arial" w:hAnsi="Arial" w:cs="Arial"/>
                    <w:noProof/>
                    <w:lang w:val="es-ES_tradnl"/>
                  </w:rPr>
                </w:rPrChange>
              </w:rPr>
              <w:delText>Glosario</w:delText>
            </w:r>
            <w:r w:rsidR="00FC69D3" w:rsidDel="004C138B">
              <w:rPr>
                <w:noProof/>
                <w:webHidden/>
              </w:rPr>
              <w:tab/>
              <w:delText>15</w:delText>
            </w:r>
          </w:del>
        </w:p>
        <w:p w:rsidR="00380229" w:rsidDel="004C138B" w:rsidRDefault="002956A8">
          <w:pPr>
            <w:pStyle w:val="TDC1"/>
            <w:tabs>
              <w:tab w:val="left" w:pos="440"/>
              <w:tab w:val="right" w:leader="dot" w:pos="8494"/>
            </w:tabs>
            <w:rPr>
              <w:del w:id="639" w:author="Sergio" w:date="2014-04-02T19:32:00Z"/>
              <w:rFonts w:asciiTheme="minorHAnsi" w:eastAsiaTheme="minorEastAsia" w:hAnsiTheme="minorHAnsi" w:cstheme="minorBidi"/>
              <w:noProof/>
              <w:sz w:val="22"/>
              <w:lang w:val="es-CO" w:eastAsia="es-CO"/>
            </w:rPr>
          </w:pPr>
          <w:del w:id="640" w:author="Sergio" w:date="2014-04-02T19:32:00Z">
            <w:r w:rsidRPr="002956A8">
              <w:rPr>
                <w:rPrChange w:id="641" w:author="Sergio" w:date="2014-03-12T19:41:00Z">
                  <w:rPr>
                    <w:rStyle w:val="Hipervnculo"/>
                    <w:rFonts w:ascii="Arial" w:hAnsi="Arial" w:cs="Arial"/>
                    <w:noProof/>
                    <w:lang w:val="es-ES_tradnl"/>
                  </w:rPr>
                </w:rPrChange>
              </w:rPr>
              <w:delText>8</w:delText>
            </w:r>
            <w:r w:rsidR="00FC69D3" w:rsidDel="004C138B">
              <w:rPr>
                <w:rFonts w:asciiTheme="minorHAnsi" w:eastAsiaTheme="minorEastAsia" w:hAnsiTheme="minorHAnsi" w:cstheme="minorBidi"/>
                <w:noProof/>
                <w:sz w:val="22"/>
                <w:lang w:val="es-CO" w:eastAsia="es-CO"/>
              </w:rPr>
              <w:tab/>
            </w:r>
            <w:r w:rsidRPr="002956A8">
              <w:rPr>
                <w:rPrChange w:id="642" w:author="Sergio" w:date="2014-03-12T19:41:00Z">
                  <w:rPr>
                    <w:rStyle w:val="Hipervnculo"/>
                    <w:rFonts w:ascii="Arial" w:hAnsi="Arial" w:cs="Arial"/>
                    <w:noProof/>
                    <w:lang w:val="es-ES_tradnl"/>
                  </w:rPr>
                </w:rPrChange>
              </w:rPr>
              <w:delText>Contexto del proyecto</w:delText>
            </w:r>
            <w:r w:rsidR="00FC69D3" w:rsidDel="004C138B">
              <w:rPr>
                <w:noProof/>
                <w:webHidden/>
              </w:rPr>
              <w:tab/>
              <w:delText>16</w:delText>
            </w:r>
          </w:del>
        </w:p>
        <w:p w:rsidR="00380229" w:rsidDel="004C138B" w:rsidRDefault="002956A8">
          <w:pPr>
            <w:pStyle w:val="TDC2"/>
            <w:tabs>
              <w:tab w:val="left" w:pos="880"/>
              <w:tab w:val="right" w:leader="dot" w:pos="8494"/>
            </w:tabs>
            <w:rPr>
              <w:del w:id="643" w:author="Sergio" w:date="2014-04-02T19:32:00Z"/>
              <w:rFonts w:asciiTheme="minorHAnsi" w:eastAsiaTheme="minorEastAsia" w:hAnsiTheme="minorHAnsi" w:cstheme="minorBidi"/>
              <w:noProof/>
              <w:sz w:val="22"/>
              <w:lang w:val="es-CO" w:eastAsia="es-CO"/>
            </w:rPr>
          </w:pPr>
          <w:del w:id="644" w:author="Sergio" w:date="2014-04-02T19:32:00Z">
            <w:r w:rsidRPr="002956A8">
              <w:rPr>
                <w:rPrChange w:id="645" w:author="Sergio" w:date="2014-03-12T19:41:00Z">
                  <w:rPr>
                    <w:rStyle w:val="Hipervnculo"/>
                    <w:rFonts w:ascii="Arial" w:hAnsi="Arial" w:cs="Arial"/>
                    <w:noProof/>
                    <w:lang w:val="es-ES_tradnl"/>
                  </w:rPr>
                </w:rPrChange>
              </w:rPr>
              <w:delText>8.1</w:delText>
            </w:r>
            <w:r w:rsidR="00FC69D3" w:rsidDel="004C138B">
              <w:rPr>
                <w:rFonts w:asciiTheme="minorHAnsi" w:eastAsiaTheme="minorEastAsia" w:hAnsiTheme="minorHAnsi" w:cstheme="minorBidi"/>
                <w:noProof/>
                <w:sz w:val="22"/>
                <w:lang w:val="es-CO" w:eastAsia="es-CO"/>
              </w:rPr>
              <w:tab/>
            </w:r>
            <w:r w:rsidRPr="002956A8">
              <w:rPr>
                <w:rPrChange w:id="646" w:author="Sergio" w:date="2014-03-12T19:41:00Z">
                  <w:rPr>
                    <w:rStyle w:val="Hipervnculo"/>
                    <w:rFonts w:ascii="Arial" w:hAnsi="Arial" w:cs="Arial"/>
                    <w:noProof/>
                    <w:lang w:val="es-ES_tradnl"/>
                  </w:rPr>
                </w:rPrChange>
              </w:rPr>
              <w:delText>Modelo de Ciclo de Vida</w:delText>
            </w:r>
            <w:r w:rsidR="00FC69D3" w:rsidDel="004C138B">
              <w:rPr>
                <w:noProof/>
                <w:webHidden/>
              </w:rPr>
              <w:tab/>
              <w:delText>16</w:delText>
            </w:r>
          </w:del>
        </w:p>
        <w:p w:rsidR="00380229" w:rsidDel="004C138B" w:rsidRDefault="002956A8">
          <w:pPr>
            <w:pStyle w:val="TDC3"/>
            <w:tabs>
              <w:tab w:val="left" w:pos="1320"/>
              <w:tab w:val="right" w:leader="dot" w:pos="8494"/>
            </w:tabs>
            <w:rPr>
              <w:del w:id="647" w:author="Sergio" w:date="2014-04-02T19:32:00Z"/>
              <w:rFonts w:asciiTheme="minorHAnsi" w:eastAsiaTheme="minorEastAsia" w:hAnsiTheme="minorHAnsi" w:cstheme="minorBidi"/>
              <w:noProof/>
              <w:sz w:val="22"/>
              <w:lang w:val="es-CO" w:eastAsia="es-CO"/>
            </w:rPr>
          </w:pPr>
          <w:del w:id="648" w:author="Sergio" w:date="2014-04-02T19:32:00Z">
            <w:r w:rsidRPr="002956A8">
              <w:rPr>
                <w:rPrChange w:id="649" w:author="Sergio" w:date="2014-03-12T19:41:00Z">
                  <w:rPr>
                    <w:rStyle w:val="Hipervnculo"/>
                    <w:rFonts w:ascii="Arial" w:hAnsi="Arial" w:cs="Arial"/>
                    <w:noProof/>
                  </w:rPr>
                </w:rPrChange>
              </w:rPr>
              <w:delText>8.1.1</w:delText>
            </w:r>
            <w:r w:rsidR="00FC69D3" w:rsidDel="004C138B">
              <w:rPr>
                <w:rFonts w:asciiTheme="minorHAnsi" w:eastAsiaTheme="minorEastAsia" w:hAnsiTheme="minorHAnsi" w:cstheme="minorBidi"/>
                <w:noProof/>
                <w:sz w:val="22"/>
                <w:lang w:val="es-CO" w:eastAsia="es-CO"/>
              </w:rPr>
              <w:tab/>
            </w:r>
            <w:r w:rsidRPr="002956A8">
              <w:rPr>
                <w:rPrChange w:id="650" w:author="Sergio" w:date="2014-03-12T19:41:00Z">
                  <w:rPr>
                    <w:rStyle w:val="Hipervnculo"/>
                    <w:rFonts w:ascii="Arial" w:hAnsi="Arial" w:cs="Arial"/>
                    <w:noProof/>
                  </w:rPr>
                </w:rPrChange>
              </w:rPr>
              <w:delText>Especificación Ciclo de Vida</w:delText>
            </w:r>
            <w:r w:rsidR="00FC69D3" w:rsidDel="004C138B">
              <w:rPr>
                <w:noProof/>
                <w:webHidden/>
              </w:rPr>
              <w:tab/>
              <w:delText>20</w:delText>
            </w:r>
          </w:del>
        </w:p>
        <w:p w:rsidR="00380229" w:rsidDel="004C138B" w:rsidRDefault="002956A8">
          <w:pPr>
            <w:pStyle w:val="TDC3"/>
            <w:tabs>
              <w:tab w:val="left" w:pos="1320"/>
              <w:tab w:val="right" w:leader="dot" w:pos="8494"/>
            </w:tabs>
            <w:rPr>
              <w:del w:id="651" w:author="Sergio" w:date="2014-04-02T19:32:00Z"/>
              <w:rFonts w:asciiTheme="minorHAnsi" w:eastAsiaTheme="minorEastAsia" w:hAnsiTheme="minorHAnsi" w:cstheme="minorBidi"/>
              <w:noProof/>
              <w:sz w:val="22"/>
              <w:lang w:val="es-CO" w:eastAsia="es-CO"/>
            </w:rPr>
          </w:pPr>
          <w:del w:id="652" w:author="Sergio" w:date="2014-04-02T19:32:00Z">
            <w:r w:rsidRPr="002956A8">
              <w:rPr>
                <w:rPrChange w:id="653" w:author="Sergio" w:date="2014-03-12T19:41:00Z">
                  <w:rPr>
                    <w:rStyle w:val="Hipervnculo"/>
                    <w:rFonts w:ascii="Arial" w:hAnsi="Arial" w:cs="Arial"/>
                    <w:noProof/>
                    <w:lang w:val="es-ES_tradnl"/>
                  </w:rPr>
                </w:rPrChange>
              </w:rPr>
              <w:delText>8.1.2</w:delText>
            </w:r>
            <w:r w:rsidR="00FC69D3" w:rsidDel="004C138B">
              <w:rPr>
                <w:rFonts w:asciiTheme="minorHAnsi" w:eastAsiaTheme="minorEastAsia" w:hAnsiTheme="minorHAnsi" w:cstheme="minorBidi"/>
                <w:noProof/>
                <w:sz w:val="22"/>
                <w:lang w:val="es-CO" w:eastAsia="es-CO"/>
              </w:rPr>
              <w:tab/>
            </w:r>
            <w:r w:rsidRPr="002956A8">
              <w:rPr>
                <w:rPrChange w:id="654" w:author="Sergio" w:date="2014-03-12T19:41:00Z">
                  <w:rPr>
                    <w:rStyle w:val="Hipervnculo"/>
                    <w:rFonts w:ascii="Arial" w:hAnsi="Arial" w:cs="Arial"/>
                    <w:noProof/>
                    <w:lang w:val="es-ES_tradnl"/>
                  </w:rPr>
                </w:rPrChange>
              </w:rPr>
              <w:delText>Análisis de Alternativas y Justificación</w:delText>
            </w:r>
            <w:r w:rsidR="00FC69D3" w:rsidDel="004C138B">
              <w:rPr>
                <w:noProof/>
                <w:webHidden/>
              </w:rPr>
              <w:tab/>
              <w:delText>21</w:delText>
            </w:r>
          </w:del>
        </w:p>
        <w:p w:rsidR="00380229" w:rsidDel="004C138B" w:rsidRDefault="002956A8">
          <w:pPr>
            <w:pStyle w:val="TDC2"/>
            <w:tabs>
              <w:tab w:val="left" w:pos="880"/>
              <w:tab w:val="right" w:leader="dot" w:pos="8494"/>
            </w:tabs>
            <w:rPr>
              <w:del w:id="655" w:author="Sergio" w:date="2014-04-02T19:32:00Z"/>
              <w:rFonts w:asciiTheme="minorHAnsi" w:eastAsiaTheme="minorEastAsia" w:hAnsiTheme="minorHAnsi" w:cstheme="minorBidi"/>
              <w:noProof/>
              <w:sz w:val="22"/>
              <w:lang w:val="es-CO" w:eastAsia="es-CO"/>
            </w:rPr>
          </w:pPr>
          <w:del w:id="656" w:author="Sergio" w:date="2014-04-02T19:32:00Z">
            <w:r w:rsidRPr="002956A8">
              <w:rPr>
                <w:rPrChange w:id="657" w:author="Sergio" w:date="2014-03-12T19:41:00Z">
                  <w:rPr>
                    <w:rStyle w:val="Hipervnculo"/>
                    <w:rFonts w:ascii="Arial" w:hAnsi="Arial" w:cs="Arial"/>
                    <w:noProof/>
                    <w:lang w:val="es-ES_tradnl"/>
                  </w:rPr>
                </w:rPrChange>
              </w:rPr>
              <w:delText>8.2</w:delText>
            </w:r>
            <w:r w:rsidR="00FC69D3" w:rsidDel="004C138B">
              <w:rPr>
                <w:rFonts w:asciiTheme="minorHAnsi" w:eastAsiaTheme="minorEastAsia" w:hAnsiTheme="minorHAnsi" w:cstheme="minorBidi"/>
                <w:noProof/>
                <w:sz w:val="22"/>
                <w:lang w:val="es-CO" w:eastAsia="es-CO"/>
              </w:rPr>
              <w:tab/>
            </w:r>
            <w:r w:rsidRPr="002956A8">
              <w:rPr>
                <w:rPrChange w:id="658" w:author="Sergio" w:date="2014-03-12T19:41:00Z">
                  <w:rPr>
                    <w:rStyle w:val="Hipervnculo"/>
                    <w:rFonts w:ascii="Arial" w:hAnsi="Arial" w:cs="Arial"/>
                    <w:noProof/>
                    <w:lang w:val="es-ES_tradnl"/>
                  </w:rPr>
                </w:rPrChange>
              </w:rPr>
              <w:delText>Lenguajes y Herramientas</w:delText>
            </w:r>
            <w:r w:rsidR="00FC69D3" w:rsidDel="004C138B">
              <w:rPr>
                <w:noProof/>
                <w:webHidden/>
              </w:rPr>
              <w:tab/>
              <w:delText>23</w:delText>
            </w:r>
          </w:del>
        </w:p>
        <w:p w:rsidR="00380229" w:rsidDel="004C138B" w:rsidRDefault="002956A8">
          <w:pPr>
            <w:pStyle w:val="TDC3"/>
            <w:tabs>
              <w:tab w:val="left" w:pos="1320"/>
              <w:tab w:val="right" w:leader="dot" w:pos="8494"/>
            </w:tabs>
            <w:rPr>
              <w:del w:id="659" w:author="Sergio" w:date="2014-04-02T19:32:00Z"/>
              <w:rFonts w:asciiTheme="minorHAnsi" w:eastAsiaTheme="minorEastAsia" w:hAnsiTheme="minorHAnsi" w:cstheme="minorBidi"/>
              <w:noProof/>
              <w:sz w:val="22"/>
              <w:lang w:val="es-CO" w:eastAsia="es-CO"/>
            </w:rPr>
          </w:pPr>
          <w:del w:id="660" w:author="Sergio" w:date="2014-04-02T19:32:00Z">
            <w:r w:rsidRPr="002956A8">
              <w:rPr>
                <w:rPrChange w:id="661" w:author="Sergio" w:date="2014-03-12T19:41:00Z">
                  <w:rPr>
                    <w:rStyle w:val="Hipervnculo"/>
                    <w:rFonts w:ascii="Arial" w:hAnsi="Arial" w:cs="Arial"/>
                    <w:noProof/>
                    <w:lang w:val="es-ES_tradnl"/>
                  </w:rPr>
                </w:rPrChange>
              </w:rPr>
              <w:delText>8.2.1</w:delText>
            </w:r>
            <w:r w:rsidR="00FC69D3" w:rsidDel="004C138B">
              <w:rPr>
                <w:rFonts w:asciiTheme="minorHAnsi" w:eastAsiaTheme="minorEastAsia" w:hAnsiTheme="minorHAnsi" w:cstheme="minorBidi"/>
                <w:noProof/>
                <w:sz w:val="22"/>
                <w:lang w:val="es-CO" w:eastAsia="es-CO"/>
              </w:rPr>
              <w:tab/>
            </w:r>
            <w:r w:rsidRPr="002956A8">
              <w:rPr>
                <w:rPrChange w:id="662" w:author="Sergio" w:date="2014-03-12T19:41:00Z">
                  <w:rPr>
                    <w:rStyle w:val="Hipervnculo"/>
                    <w:rFonts w:ascii="Arial" w:hAnsi="Arial" w:cs="Arial"/>
                    <w:noProof/>
                    <w:lang w:val="es-ES_tradnl"/>
                  </w:rPr>
                </w:rPrChange>
              </w:rPr>
              <w:delText>Análisis de Alternativas y Justificación</w:delText>
            </w:r>
            <w:r w:rsidR="00FC69D3" w:rsidDel="004C138B">
              <w:rPr>
                <w:noProof/>
                <w:webHidden/>
              </w:rPr>
              <w:tab/>
              <w:delText>25</w:delText>
            </w:r>
          </w:del>
        </w:p>
        <w:p w:rsidR="00380229" w:rsidDel="004C138B" w:rsidRDefault="002956A8">
          <w:pPr>
            <w:pStyle w:val="TDC2"/>
            <w:tabs>
              <w:tab w:val="left" w:pos="880"/>
              <w:tab w:val="right" w:leader="dot" w:pos="8494"/>
            </w:tabs>
            <w:rPr>
              <w:del w:id="663" w:author="Sergio" w:date="2014-04-02T19:32:00Z"/>
              <w:rFonts w:asciiTheme="minorHAnsi" w:eastAsiaTheme="minorEastAsia" w:hAnsiTheme="minorHAnsi" w:cstheme="minorBidi"/>
              <w:noProof/>
              <w:sz w:val="22"/>
              <w:lang w:val="es-CO" w:eastAsia="es-CO"/>
            </w:rPr>
          </w:pPr>
          <w:del w:id="664" w:author="Sergio" w:date="2014-04-02T19:32:00Z">
            <w:r w:rsidRPr="002956A8">
              <w:rPr>
                <w:rPrChange w:id="665" w:author="Sergio" w:date="2014-03-12T19:41:00Z">
                  <w:rPr>
                    <w:rStyle w:val="Hipervnculo"/>
                    <w:rFonts w:ascii="Arial" w:hAnsi="Arial" w:cs="Arial"/>
                    <w:noProof/>
                    <w:lang w:val="es-ES_tradnl"/>
                  </w:rPr>
                </w:rPrChange>
              </w:rPr>
              <w:delText>8.3</w:delText>
            </w:r>
            <w:r w:rsidR="00FC69D3" w:rsidDel="004C138B">
              <w:rPr>
                <w:rFonts w:asciiTheme="minorHAnsi" w:eastAsiaTheme="minorEastAsia" w:hAnsiTheme="minorHAnsi" w:cstheme="minorBidi"/>
                <w:noProof/>
                <w:sz w:val="22"/>
                <w:lang w:val="es-CO" w:eastAsia="es-CO"/>
              </w:rPr>
              <w:tab/>
            </w:r>
            <w:r w:rsidRPr="002956A8">
              <w:rPr>
                <w:rPrChange w:id="666" w:author="Sergio" w:date="2014-03-12T19:41:00Z">
                  <w:rPr>
                    <w:rStyle w:val="Hipervnculo"/>
                    <w:rFonts w:ascii="Arial" w:hAnsi="Arial" w:cs="Arial"/>
                    <w:noProof/>
                    <w:lang w:val="es-ES_tradnl"/>
                  </w:rPr>
                </w:rPrChange>
              </w:rPr>
              <w:delText>Plan de Aceptación del Producto</w:delText>
            </w:r>
            <w:r w:rsidR="00FC69D3" w:rsidDel="004C138B">
              <w:rPr>
                <w:noProof/>
                <w:webHidden/>
              </w:rPr>
              <w:tab/>
              <w:delText>27</w:delText>
            </w:r>
          </w:del>
        </w:p>
        <w:p w:rsidR="00380229" w:rsidDel="004C138B" w:rsidRDefault="002956A8">
          <w:pPr>
            <w:pStyle w:val="TDC2"/>
            <w:tabs>
              <w:tab w:val="left" w:pos="880"/>
              <w:tab w:val="right" w:leader="dot" w:pos="8494"/>
            </w:tabs>
            <w:rPr>
              <w:del w:id="667" w:author="Sergio" w:date="2014-04-02T19:32:00Z"/>
              <w:rFonts w:asciiTheme="minorHAnsi" w:eastAsiaTheme="minorEastAsia" w:hAnsiTheme="minorHAnsi" w:cstheme="minorBidi"/>
              <w:noProof/>
              <w:sz w:val="22"/>
              <w:lang w:val="es-CO" w:eastAsia="es-CO"/>
            </w:rPr>
          </w:pPr>
          <w:del w:id="668" w:author="Sergio" w:date="2014-04-02T19:32:00Z">
            <w:r w:rsidRPr="002956A8">
              <w:rPr>
                <w:rPrChange w:id="669" w:author="Sergio" w:date="2014-03-12T19:41:00Z">
                  <w:rPr>
                    <w:rStyle w:val="Hipervnculo"/>
                    <w:rFonts w:ascii="Arial" w:hAnsi="Arial" w:cs="Arial"/>
                    <w:noProof/>
                    <w:lang w:val="es-ES_tradnl"/>
                  </w:rPr>
                </w:rPrChange>
              </w:rPr>
              <w:delText>8.4</w:delText>
            </w:r>
            <w:r w:rsidR="00FC69D3" w:rsidDel="004C138B">
              <w:rPr>
                <w:rFonts w:asciiTheme="minorHAnsi" w:eastAsiaTheme="minorEastAsia" w:hAnsiTheme="minorHAnsi" w:cstheme="minorBidi"/>
                <w:noProof/>
                <w:sz w:val="22"/>
                <w:lang w:val="es-CO" w:eastAsia="es-CO"/>
              </w:rPr>
              <w:tab/>
            </w:r>
            <w:r w:rsidRPr="002956A8">
              <w:rPr>
                <w:rPrChange w:id="670" w:author="Sergio" w:date="2014-03-12T19:41:00Z">
                  <w:rPr>
                    <w:rStyle w:val="Hipervnculo"/>
                    <w:rFonts w:ascii="Arial" w:hAnsi="Arial" w:cs="Arial"/>
                    <w:noProof/>
                    <w:lang w:val="es-ES_tradnl"/>
                  </w:rPr>
                </w:rPrChange>
              </w:rPr>
              <w:delText>Organización del Proyecto y Comunicación</w:delText>
            </w:r>
            <w:r w:rsidR="00FC69D3" w:rsidDel="004C138B">
              <w:rPr>
                <w:noProof/>
                <w:webHidden/>
              </w:rPr>
              <w:tab/>
              <w:delText>28</w:delText>
            </w:r>
          </w:del>
        </w:p>
        <w:p w:rsidR="00380229" w:rsidDel="004C138B" w:rsidRDefault="002956A8">
          <w:pPr>
            <w:pStyle w:val="TDC3"/>
            <w:tabs>
              <w:tab w:val="left" w:pos="1320"/>
              <w:tab w:val="right" w:leader="dot" w:pos="8494"/>
            </w:tabs>
            <w:rPr>
              <w:del w:id="671" w:author="Sergio" w:date="2014-04-02T19:32:00Z"/>
              <w:rFonts w:asciiTheme="minorHAnsi" w:eastAsiaTheme="minorEastAsia" w:hAnsiTheme="minorHAnsi" w:cstheme="minorBidi"/>
              <w:noProof/>
              <w:sz w:val="22"/>
              <w:lang w:val="es-CO" w:eastAsia="es-CO"/>
            </w:rPr>
          </w:pPr>
          <w:del w:id="672" w:author="Sergio" w:date="2014-04-02T19:32:00Z">
            <w:r w:rsidRPr="002956A8">
              <w:rPr>
                <w:rPrChange w:id="673" w:author="Sergio" w:date="2014-03-12T19:41:00Z">
                  <w:rPr>
                    <w:rStyle w:val="Hipervnculo"/>
                    <w:rFonts w:ascii="Arial" w:hAnsi="Arial" w:cs="Arial"/>
                    <w:noProof/>
                    <w:lang w:val="es-ES_tradnl"/>
                  </w:rPr>
                </w:rPrChange>
              </w:rPr>
              <w:delText>8.4.1</w:delText>
            </w:r>
            <w:r w:rsidR="00FC69D3" w:rsidDel="004C138B">
              <w:rPr>
                <w:rFonts w:asciiTheme="minorHAnsi" w:eastAsiaTheme="minorEastAsia" w:hAnsiTheme="minorHAnsi" w:cstheme="minorBidi"/>
                <w:noProof/>
                <w:sz w:val="22"/>
                <w:lang w:val="es-CO" w:eastAsia="es-CO"/>
              </w:rPr>
              <w:tab/>
            </w:r>
            <w:r w:rsidRPr="002956A8">
              <w:rPr>
                <w:rPrChange w:id="674" w:author="Sergio" w:date="2014-03-12T19:41:00Z">
                  <w:rPr>
                    <w:rStyle w:val="Hipervnculo"/>
                    <w:rFonts w:ascii="Arial" w:hAnsi="Arial" w:cs="Arial"/>
                    <w:noProof/>
                    <w:lang w:val="es-ES_tradnl"/>
                  </w:rPr>
                </w:rPrChange>
              </w:rPr>
              <w:delText>Interfaces Externas</w:delText>
            </w:r>
            <w:r w:rsidR="00FC69D3" w:rsidDel="004C138B">
              <w:rPr>
                <w:noProof/>
                <w:webHidden/>
              </w:rPr>
              <w:tab/>
              <w:delText>29</w:delText>
            </w:r>
          </w:del>
        </w:p>
        <w:p w:rsidR="00380229" w:rsidDel="004C138B" w:rsidRDefault="002956A8">
          <w:pPr>
            <w:pStyle w:val="TDC3"/>
            <w:tabs>
              <w:tab w:val="left" w:pos="1320"/>
              <w:tab w:val="right" w:leader="dot" w:pos="8494"/>
            </w:tabs>
            <w:rPr>
              <w:del w:id="675" w:author="Sergio" w:date="2014-04-02T19:32:00Z"/>
              <w:rFonts w:asciiTheme="minorHAnsi" w:eastAsiaTheme="minorEastAsia" w:hAnsiTheme="minorHAnsi" w:cstheme="minorBidi"/>
              <w:noProof/>
              <w:sz w:val="22"/>
              <w:lang w:val="es-CO" w:eastAsia="es-CO"/>
            </w:rPr>
          </w:pPr>
          <w:del w:id="676" w:author="Sergio" w:date="2014-04-02T19:32:00Z">
            <w:r w:rsidRPr="002956A8">
              <w:rPr>
                <w:rPrChange w:id="677" w:author="Sergio" w:date="2014-03-12T19:41:00Z">
                  <w:rPr>
                    <w:rStyle w:val="Hipervnculo"/>
                    <w:rFonts w:ascii="Arial" w:hAnsi="Arial" w:cs="Arial"/>
                    <w:noProof/>
                    <w:lang w:val="es-ES_tradnl"/>
                  </w:rPr>
                </w:rPrChange>
              </w:rPr>
              <w:delText>8.4.2</w:delText>
            </w:r>
            <w:r w:rsidR="00FC69D3" w:rsidDel="004C138B">
              <w:rPr>
                <w:rFonts w:asciiTheme="minorHAnsi" w:eastAsiaTheme="minorEastAsia" w:hAnsiTheme="minorHAnsi" w:cstheme="minorBidi"/>
                <w:noProof/>
                <w:sz w:val="22"/>
                <w:lang w:val="es-CO" w:eastAsia="es-CO"/>
              </w:rPr>
              <w:tab/>
            </w:r>
            <w:r w:rsidRPr="002956A8">
              <w:rPr>
                <w:rPrChange w:id="678" w:author="Sergio" w:date="2014-03-12T19:41:00Z">
                  <w:rPr>
                    <w:rStyle w:val="Hipervnculo"/>
                    <w:rFonts w:ascii="Arial" w:hAnsi="Arial" w:cs="Arial"/>
                    <w:noProof/>
                    <w:lang w:val="es-ES_tradnl"/>
                  </w:rPr>
                </w:rPrChange>
              </w:rPr>
              <w:delText>Organigrama y Descripción de Roles</w:delText>
            </w:r>
            <w:r w:rsidR="00FC69D3" w:rsidDel="004C138B">
              <w:rPr>
                <w:noProof/>
                <w:webHidden/>
              </w:rPr>
              <w:tab/>
              <w:delText>31</w:delText>
            </w:r>
          </w:del>
        </w:p>
        <w:p w:rsidR="00380229" w:rsidDel="004C138B" w:rsidRDefault="002956A8">
          <w:pPr>
            <w:pStyle w:val="TDC1"/>
            <w:tabs>
              <w:tab w:val="left" w:pos="440"/>
              <w:tab w:val="right" w:leader="dot" w:pos="8494"/>
            </w:tabs>
            <w:rPr>
              <w:del w:id="679" w:author="Sergio" w:date="2014-04-02T19:32:00Z"/>
              <w:rFonts w:asciiTheme="minorHAnsi" w:eastAsiaTheme="minorEastAsia" w:hAnsiTheme="minorHAnsi" w:cstheme="minorBidi"/>
              <w:noProof/>
              <w:sz w:val="22"/>
              <w:lang w:val="es-CO" w:eastAsia="es-CO"/>
            </w:rPr>
          </w:pPr>
          <w:del w:id="680" w:author="Sergio" w:date="2014-04-02T19:32:00Z">
            <w:r w:rsidRPr="002956A8">
              <w:rPr>
                <w:rPrChange w:id="681" w:author="Sergio" w:date="2014-03-12T19:41:00Z">
                  <w:rPr>
                    <w:rStyle w:val="Hipervnculo"/>
                    <w:rFonts w:ascii="Arial" w:hAnsi="Arial" w:cs="Arial"/>
                    <w:noProof/>
                    <w:lang w:val="es-ES_tradnl"/>
                  </w:rPr>
                </w:rPrChange>
              </w:rPr>
              <w:delText>9</w:delText>
            </w:r>
            <w:r w:rsidR="00FC69D3" w:rsidDel="004C138B">
              <w:rPr>
                <w:rFonts w:asciiTheme="minorHAnsi" w:eastAsiaTheme="minorEastAsia" w:hAnsiTheme="minorHAnsi" w:cstheme="minorBidi"/>
                <w:noProof/>
                <w:sz w:val="22"/>
                <w:lang w:val="es-CO" w:eastAsia="es-CO"/>
              </w:rPr>
              <w:tab/>
            </w:r>
            <w:r w:rsidRPr="002956A8">
              <w:rPr>
                <w:rPrChange w:id="682" w:author="Sergio" w:date="2014-03-12T19:41:00Z">
                  <w:rPr>
                    <w:rStyle w:val="Hipervnculo"/>
                    <w:rFonts w:ascii="Arial" w:hAnsi="Arial" w:cs="Arial"/>
                    <w:noProof/>
                    <w:lang w:val="es-ES_tradnl"/>
                  </w:rPr>
                </w:rPrChange>
              </w:rPr>
              <w:delText>Administración del Proyecto</w:delText>
            </w:r>
            <w:r w:rsidR="00FC69D3" w:rsidDel="004C138B">
              <w:rPr>
                <w:noProof/>
                <w:webHidden/>
              </w:rPr>
              <w:tab/>
              <w:delText>36</w:delText>
            </w:r>
          </w:del>
        </w:p>
        <w:p w:rsidR="00380229" w:rsidDel="004C138B" w:rsidRDefault="002956A8">
          <w:pPr>
            <w:pStyle w:val="TDC2"/>
            <w:tabs>
              <w:tab w:val="left" w:pos="880"/>
              <w:tab w:val="right" w:leader="dot" w:pos="8494"/>
            </w:tabs>
            <w:rPr>
              <w:del w:id="683" w:author="Sergio" w:date="2014-04-02T19:32:00Z"/>
              <w:rFonts w:asciiTheme="minorHAnsi" w:eastAsiaTheme="minorEastAsia" w:hAnsiTheme="minorHAnsi" w:cstheme="minorBidi"/>
              <w:noProof/>
              <w:sz w:val="22"/>
              <w:lang w:val="es-CO" w:eastAsia="es-CO"/>
            </w:rPr>
          </w:pPr>
          <w:del w:id="684" w:author="Sergio" w:date="2014-04-02T19:32:00Z">
            <w:r w:rsidRPr="002956A8">
              <w:rPr>
                <w:rPrChange w:id="685" w:author="Sergio" w:date="2014-03-12T19:41:00Z">
                  <w:rPr>
                    <w:rStyle w:val="Hipervnculo"/>
                    <w:rFonts w:ascii="Arial" w:hAnsi="Arial" w:cs="Arial"/>
                    <w:noProof/>
                    <w:lang w:val="es-ES_tradnl"/>
                  </w:rPr>
                </w:rPrChange>
              </w:rPr>
              <w:delText>9.1</w:delText>
            </w:r>
            <w:r w:rsidR="00FC69D3" w:rsidDel="004C138B">
              <w:rPr>
                <w:rFonts w:asciiTheme="minorHAnsi" w:eastAsiaTheme="minorEastAsia" w:hAnsiTheme="minorHAnsi" w:cstheme="minorBidi"/>
                <w:noProof/>
                <w:sz w:val="22"/>
                <w:lang w:val="es-CO" w:eastAsia="es-CO"/>
              </w:rPr>
              <w:tab/>
            </w:r>
            <w:r w:rsidRPr="002956A8">
              <w:rPr>
                <w:rPrChange w:id="686" w:author="Sergio" w:date="2014-03-12T19:41:00Z">
                  <w:rPr>
                    <w:rStyle w:val="Hipervnculo"/>
                    <w:rFonts w:ascii="Arial" w:hAnsi="Arial" w:cs="Arial"/>
                    <w:noProof/>
                    <w:lang w:val="es-ES_tradnl"/>
                  </w:rPr>
                </w:rPrChange>
              </w:rPr>
              <w:delText>Métodos y Herramientas de Estimación</w:delText>
            </w:r>
            <w:r w:rsidR="00FC69D3" w:rsidDel="004C138B">
              <w:rPr>
                <w:noProof/>
                <w:webHidden/>
              </w:rPr>
              <w:tab/>
              <w:delText>36</w:delText>
            </w:r>
          </w:del>
        </w:p>
        <w:p w:rsidR="00380229" w:rsidDel="004C138B" w:rsidRDefault="002956A8">
          <w:pPr>
            <w:pStyle w:val="TDC2"/>
            <w:tabs>
              <w:tab w:val="left" w:pos="880"/>
              <w:tab w:val="right" w:leader="dot" w:pos="8494"/>
            </w:tabs>
            <w:rPr>
              <w:del w:id="687" w:author="Sergio" w:date="2014-04-02T19:32:00Z"/>
              <w:rFonts w:asciiTheme="minorHAnsi" w:eastAsiaTheme="minorEastAsia" w:hAnsiTheme="minorHAnsi" w:cstheme="minorBidi"/>
              <w:noProof/>
              <w:sz w:val="22"/>
              <w:lang w:val="es-CO" w:eastAsia="es-CO"/>
            </w:rPr>
          </w:pPr>
          <w:del w:id="688" w:author="Sergio" w:date="2014-04-02T19:32:00Z">
            <w:r w:rsidRPr="002956A8">
              <w:rPr>
                <w:rPrChange w:id="689" w:author="Sergio" w:date="2014-03-12T19:41:00Z">
                  <w:rPr>
                    <w:rStyle w:val="Hipervnculo"/>
                    <w:rFonts w:ascii="Arial" w:hAnsi="Arial" w:cs="Arial"/>
                    <w:noProof/>
                    <w:lang w:val="es-ES_tradnl"/>
                  </w:rPr>
                </w:rPrChange>
              </w:rPr>
              <w:delText>9.2</w:delText>
            </w:r>
            <w:r w:rsidR="00FC69D3" w:rsidDel="004C138B">
              <w:rPr>
                <w:rFonts w:asciiTheme="minorHAnsi" w:eastAsiaTheme="minorEastAsia" w:hAnsiTheme="minorHAnsi" w:cstheme="minorBidi"/>
                <w:noProof/>
                <w:sz w:val="22"/>
                <w:lang w:val="es-CO" w:eastAsia="es-CO"/>
              </w:rPr>
              <w:tab/>
            </w:r>
            <w:r w:rsidRPr="002956A8">
              <w:rPr>
                <w:rPrChange w:id="690" w:author="Sergio" w:date="2014-03-12T19:41:00Z">
                  <w:rPr>
                    <w:rStyle w:val="Hipervnculo"/>
                    <w:rFonts w:ascii="Arial" w:hAnsi="Arial" w:cs="Arial"/>
                    <w:noProof/>
                    <w:lang w:val="es-ES_tradnl"/>
                  </w:rPr>
                </w:rPrChange>
              </w:rPr>
              <w:delText>Inicio del proyecto</w:delText>
            </w:r>
            <w:r w:rsidR="00FC69D3" w:rsidDel="004C138B">
              <w:rPr>
                <w:noProof/>
                <w:webHidden/>
              </w:rPr>
              <w:tab/>
              <w:delText>37</w:delText>
            </w:r>
          </w:del>
        </w:p>
        <w:p w:rsidR="00380229" w:rsidDel="004C138B" w:rsidRDefault="002956A8">
          <w:pPr>
            <w:pStyle w:val="TDC3"/>
            <w:tabs>
              <w:tab w:val="left" w:pos="1320"/>
              <w:tab w:val="right" w:leader="dot" w:pos="8494"/>
            </w:tabs>
            <w:rPr>
              <w:del w:id="691" w:author="Sergio" w:date="2014-04-02T19:32:00Z"/>
              <w:rFonts w:asciiTheme="minorHAnsi" w:eastAsiaTheme="minorEastAsia" w:hAnsiTheme="minorHAnsi" w:cstheme="minorBidi"/>
              <w:noProof/>
              <w:sz w:val="22"/>
              <w:lang w:val="es-CO" w:eastAsia="es-CO"/>
            </w:rPr>
          </w:pPr>
          <w:del w:id="692" w:author="Sergio" w:date="2014-04-02T19:32:00Z">
            <w:r w:rsidRPr="002956A8">
              <w:rPr>
                <w:rPrChange w:id="693" w:author="Sergio" w:date="2014-03-12T19:41:00Z">
                  <w:rPr>
                    <w:rStyle w:val="Hipervnculo"/>
                    <w:rFonts w:ascii="Arial" w:hAnsi="Arial" w:cs="Arial"/>
                    <w:noProof/>
                    <w:lang w:val="es-ES_tradnl"/>
                  </w:rPr>
                </w:rPrChange>
              </w:rPr>
              <w:delText>9.2.1</w:delText>
            </w:r>
            <w:r w:rsidR="00FC69D3" w:rsidDel="004C138B">
              <w:rPr>
                <w:rFonts w:asciiTheme="minorHAnsi" w:eastAsiaTheme="minorEastAsia" w:hAnsiTheme="minorHAnsi" w:cstheme="minorBidi"/>
                <w:noProof/>
                <w:sz w:val="22"/>
                <w:lang w:val="es-CO" w:eastAsia="es-CO"/>
              </w:rPr>
              <w:tab/>
            </w:r>
            <w:r w:rsidRPr="002956A8">
              <w:rPr>
                <w:rPrChange w:id="694" w:author="Sergio" w:date="2014-03-12T19:41:00Z">
                  <w:rPr>
                    <w:rStyle w:val="Hipervnculo"/>
                    <w:rFonts w:ascii="Arial" w:hAnsi="Arial" w:cs="Arial"/>
                    <w:noProof/>
                    <w:lang w:val="es-ES_tradnl"/>
                  </w:rPr>
                </w:rPrChange>
              </w:rPr>
              <w:delText>Entrenamiento del Personal</w:delText>
            </w:r>
            <w:r w:rsidR="00FC69D3" w:rsidDel="004C138B">
              <w:rPr>
                <w:noProof/>
                <w:webHidden/>
              </w:rPr>
              <w:tab/>
              <w:delText>37</w:delText>
            </w:r>
          </w:del>
        </w:p>
        <w:p w:rsidR="00380229" w:rsidDel="004C138B" w:rsidRDefault="002956A8">
          <w:pPr>
            <w:pStyle w:val="TDC3"/>
            <w:tabs>
              <w:tab w:val="left" w:pos="1320"/>
              <w:tab w:val="right" w:leader="dot" w:pos="8494"/>
            </w:tabs>
            <w:rPr>
              <w:del w:id="695" w:author="Sergio" w:date="2014-04-02T19:32:00Z"/>
              <w:rFonts w:asciiTheme="minorHAnsi" w:eastAsiaTheme="minorEastAsia" w:hAnsiTheme="minorHAnsi" w:cstheme="minorBidi"/>
              <w:noProof/>
              <w:sz w:val="22"/>
              <w:lang w:val="es-CO" w:eastAsia="es-CO"/>
            </w:rPr>
          </w:pPr>
          <w:del w:id="696" w:author="Sergio" w:date="2014-04-02T19:32:00Z">
            <w:r w:rsidRPr="002956A8">
              <w:rPr>
                <w:rPrChange w:id="697" w:author="Sergio" w:date="2014-03-12T19:41:00Z">
                  <w:rPr>
                    <w:rStyle w:val="Hipervnculo"/>
                    <w:rFonts w:ascii="Arial" w:hAnsi="Arial" w:cs="Arial"/>
                    <w:noProof/>
                    <w:lang w:val="es-ES_tradnl"/>
                  </w:rPr>
                </w:rPrChange>
              </w:rPr>
              <w:delText>9.2.2</w:delText>
            </w:r>
            <w:r w:rsidR="00FC69D3" w:rsidDel="004C138B">
              <w:rPr>
                <w:rFonts w:asciiTheme="minorHAnsi" w:eastAsiaTheme="minorEastAsia" w:hAnsiTheme="minorHAnsi" w:cstheme="minorBidi"/>
                <w:noProof/>
                <w:sz w:val="22"/>
                <w:lang w:val="es-CO" w:eastAsia="es-CO"/>
              </w:rPr>
              <w:tab/>
            </w:r>
            <w:r w:rsidRPr="002956A8">
              <w:rPr>
                <w:rPrChange w:id="698" w:author="Sergio" w:date="2014-03-12T19:41:00Z">
                  <w:rPr>
                    <w:rStyle w:val="Hipervnculo"/>
                    <w:rFonts w:ascii="Arial" w:hAnsi="Arial" w:cs="Arial"/>
                    <w:noProof/>
                    <w:lang w:val="es-ES_tradnl"/>
                  </w:rPr>
                </w:rPrChange>
              </w:rPr>
              <w:delText>Infraestructura</w:delText>
            </w:r>
            <w:r w:rsidR="00FC69D3" w:rsidDel="004C138B">
              <w:rPr>
                <w:noProof/>
                <w:webHidden/>
              </w:rPr>
              <w:tab/>
              <w:delText>37</w:delText>
            </w:r>
          </w:del>
        </w:p>
        <w:p w:rsidR="00380229" w:rsidDel="004C138B" w:rsidRDefault="002956A8">
          <w:pPr>
            <w:pStyle w:val="TDC2"/>
            <w:tabs>
              <w:tab w:val="left" w:pos="880"/>
              <w:tab w:val="right" w:leader="dot" w:pos="8494"/>
            </w:tabs>
            <w:rPr>
              <w:del w:id="699" w:author="Sergio" w:date="2014-04-02T19:32:00Z"/>
              <w:rFonts w:asciiTheme="minorHAnsi" w:eastAsiaTheme="minorEastAsia" w:hAnsiTheme="minorHAnsi" w:cstheme="minorBidi"/>
              <w:noProof/>
              <w:sz w:val="22"/>
              <w:lang w:val="es-CO" w:eastAsia="es-CO"/>
            </w:rPr>
          </w:pPr>
          <w:del w:id="700" w:author="Sergio" w:date="2014-04-02T19:32:00Z">
            <w:r w:rsidRPr="002956A8">
              <w:rPr>
                <w:rPrChange w:id="701" w:author="Sergio" w:date="2014-03-12T19:41:00Z">
                  <w:rPr>
                    <w:rStyle w:val="Hipervnculo"/>
                    <w:rFonts w:ascii="Arial" w:hAnsi="Arial" w:cs="Arial"/>
                    <w:noProof/>
                    <w:lang w:val="es-ES_tradnl"/>
                  </w:rPr>
                </w:rPrChange>
              </w:rPr>
              <w:delText>9.3</w:delText>
            </w:r>
            <w:r w:rsidR="00FC69D3" w:rsidDel="004C138B">
              <w:rPr>
                <w:rFonts w:asciiTheme="minorHAnsi" w:eastAsiaTheme="minorEastAsia" w:hAnsiTheme="minorHAnsi" w:cstheme="minorBidi"/>
                <w:noProof/>
                <w:sz w:val="22"/>
                <w:lang w:val="es-CO" w:eastAsia="es-CO"/>
              </w:rPr>
              <w:tab/>
            </w:r>
            <w:r w:rsidRPr="002956A8">
              <w:rPr>
                <w:rPrChange w:id="702" w:author="Sergio" w:date="2014-03-12T19:41:00Z">
                  <w:rPr>
                    <w:rStyle w:val="Hipervnculo"/>
                    <w:rFonts w:ascii="Arial" w:hAnsi="Arial" w:cs="Arial"/>
                    <w:noProof/>
                    <w:lang w:val="es-ES_tradnl"/>
                  </w:rPr>
                </w:rPrChange>
              </w:rPr>
              <w:delText>Planes de Trabajo del Proyecto</w:delText>
            </w:r>
            <w:r w:rsidR="00FC69D3" w:rsidDel="004C138B">
              <w:rPr>
                <w:noProof/>
                <w:webHidden/>
              </w:rPr>
              <w:tab/>
              <w:delText>37</w:delText>
            </w:r>
          </w:del>
        </w:p>
        <w:p w:rsidR="00380229" w:rsidDel="004C138B" w:rsidRDefault="002956A8">
          <w:pPr>
            <w:pStyle w:val="TDC3"/>
            <w:tabs>
              <w:tab w:val="left" w:pos="1320"/>
              <w:tab w:val="right" w:leader="dot" w:pos="8494"/>
            </w:tabs>
            <w:rPr>
              <w:del w:id="703" w:author="Sergio" w:date="2014-04-02T19:32:00Z"/>
              <w:rFonts w:asciiTheme="minorHAnsi" w:eastAsiaTheme="minorEastAsia" w:hAnsiTheme="minorHAnsi" w:cstheme="minorBidi"/>
              <w:noProof/>
              <w:sz w:val="22"/>
              <w:lang w:val="es-CO" w:eastAsia="es-CO"/>
            </w:rPr>
          </w:pPr>
          <w:del w:id="704" w:author="Sergio" w:date="2014-04-02T19:32:00Z">
            <w:r w:rsidRPr="002956A8">
              <w:rPr>
                <w:rPrChange w:id="705" w:author="Sergio" w:date="2014-03-12T19:41:00Z">
                  <w:rPr>
                    <w:rStyle w:val="Hipervnculo"/>
                    <w:rFonts w:ascii="Arial" w:hAnsi="Arial" w:cs="Arial"/>
                    <w:noProof/>
                    <w:lang w:val="es-ES_tradnl"/>
                  </w:rPr>
                </w:rPrChange>
              </w:rPr>
              <w:delText>9.3.1</w:delText>
            </w:r>
            <w:r w:rsidR="00FC69D3" w:rsidDel="004C138B">
              <w:rPr>
                <w:rFonts w:asciiTheme="minorHAnsi" w:eastAsiaTheme="minorEastAsia" w:hAnsiTheme="minorHAnsi" w:cstheme="minorBidi"/>
                <w:noProof/>
                <w:sz w:val="22"/>
                <w:lang w:val="es-CO" w:eastAsia="es-CO"/>
              </w:rPr>
              <w:tab/>
            </w:r>
            <w:r w:rsidRPr="002956A8">
              <w:rPr>
                <w:rPrChange w:id="706" w:author="Sergio" w:date="2014-03-12T19:41:00Z">
                  <w:rPr>
                    <w:rStyle w:val="Hipervnculo"/>
                    <w:rFonts w:ascii="Arial" w:hAnsi="Arial" w:cs="Arial"/>
                    <w:noProof/>
                    <w:lang w:val="es-ES_tradnl"/>
                  </w:rPr>
                </w:rPrChange>
              </w:rPr>
              <w:delText>Descomposición de Actividades</w:delText>
            </w:r>
            <w:r w:rsidR="00FC69D3" w:rsidDel="004C138B">
              <w:rPr>
                <w:noProof/>
                <w:webHidden/>
              </w:rPr>
              <w:tab/>
              <w:delText>39</w:delText>
            </w:r>
          </w:del>
        </w:p>
        <w:p w:rsidR="00380229" w:rsidDel="004C138B" w:rsidRDefault="002956A8">
          <w:pPr>
            <w:pStyle w:val="TDC3"/>
            <w:tabs>
              <w:tab w:val="left" w:pos="1320"/>
              <w:tab w:val="right" w:leader="dot" w:pos="8494"/>
            </w:tabs>
            <w:rPr>
              <w:del w:id="707" w:author="Sergio" w:date="2014-04-02T19:32:00Z"/>
              <w:rFonts w:asciiTheme="minorHAnsi" w:eastAsiaTheme="minorEastAsia" w:hAnsiTheme="minorHAnsi" w:cstheme="minorBidi"/>
              <w:noProof/>
              <w:sz w:val="22"/>
              <w:lang w:val="es-CO" w:eastAsia="es-CO"/>
            </w:rPr>
          </w:pPr>
          <w:del w:id="708" w:author="Sergio" w:date="2014-04-02T19:32:00Z">
            <w:r w:rsidRPr="002956A8">
              <w:rPr>
                <w:rPrChange w:id="709" w:author="Sergio" w:date="2014-03-12T19:41:00Z">
                  <w:rPr>
                    <w:rStyle w:val="Hipervnculo"/>
                    <w:rFonts w:ascii="Arial" w:hAnsi="Arial" w:cs="Arial"/>
                    <w:noProof/>
                    <w:lang w:val="es-ES_tradnl"/>
                  </w:rPr>
                </w:rPrChange>
              </w:rPr>
              <w:delText>9.3.2</w:delText>
            </w:r>
            <w:r w:rsidR="00FC69D3" w:rsidDel="004C138B">
              <w:rPr>
                <w:rFonts w:asciiTheme="minorHAnsi" w:eastAsiaTheme="minorEastAsia" w:hAnsiTheme="minorHAnsi" w:cstheme="minorBidi"/>
                <w:noProof/>
                <w:sz w:val="22"/>
                <w:lang w:val="es-CO" w:eastAsia="es-CO"/>
              </w:rPr>
              <w:tab/>
            </w:r>
            <w:r w:rsidRPr="002956A8">
              <w:rPr>
                <w:rPrChange w:id="710" w:author="Sergio" w:date="2014-03-12T19:41:00Z">
                  <w:rPr>
                    <w:rStyle w:val="Hipervnculo"/>
                    <w:rFonts w:ascii="Arial" w:hAnsi="Arial" w:cs="Arial"/>
                    <w:noProof/>
                    <w:lang w:val="es-ES_tradnl"/>
                  </w:rPr>
                </w:rPrChange>
              </w:rPr>
              <w:delText>Calendarización</w:delText>
            </w:r>
            <w:r w:rsidR="00FC69D3" w:rsidDel="004C138B">
              <w:rPr>
                <w:noProof/>
                <w:webHidden/>
              </w:rPr>
              <w:tab/>
              <w:delText>40</w:delText>
            </w:r>
          </w:del>
        </w:p>
        <w:p w:rsidR="00380229" w:rsidDel="004C138B" w:rsidRDefault="002956A8">
          <w:pPr>
            <w:pStyle w:val="TDC3"/>
            <w:tabs>
              <w:tab w:val="left" w:pos="1320"/>
              <w:tab w:val="right" w:leader="dot" w:pos="8494"/>
            </w:tabs>
            <w:rPr>
              <w:del w:id="711" w:author="Sergio" w:date="2014-04-02T19:32:00Z"/>
              <w:rFonts w:asciiTheme="minorHAnsi" w:eastAsiaTheme="minorEastAsia" w:hAnsiTheme="minorHAnsi" w:cstheme="minorBidi"/>
              <w:noProof/>
              <w:sz w:val="22"/>
              <w:lang w:val="es-CO" w:eastAsia="es-CO"/>
            </w:rPr>
          </w:pPr>
          <w:del w:id="712" w:author="Sergio" w:date="2014-04-02T19:32:00Z">
            <w:r w:rsidRPr="002956A8">
              <w:rPr>
                <w:rPrChange w:id="713" w:author="Sergio" w:date="2014-03-12T19:41:00Z">
                  <w:rPr>
                    <w:rStyle w:val="Hipervnculo"/>
                    <w:rFonts w:ascii="Arial" w:hAnsi="Arial" w:cs="Arial"/>
                    <w:noProof/>
                    <w:lang w:val="es-ES_tradnl"/>
                  </w:rPr>
                </w:rPrChange>
              </w:rPr>
              <w:delText>9.3.3</w:delText>
            </w:r>
            <w:r w:rsidR="00FC69D3" w:rsidDel="004C138B">
              <w:rPr>
                <w:rFonts w:asciiTheme="minorHAnsi" w:eastAsiaTheme="minorEastAsia" w:hAnsiTheme="minorHAnsi" w:cstheme="minorBidi"/>
                <w:noProof/>
                <w:sz w:val="22"/>
                <w:lang w:val="es-CO" w:eastAsia="es-CO"/>
              </w:rPr>
              <w:tab/>
            </w:r>
            <w:r w:rsidRPr="002956A8">
              <w:rPr>
                <w:rPrChange w:id="714" w:author="Sergio" w:date="2014-03-12T19:41:00Z">
                  <w:rPr>
                    <w:rStyle w:val="Hipervnculo"/>
                    <w:rFonts w:ascii="Arial" w:hAnsi="Arial" w:cs="Arial"/>
                    <w:noProof/>
                    <w:lang w:val="es-ES_tradnl"/>
                  </w:rPr>
                </w:rPrChange>
              </w:rPr>
              <w:delText>Asignación de Recursos</w:delText>
            </w:r>
            <w:r w:rsidR="00FC69D3" w:rsidDel="004C138B">
              <w:rPr>
                <w:noProof/>
                <w:webHidden/>
              </w:rPr>
              <w:tab/>
              <w:delText>40</w:delText>
            </w:r>
          </w:del>
        </w:p>
        <w:p w:rsidR="00380229" w:rsidDel="004C138B" w:rsidRDefault="002956A8">
          <w:pPr>
            <w:pStyle w:val="TDC3"/>
            <w:tabs>
              <w:tab w:val="left" w:pos="1320"/>
              <w:tab w:val="right" w:leader="dot" w:pos="8494"/>
            </w:tabs>
            <w:rPr>
              <w:del w:id="715" w:author="Sergio" w:date="2014-04-02T19:32:00Z"/>
              <w:rFonts w:asciiTheme="minorHAnsi" w:eastAsiaTheme="minorEastAsia" w:hAnsiTheme="minorHAnsi" w:cstheme="minorBidi"/>
              <w:noProof/>
              <w:sz w:val="22"/>
              <w:lang w:val="es-CO" w:eastAsia="es-CO"/>
            </w:rPr>
          </w:pPr>
          <w:del w:id="716" w:author="Sergio" w:date="2014-04-02T19:32:00Z">
            <w:r w:rsidRPr="002956A8">
              <w:rPr>
                <w:rPrChange w:id="717" w:author="Sergio" w:date="2014-03-12T19:41:00Z">
                  <w:rPr>
                    <w:rStyle w:val="Hipervnculo"/>
                    <w:rFonts w:ascii="Arial" w:hAnsi="Arial" w:cs="Arial"/>
                    <w:noProof/>
                    <w:lang w:val="es-ES_tradnl"/>
                  </w:rPr>
                </w:rPrChange>
              </w:rPr>
              <w:delText>9.3.4</w:delText>
            </w:r>
            <w:r w:rsidR="00FC69D3" w:rsidDel="004C138B">
              <w:rPr>
                <w:rFonts w:asciiTheme="minorHAnsi" w:eastAsiaTheme="minorEastAsia" w:hAnsiTheme="minorHAnsi" w:cstheme="minorBidi"/>
                <w:noProof/>
                <w:sz w:val="22"/>
                <w:lang w:val="es-CO" w:eastAsia="es-CO"/>
              </w:rPr>
              <w:tab/>
            </w:r>
            <w:r w:rsidRPr="002956A8">
              <w:rPr>
                <w:rPrChange w:id="718" w:author="Sergio" w:date="2014-03-12T19:41:00Z">
                  <w:rPr>
                    <w:rStyle w:val="Hipervnculo"/>
                    <w:rFonts w:ascii="Arial" w:hAnsi="Arial" w:cs="Arial"/>
                    <w:noProof/>
                    <w:lang w:val="es-ES_tradnl"/>
                  </w:rPr>
                </w:rPrChange>
              </w:rPr>
              <w:delText>Asignación de Presupuesto y Justificación</w:delText>
            </w:r>
            <w:r w:rsidR="00FC69D3" w:rsidDel="004C138B">
              <w:rPr>
                <w:noProof/>
                <w:webHidden/>
              </w:rPr>
              <w:tab/>
              <w:delText>40</w:delText>
            </w:r>
          </w:del>
        </w:p>
        <w:p w:rsidR="00380229" w:rsidDel="004C138B" w:rsidRDefault="002956A8">
          <w:pPr>
            <w:pStyle w:val="TDC1"/>
            <w:tabs>
              <w:tab w:val="left" w:pos="660"/>
              <w:tab w:val="right" w:leader="dot" w:pos="8494"/>
            </w:tabs>
            <w:rPr>
              <w:del w:id="719" w:author="Sergio" w:date="2014-04-02T19:32:00Z"/>
              <w:rFonts w:asciiTheme="minorHAnsi" w:eastAsiaTheme="minorEastAsia" w:hAnsiTheme="minorHAnsi" w:cstheme="minorBidi"/>
              <w:noProof/>
              <w:sz w:val="22"/>
              <w:lang w:val="es-CO" w:eastAsia="es-CO"/>
            </w:rPr>
          </w:pPr>
          <w:del w:id="720" w:author="Sergio" w:date="2014-04-02T19:32:00Z">
            <w:r w:rsidRPr="002956A8">
              <w:rPr>
                <w:rPrChange w:id="721" w:author="Sergio" w:date="2014-03-12T19:41:00Z">
                  <w:rPr>
                    <w:rStyle w:val="Hipervnculo"/>
                    <w:rFonts w:ascii="Arial" w:hAnsi="Arial" w:cs="Arial"/>
                    <w:noProof/>
                    <w:lang w:val="es-ES_tradnl"/>
                  </w:rPr>
                </w:rPrChange>
              </w:rPr>
              <w:delText>10</w:delText>
            </w:r>
            <w:r w:rsidR="00FC69D3" w:rsidDel="004C138B">
              <w:rPr>
                <w:rFonts w:asciiTheme="minorHAnsi" w:eastAsiaTheme="minorEastAsia" w:hAnsiTheme="minorHAnsi" w:cstheme="minorBidi"/>
                <w:noProof/>
                <w:sz w:val="22"/>
                <w:lang w:val="es-CO" w:eastAsia="es-CO"/>
              </w:rPr>
              <w:tab/>
            </w:r>
            <w:r w:rsidRPr="002956A8">
              <w:rPr>
                <w:rPrChange w:id="722" w:author="Sergio" w:date="2014-03-12T19:41:00Z">
                  <w:rPr>
                    <w:rStyle w:val="Hipervnculo"/>
                    <w:rFonts w:ascii="Arial" w:hAnsi="Arial" w:cs="Arial"/>
                    <w:noProof/>
                    <w:lang w:val="es-ES_tradnl"/>
                  </w:rPr>
                </w:rPrChange>
              </w:rPr>
              <w:delText>Monitoreo y Control del Proyecto</w:delText>
            </w:r>
            <w:r w:rsidR="00FC69D3" w:rsidDel="004C138B">
              <w:rPr>
                <w:noProof/>
                <w:webHidden/>
              </w:rPr>
              <w:tab/>
              <w:delText>43</w:delText>
            </w:r>
          </w:del>
        </w:p>
        <w:p w:rsidR="00380229" w:rsidDel="004C138B" w:rsidRDefault="002956A8">
          <w:pPr>
            <w:pStyle w:val="TDC2"/>
            <w:tabs>
              <w:tab w:val="left" w:pos="1100"/>
              <w:tab w:val="right" w:leader="dot" w:pos="8494"/>
            </w:tabs>
            <w:rPr>
              <w:del w:id="723" w:author="Sergio" w:date="2014-04-02T19:32:00Z"/>
              <w:rFonts w:asciiTheme="minorHAnsi" w:eastAsiaTheme="minorEastAsia" w:hAnsiTheme="minorHAnsi" w:cstheme="minorBidi"/>
              <w:noProof/>
              <w:sz w:val="22"/>
              <w:lang w:val="es-CO" w:eastAsia="es-CO"/>
            </w:rPr>
          </w:pPr>
          <w:del w:id="724" w:author="Sergio" w:date="2014-04-02T19:32:00Z">
            <w:r w:rsidRPr="002956A8">
              <w:rPr>
                <w:rPrChange w:id="725" w:author="Sergio" w:date="2014-03-12T19:41:00Z">
                  <w:rPr>
                    <w:rStyle w:val="Hipervnculo"/>
                    <w:rFonts w:ascii="Arial" w:hAnsi="Arial" w:cs="Arial"/>
                    <w:noProof/>
                    <w:lang w:val="es-ES_tradnl"/>
                  </w:rPr>
                </w:rPrChange>
              </w:rPr>
              <w:delText>10.1</w:delText>
            </w:r>
            <w:r w:rsidR="00FC69D3" w:rsidDel="004C138B">
              <w:rPr>
                <w:rFonts w:asciiTheme="minorHAnsi" w:eastAsiaTheme="minorEastAsia" w:hAnsiTheme="minorHAnsi" w:cstheme="minorBidi"/>
                <w:noProof/>
                <w:sz w:val="22"/>
                <w:lang w:val="es-CO" w:eastAsia="es-CO"/>
              </w:rPr>
              <w:tab/>
            </w:r>
            <w:r w:rsidRPr="002956A8">
              <w:rPr>
                <w:rPrChange w:id="726" w:author="Sergio" w:date="2014-03-12T19:41:00Z">
                  <w:rPr>
                    <w:rStyle w:val="Hipervnculo"/>
                    <w:rFonts w:ascii="Arial" w:hAnsi="Arial" w:cs="Arial"/>
                    <w:noProof/>
                    <w:lang w:val="es-ES_tradnl"/>
                  </w:rPr>
                </w:rPrChange>
              </w:rPr>
              <w:delText>Administración de Requerimientos</w:delText>
            </w:r>
            <w:r w:rsidR="00FC69D3" w:rsidDel="004C138B">
              <w:rPr>
                <w:noProof/>
                <w:webHidden/>
              </w:rPr>
              <w:tab/>
              <w:delText>43</w:delText>
            </w:r>
          </w:del>
        </w:p>
        <w:p w:rsidR="00380229" w:rsidDel="004C138B" w:rsidRDefault="002956A8">
          <w:pPr>
            <w:pStyle w:val="TDC2"/>
            <w:tabs>
              <w:tab w:val="left" w:pos="1100"/>
              <w:tab w:val="right" w:leader="dot" w:pos="8494"/>
            </w:tabs>
            <w:rPr>
              <w:del w:id="727" w:author="Sergio" w:date="2014-04-02T19:32:00Z"/>
              <w:rFonts w:asciiTheme="minorHAnsi" w:eastAsiaTheme="minorEastAsia" w:hAnsiTheme="minorHAnsi" w:cstheme="minorBidi"/>
              <w:noProof/>
              <w:sz w:val="22"/>
              <w:lang w:val="es-CO" w:eastAsia="es-CO"/>
            </w:rPr>
          </w:pPr>
          <w:del w:id="728" w:author="Sergio" w:date="2014-04-02T19:32:00Z">
            <w:r w:rsidRPr="002956A8">
              <w:rPr>
                <w:rPrChange w:id="729" w:author="Sergio" w:date="2014-03-12T19:41:00Z">
                  <w:rPr>
                    <w:rStyle w:val="Hipervnculo"/>
                    <w:rFonts w:ascii="Arial" w:hAnsi="Arial" w:cs="Arial"/>
                    <w:noProof/>
                    <w:lang w:val="es-ES_tradnl"/>
                  </w:rPr>
                </w:rPrChange>
              </w:rPr>
              <w:delText>10.2</w:delText>
            </w:r>
            <w:r w:rsidR="00FC69D3" w:rsidDel="004C138B">
              <w:rPr>
                <w:rFonts w:asciiTheme="minorHAnsi" w:eastAsiaTheme="minorEastAsia" w:hAnsiTheme="minorHAnsi" w:cstheme="minorBidi"/>
                <w:noProof/>
                <w:sz w:val="22"/>
                <w:lang w:val="es-CO" w:eastAsia="es-CO"/>
              </w:rPr>
              <w:tab/>
            </w:r>
            <w:r w:rsidRPr="002956A8">
              <w:rPr>
                <w:rPrChange w:id="730" w:author="Sergio" w:date="2014-03-12T19:41:00Z">
                  <w:rPr>
                    <w:rStyle w:val="Hipervnculo"/>
                    <w:rFonts w:ascii="Arial" w:hAnsi="Arial" w:cs="Arial"/>
                    <w:noProof/>
                    <w:lang w:val="es-ES_tradnl"/>
                  </w:rPr>
                </w:rPrChange>
              </w:rPr>
              <w:delText>Monitoreo y Control de Progreso</w:delText>
            </w:r>
            <w:r w:rsidR="00FC69D3" w:rsidDel="004C138B">
              <w:rPr>
                <w:noProof/>
                <w:webHidden/>
              </w:rPr>
              <w:tab/>
              <w:delText>43</w:delText>
            </w:r>
          </w:del>
        </w:p>
        <w:p w:rsidR="00380229" w:rsidDel="004C138B" w:rsidRDefault="002956A8">
          <w:pPr>
            <w:pStyle w:val="TDC2"/>
            <w:tabs>
              <w:tab w:val="left" w:pos="1100"/>
              <w:tab w:val="right" w:leader="dot" w:pos="8494"/>
            </w:tabs>
            <w:rPr>
              <w:del w:id="731" w:author="Sergio" w:date="2014-04-02T19:32:00Z"/>
              <w:rFonts w:asciiTheme="minorHAnsi" w:eastAsiaTheme="minorEastAsia" w:hAnsiTheme="minorHAnsi" w:cstheme="minorBidi"/>
              <w:noProof/>
              <w:sz w:val="22"/>
              <w:lang w:val="es-CO" w:eastAsia="es-CO"/>
            </w:rPr>
          </w:pPr>
          <w:del w:id="732" w:author="Sergio" w:date="2014-04-02T19:32:00Z">
            <w:r w:rsidRPr="002956A8">
              <w:rPr>
                <w:rPrChange w:id="733" w:author="Sergio" w:date="2014-03-12T19:41:00Z">
                  <w:rPr>
                    <w:rStyle w:val="Hipervnculo"/>
                    <w:rFonts w:ascii="Arial" w:hAnsi="Arial" w:cs="Arial"/>
                    <w:noProof/>
                    <w:lang w:val="es-ES_tradnl"/>
                  </w:rPr>
                </w:rPrChange>
              </w:rPr>
              <w:delText>10.3</w:delText>
            </w:r>
            <w:r w:rsidR="00FC69D3" w:rsidDel="004C138B">
              <w:rPr>
                <w:rFonts w:asciiTheme="minorHAnsi" w:eastAsiaTheme="minorEastAsia" w:hAnsiTheme="minorHAnsi" w:cstheme="minorBidi"/>
                <w:noProof/>
                <w:sz w:val="22"/>
                <w:lang w:val="es-CO" w:eastAsia="es-CO"/>
              </w:rPr>
              <w:tab/>
            </w:r>
            <w:r w:rsidRPr="002956A8">
              <w:rPr>
                <w:rPrChange w:id="734" w:author="Sergio" w:date="2014-03-12T19:41:00Z">
                  <w:rPr>
                    <w:rStyle w:val="Hipervnculo"/>
                    <w:rFonts w:ascii="Arial" w:hAnsi="Arial" w:cs="Arial"/>
                    <w:noProof/>
                    <w:lang w:val="es-ES_tradnl"/>
                  </w:rPr>
                </w:rPrChange>
              </w:rPr>
              <w:delText>Cierre del Proyecto</w:delText>
            </w:r>
            <w:r w:rsidR="00FC69D3" w:rsidDel="004C138B">
              <w:rPr>
                <w:noProof/>
                <w:webHidden/>
              </w:rPr>
              <w:tab/>
              <w:delText>44</w:delText>
            </w:r>
          </w:del>
        </w:p>
        <w:p w:rsidR="00380229" w:rsidDel="004C138B" w:rsidRDefault="002956A8">
          <w:pPr>
            <w:pStyle w:val="TDC1"/>
            <w:tabs>
              <w:tab w:val="left" w:pos="660"/>
              <w:tab w:val="right" w:leader="dot" w:pos="8494"/>
            </w:tabs>
            <w:rPr>
              <w:del w:id="735" w:author="Sergio" w:date="2014-04-02T19:32:00Z"/>
              <w:rFonts w:asciiTheme="minorHAnsi" w:eastAsiaTheme="minorEastAsia" w:hAnsiTheme="minorHAnsi" w:cstheme="minorBidi"/>
              <w:noProof/>
              <w:sz w:val="22"/>
              <w:lang w:val="es-CO" w:eastAsia="es-CO"/>
            </w:rPr>
          </w:pPr>
          <w:del w:id="736" w:author="Sergio" w:date="2014-04-02T19:32:00Z">
            <w:r w:rsidRPr="002956A8">
              <w:rPr>
                <w:rPrChange w:id="737" w:author="Sergio" w:date="2014-03-12T19:41:00Z">
                  <w:rPr>
                    <w:rStyle w:val="Hipervnculo"/>
                    <w:rFonts w:ascii="Arial" w:hAnsi="Arial" w:cs="Arial"/>
                    <w:noProof/>
                    <w:lang w:val="es-ES_tradnl"/>
                  </w:rPr>
                </w:rPrChange>
              </w:rPr>
              <w:delText>11</w:delText>
            </w:r>
            <w:r w:rsidR="00FC69D3" w:rsidDel="004C138B">
              <w:rPr>
                <w:rFonts w:asciiTheme="minorHAnsi" w:eastAsiaTheme="minorEastAsia" w:hAnsiTheme="minorHAnsi" w:cstheme="minorBidi"/>
                <w:noProof/>
                <w:sz w:val="22"/>
                <w:lang w:val="es-CO" w:eastAsia="es-CO"/>
              </w:rPr>
              <w:tab/>
            </w:r>
            <w:r w:rsidRPr="002956A8">
              <w:rPr>
                <w:rPrChange w:id="738" w:author="Sergio" w:date="2014-03-12T19:41:00Z">
                  <w:rPr>
                    <w:rStyle w:val="Hipervnculo"/>
                    <w:rFonts w:ascii="Arial" w:hAnsi="Arial" w:cs="Arial"/>
                    <w:noProof/>
                    <w:lang w:val="es-ES_tradnl"/>
                  </w:rPr>
                </w:rPrChange>
              </w:rPr>
              <w:delText>Entrega del Producto</w:delText>
            </w:r>
            <w:r w:rsidR="00FC69D3" w:rsidDel="004C138B">
              <w:rPr>
                <w:noProof/>
                <w:webHidden/>
              </w:rPr>
              <w:tab/>
              <w:delText>45</w:delText>
            </w:r>
          </w:del>
        </w:p>
        <w:p w:rsidR="00380229" w:rsidDel="004C138B" w:rsidRDefault="002956A8">
          <w:pPr>
            <w:pStyle w:val="TDC1"/>
            <w:tabs>
              <w:tab w:val="left" w:pos="660"/>
              <w:tab w:val="right" w:leader="dot" w:pos="8494"/>
            </w:tabs>
            <w:rPr>
              <w:del w:id="739" w:author="Sergio" w:date="2014-04-02T19:32:00Z"/>
              <w:rFonts w:asciiTheme="minorHAnsi" w:eastAsiaTheme="minorEastAsia" w:hAnsiTheme="minorHAnsi" w:cstheme="minorBidi"/>
              <w:noProof/>
              <w:sz w:val="22"/>
              <w:lang w:val="es-CO" w:eastAsia="es-CO"/>
            </w:rPr>
          </w:pPr>
          <w:del w:id="740" w:author="Sergio" w:date="2014-04-02T19:32:00Z">
            <w:r w:rsidRPr="002956A8">
              <w:rPr>
                <w:rPrChange w:id="741" w:author="Sergio" w:date="2014-03-12T19:41:00Z">
                  <w:rPr>
                    <w:rStyle w:val="Hipervnculo"/>
                    <w:rFonts w:ascii="Arial" w:hAnsi="Arial" w:cs="Arial"/>
                    <w:noProof/>
                    <w:lang w:val="es-ES_tradnl"/>
                  </w:rPr>
                </w:rPrChange>
              </w:rPr>
              <w:delText>12</w:delText>
            </w:r>
            <w:r w:rsidR="00FC69D3" w:rsidDel="004C138B">
              <w:rPr>
                <w:rFonts w:asciiTheme="minorHAnsi" w:eastAsiaTheme="minorEastAsia" w:hAnsiTheme="minorHAnsi" w:cstheme="minorBidi"/>
                <w:noProof/>
                <w:sz w:val="22"/>
                <w:lang w:val="es-CO" w:eastAsia="es-CO"/>
              </w:rPr>
              <w:tab/>
            </w:r>
            <w:r w:rsidRPr="002956A8">
              <w:rPr>
                <w:rPrChange w:id="742" w:author="Sergio" w:date="2014-03-12T19:41:00Z">
                  <w:rPr>
                    <w:rStyle w:val="Hipervnculo"/>
                    <w:rFonts w:ascii="Arial" w:hAnsi="Arial" w:cs="Arial"/>
                    <w:noProof/>
                    <w:lang w:val="es-ES_tradnl"/>
                  </w:rPr>
                </w:rPrChange>
              </w:rPr>
              <w:delText>Procesos de Soporte</w:delText>
            </w:r>
            <w:r w:rsidR="00FC69D3" w:rsidDel="004C138B">
              <w:rPr>
                <w:noProof/>
                <w:webHidden/>
              </w:rPr>
              <w:tab/>
              <w:delText>46</w:delText>
            </w:r>
          </w:del>
        </w:p>
        <w:p w:rsidR="00380229" w:rsidDel="004C138B" w:rsidRDefault="002956A8">
          <w:pPr>
            <w:pStyle w:val="TDC2"/>
            <w:tabs>
              <w:tab w:val="left" w:pos="1100"/>
              <w:tab w:val="right" w:leader="dot" w:pos="8494"/>
            </w:tabs>
            <w:rPr>
              <w:del w:id="743" w:author="Sergio" w:date="2014-04-02T19:32:00Z"/>
              <w:rFonts w:asciiTheme="minorHAnsi" w:eastAsiaTheme="minorEastAsia" w:hAnsiTheme="minorHAnsi" w:cstheme="minorBidi"/>
              <w:noProof/>
              <w:sz w:val="22"/>
              <w:lang w:val="es-CO" w:eastAsia="es-CO"/>
            </w:rPr>
          </w:pPr>
          <w:del w:id="744" w:author="Sergio" w:date="2014-04-02T19:32:00Z">
            <w:r w:rsidRPr="002956A8">
              <w:rPr>
                <w:rPrChange w:id="745" w:author="Sergio" w:date="2014-03-12T19:41:00Z">
                  <w:rPr>
                    <w:rStyle w:val="Hipervnculo"/>
                    <w:rFonts w:ascii="Arial" w:hAnsi="Arial" w:cs="Arial"/>
                    <w:noProof/>
                    <w:lang w:val="es-ES_tradnl"/>
                  </w:rPr>
                </w:rPrChange>
              </w:rPr>
              <w:delText>12.1</w:delText>
            </w:r>
            <w:r w:rsidR="00FC69D3" w:rsidDel="004C138B">
              <w:rPr>
                <w:rFonts w:asciiTheme="minorHAnsi" w:eastAsiaTheme="minorEastAsia" w:hAnsiTheme="minorHAnsi" w:cstheme="minorBidi"/>
                <w:noProof/>
                <w:sz w:val="22"/>
                <w:lang w:val="es-CO" w:eastAsia="es-CO"/>
              </w:rPr>
              <w:tab/>
            </w:r>
            <w:r w:rsidRPr="002956A8">
              <w:rPr>
                <w:rPrChange w:id="746" w:author="Sergio" w:date="2014-03-12T19:41:00Z">
                  <w:rPr>
                    <w:rStyle w:val="Hipervnculo"/>
                    <w:rFonts w:ascii="Arial" w:hAnsi="Arial" w:cs="Arial"/>
                    <w:noProof/>
                    <w:lang w:val="es-ES_tradnl"/>
                  </w:rPr>
                </w:rPrChange>
              </w:rPr>
              <w:delText>Ambiente de Trabajo</w:delText>
            </w:r>
            <w:r w:rsidR="00FC69D3" w:rsidDel="004C138B">
              <w:rPr>
                <w:noProof/>
                <w:webHidden/>
              </w:rPr>
              <w:tab/>
              <w:delText>46</w:delText>
            </w:r>
          </w:del>
        </w:p>
        <w:p w:rsidR="00380229" w:rsidDel="004C138B" w:rsidRDefault="002956A8">
          <w:pPr>
            <w:pStyle w:val="TDC2"/>
            <w:tabs>
              <w:tab w:val="left" w:pos="1100"/>
              <w:tab w:val="right" w:leader="dot" w:pos="8494"/>
            </w:tabs>
            <w:rPr>
              <w:del w:id="747" w:author="Sergio" w:date="2014-04-02T19:32:00Z"/>
              <w:rFonts w:asciiTheme="minorHAnsi" w:eastAsiaTheme="minorEastAsia" w:hAnsiTheme="minorHAnsi" w:cstheme="minorBidi"/>
              <w:noProof/>
              <w:sz w:val="22"/>
              <w:lang w:val="es-CO" w:eastAsia="es-CO"/>
            </w:rPr>
          </w:pPr>
          <w:del w:id="748" w:author="Sergio" w:date="2014-04-02T19:32:00Z">
            <w:r w:rsidRPr="002956A8">
              <w:rPr>
                <w:rPrChange w:id="749" w:author="Sergio" w:date="2014-03-12T19:41:00Z">
                  <w:rPr>
                    <w:rStyle w:val="Hipervnculo"/>
                    <w:rFonts w:ascii="Arial" w:hAnsi="Arial" w:cs="Arial"/>
                    <w:noProof/>
                    <w:lang w:val="es-ES_tradnl"/>
                  </w:rPr>
                </w:rPrChange>
              </w:rPr>
              <w:delText>12.2</w:delText>
            </w:r>
            <w:r w:rsidR="00FC69D3" w:rsidDel="004C138B">
              <w:rPr>
                <w:rFonts w:asciiTheme="minorHAnsi" w:eastAsiaTheme="minorEastAsia" w:hAnsiTheme="minorHAnsi" w:cstheme="minorBidi"/>
                <w:noProof/>
                <w:sz w:val="22"/>
                <w:lang w:val="es-CO" w:eastAsia="es-CO"/>
              </w:rPr>
              <w:tab/>
            </w:r>
            <w:r w:rsidRPr="002956A8">
              <w:rPr>
                <w:rPrChange w:id="750" w:author="Sergio" w:date="2014-03-12T19:41:00Z">
                  <w:rPr>
                    <w:rStyle w:val="Hipervnculo"/>
                    <w:rFonts w:ascii="Arial" w:hAnsi="Arial" w:cs="Arial"/>
                    <w:noProof/>
                    <w:lang w:val="es-ES_tradnl"/>
                  </w:rPr>
                </w:rPrChange>
              </w:rPr>
              <w:delText>Análisis y Administración de Riesgos</w:delText>
            </w:r>
            <w:r w:rsidR="00FC69D3" w:rsidDel="004C138B">
              <w:rPr>
                <w:noProof/>
                <w:webHidden/>
              </w:rPr>
              <w:tab/>
              <w:delText>47</w:delText>
            </w:r>
          </w:del>
        </w:p>
        <w:p w:rsidR="00380229" w:rsidDel="004C138B" w:rsidRDefault="002956A8">
          <w:pPr>
            <w:pStyle w:val="TDC2"/>
            <w:tabs>
              <w:tab w:val="left" w:pos="1100"/>
              <w:tab w:val="right" w:leader="dot" w:pos="8494"/>
            </w:tabs>
            <w:rPr>
              <w:del w:id="751" w:author="Sergio" w:date="2014-04-02T19:32:00Z"/>
              <w:rFonts w:asciiTheme="minorHAnsi" w:eastAsiaTheme="minorEastAsia" w:hAnsiTheme="minorHAnsi" w:cstheme="minorBidi"/>
              <w:noProof/>
              <w:sz w:val="22"/>
              <w:lang w:val="es-CO" w:eastAsia="es-CO"/>
            </w:rPr>
          </w:pPr>
          <w:del w:id="752" w:author="Sergio" w:date="2014-04-02T19:32:00Z">
            <w:r w:rsidRPr="002956A8">
              <w:rPr>
                <w:rPrChange w:id="753" w:author="Sergio" w:date="2014-03-12T19:41:00Z">
                  <w:rPr>
                    <w:rStyle w:val="Hipervnculo"/>
                    <w:rFonts w:ascii="Arial" w:hAnsi="Arial" w:cs="Arial"/>
                    <w:noProof/>
                    <w:lang w:val="es-ES_tradnl"/>
                  </w:rPr>
                </w:rPrChange>
              </w:rPr>
              <w:delText>12.3</w:delText>
            </w:r>
            <w:r w:rsidR="00FC69D3" w:rsidDel="004C138B">
              <w:rPr>
                <w:rFonts w:asciiTheme="minorHAnsi" w:eastAsiaTheme="minorEastAsia" w:hAnsiTheme="minorHAnsi" w:cstheme="minorBidi"/>
                <w:noProof/>
                <w:sz w:val="22"/>
                <w:lang w:val="es-CO" w:eastAsia="es-CO"/>
              </w:rPr>
              <w:tab/>
            </w:r>
            <w:r w:rsidRPr="002956A8">
              <w:rPr>
                <w:rPrChange w:id="754" w:author="Sergio" w:date="2014-03-12T19:41:00Z">
                  <w:rPr>
                    <w:rStyle w:val="Hipervnculo"/>
                    <w:rFonts w:ascii="Arial" w:hAnsi="Arial" w:cs="Arial"/>
                    <w:noProof/>
                    <w:lang w:val="es-ES_tradnl"/>
                  </w:rPr>
                </w:rPrChange>
              </w:rPr>
              <w:delText>Administración de Configuración y Documentación</w:delText>
            </w:r>
            <w:r w:rsidR="00FC69D3" w:rsidDel="004C138B">
              <w:rPr>
                <w:noProof/>
                <w:webHidden/>
              </w:rPr>
              <w:tab/>
              <w:delText>49</w:delText>
            </w:r>
          </w:del>
        </w:p>
        <w:p w:rsidR="00380229" w:rsidDel="004C138B" w:rsidRDefault="002956A8">
          <w:pPr>
            <w:pStyle w:val="TDC2"/>
            <w:tabs>
              <w:tab w:val="left" w:pos="1100"/>
              <w:tab w:val="right" w:leader="dot" w:pos="8494"/>
            </w:tabs>
            <w:rPr>
              <w:del w:id="755" w:author="Sergio" w:date="2014-04-02T19:32:00Z"/>
              <w:rFonts w:asciiTheme="minorHAnsi" w:eastAsiaTheme="minorEastAsia" w:hAnsiTheme="minorHAnsi" w:cstheme="minorBidi"/>
              <w:noProof/>
              <w:sz w:val="22"/>
              <w:lang w:val="es-CO" w:eastAsia="es-CO"/>
            </w:rPr>
          </w:pPr>
          <w:del w:id="756" w:author="Sergio" w:date="2014-04-02T19:32:00Z">
            <w:r w:rsidRPr="002956A8">
              <w:rPr>
                <w:rPrChange w:id="757" w:author="Sergio" w:date="2014-03-12T19:41:00Z">
                  <w:rPr>
                    <w:rStyle w:val="Hipervnculo"/>
                    <w:rFonts w:ascii="Arial" w:hAnsi="Arial" w:cs="Arial"/>
                    <w:noProof/>
                    <w:lang w:val="es-ES_tradnl"/>
                  </w:rPr>
                </w:rPrChange>
              </w:rPr>
              <w:delText>12.4</w:delText>
            </w:r>
            <w:r w:rsidR="00FC69D3" w:rsidDel="004C138B">
              <w:rPr>
                <w:rFonts w:asciiTheme="minorHAnsi" w:eastAsiaTheme="minorEastAsia" w:hAnsiTheme="minorHAnsi" w:cstheme="minorBidi"/>
                <w:noProof/>
                <w:sz w:val="22"/>
                <w:lang w:val="es-CO" w:eastAsia="es-CO"/>
              </w:rPr>
              <w:tab/>
            </w:r>
            <w:r w:rsidRPr="002956A8">
              <w:rPr>
                <w:rPrChange w:id="758" w:author="Sergio" w:date="2014-03-12T19:41:00Z">
                  <w:rPr>
                    <w:rStyle w:val="Hipervnculo"/>
                    <w:rFonts w:ascii="Arial" w:hAnsi="Arial" w:cs="Arial"/>
                    <w:noProof/>
                    <w:lang w:val="es-ES_tradnl"/>
                  </w:rPr>
                </w:rPrChange>
              </w:rPr>
              <w:delText>Métricas y Proceso de Medición</w:delText>
            </w:r>
            <w:r w:rsidR="00FC69D3" w:rsidDel="004C138B">
              <w:rPr>
                <w:noProof/>
                <w:webHidden/>
              </w:rPr>
              <w:tab/>
              <w:delText>53</w:delText>
            </w:r>
          </w:del>
        </w:p>
        <w:p w:rsidR="00380229" w:rsidDel="004C138B" w:rsidRDefault="002956A8">
          <w:pPr>
            <w:pStyle w:val="TDC2"/>
            <w:tabs>
              <w:tab w:val="left" w:pos="1100"/>
              <w:tab w:val="right" w:leader="dot" w:pos="8494"/>
            </w:tabs>
            <w:rPr>
              <w:del w:id="759" w:author="Sergio" w:date="2014-04-02T19:32:00Z"/>
              <w:rFonts w:asciiTheme="minorHAnsi" w:eastAsiaTheme="minorEastAsia" w:hAnsiTheme="minorHAnsi" w:cstheme="minorBidi"/>
              <w:noProof/>
              <w:sz w:val="22"/>
              <w:lang w:val="es-CO" w:eastAsia="es-CO"/>
            </w:rPr>
          </w:pPr>
          <w:del w:id="760" w:author="Sergio" w:date="2014-04-02T19:32:00Z">
            <w:r w:rsidRPr="002956A8">
              <w:rPr>
                <w:rPrChange w:id="761" w:author="Sergio" w:date="2014-03-12T19:41:00Z">
                  <w:rPr>
                    <w:rStyle w:val="Hipervnculo"/>
                    <w:rFonts w:ascii="Arial" w:hAnsi="Arial" w:cs="Arial"/>
                    <w:noProof/>
                    <w:lang w:val="es-ES_tradnl"/>
                  </w:rPr>
                </w:rPrChange>
              </w:rPr>
              <w:delText>12.5</w:delText>
            </w:r>
            <w:r w:rsidR="00FC69D3" w:rsidDel="004C138B">
              <w:rPr>
                <w:rFonts w:asciiTheme="minorHAnsi" w:eastAsiaTheme="minorEastAsia" w:hAnsiTheme="minorHAnsi" w:cstheme="minorBidi"/>
                <w:noProof/>
                <w:sz w:val="22"/>
                <w:lang w:val="es-CO" w:eastAsia="es-CO"/>
              </w:rPr>
              <w:tab/>
            </w:r>
            <w:r w:rsidRPr="002956A8">
              <w:rPr>
                <w:rPrChange w:id="762" w:author="Sergio" w:date="2014-03-12T19:41:00Z">
                  <w:rPr>
                    <w:rStyle w:val="Hipervnculo"/>
                    <w:rFonts w:ascii="Arial" w:hAnsi="Arial" w:cs="Arial"/>
                    <w:noProof/>
                    <w:lang w:val="es-ES_tradnl"/>
                  </w:rPr>
                </w:rPrChange>
              </w:rPr>
              <w:delText>Control de Calidad</w:delText>
            </w:r>
            <w:r w:rsidR="00FC69D3" w:rsidDel="004C138B">
              <w:rPr>
                <w:noProof/>
                <w:webHidden/>
              </w:rPr>
              <w:tab/>
              <w:delText>53</w:delText>
            </w:r>
          </w:del>
        </w:p>
        <w:p w:rsidR="00380229" w:rsidDel="004C138B" w:rsidRDefault="002956A8">
          <w:pPr>
            <w:pStyle w:val="TDC1"/>
            <w:tabs>
              <w:tab w:val="left" w:pos="660"/>
              <w:tab w:val="right" w:leader="dot" w:pos="8494"/>
            </w:tabs>
            <w:rPr>
              <w:del w:id="763" w:author="Sergio" w:date="2014-04-02T19:32:00Z"/>
              <w:rFonts w:asciiTheme="minorHAnsi" w:eastAsiaTheme="minorEastAsia" w:hAnsiTheme="minorHAnsi" w:cstheme="minorBidi"/>
              <w:noProof/>
              <w:sz w:val="22"/>
              <w:lang w:val="es-CO" w:eastAsia="es-CO"/>
            </w:rPr>
          </w:pPr>
          <w:del w:id="764" w:author="Sergio" w:date="2014-04-02T19:32:00Z">
            <w:r w:rsidRPr="002956A8">
              <w:rPr>
                <w:rPrChange w:id="765" w:author="Sergio" w:date="2014-03-12T19:41:00Z">
                  <w:rPr>
                    <w:rStyle w:val="Hipervnculo"/>
                    <w:rFonts w:ascii="Arial" w:hAnsi="Arial" w:cs="Arial"/>
                    <w:noProof/>
                    <w:lang w:val="es-ES_tradnl"/>
                  </w:rPr>
                </w:rPrChange>
              </w:rPr>
              <w:delText>13</w:delText>
            </w:r>
            <w:r w:rsidR="00FC69D3" w:rsidDel="004C138B">
              <w:rPr>
                <w:rFonts w:asciiTheme="minorHAnsi" w:eastAsiaTheme="minorEastAsia" w:hAnsiTheme="minorHAnsi" w:cstheme="minorBidi"/>
                <w:noProof/>
                <w:sz w:val="22"/>
                <w:lang w:val="es-CO" w:eastAsia="es-CO"/>
              </w:rPr>
              <w:tab/>
            </w:r>
            <w:r w:rsidRPr="002956A8">
              <w:rPr>
                <w:rPrChange w:id="766" w:author="Sergio" w:date="2014-03-12T19:41:00Z">
                  <w:rPr>
                    <w:rStyle w:val="Hipervnculo"/>
                    <w:rFonts w:ascii="Arial" w:hAnsi="Arial" w:cs="Arial"/>
                    <w:noProof/>
                    <w:lang w:val="es-ES_tradnl"/>
                  </w:rPr>
                </w:rPrChange>
              </w:rPr>
              <w:delText>Anexos</w:delText>
            </w:r>
            <w:r w:rsidR="00FC69D3" w:rsidDel="004C138B">
              <w:rPr>
                <w:noProof/>
                <w:webHidden/>
              </w:rPr>
              <w:tab/>
              <w:delText>54</w:delText>
            </w:r>
          </w:del>
        </w:p>
        <w:p w:rsidR="00380229" w:rsidDel="004C138B" w:rsidRDefault="002956A8">
          <w:pPr>
            <w:pStyle w:val="TDC1"/>
            <w:tabs>
              <w:tab w:val="left" w:pos="660"/>
              <w:tab w:val="right" w:leader="dot" w:pos="8494"/>
            </w:tabs>
            <w:rPr>
              <w:del w:id="767" w:author="Sergio" w:date="2014-04-02T19:32:00Z"/>
              <w:rFonts w:asciiTheme="minorHAnsi" w:eastAsiaTheme="minorEastAsia" w:hAnsiTheme="minorHAnsi" w:cstheme="minorBidi"/>
              <w:noProof/>
              <w:sz w:val="22"/>
              <w:lang w:val="es-CO" w:eastAsia="es-CO"/>
            </w:rPr>
          </w:pPr>
          <w:del w:id="768" w:author="Sergio" w:date="2014-04-02T19:32:00Z">
            <w:r w:rsidRPr="002956A8">
              <w:rPr>
                <w:rPrChange w:id="769" w:author="Sergio" w:date="2014-03-12T19:41:00Z">
                  <w:rPr>
                    <w:rStyle w:val="Hipervnculo"/>
                    <w:rFonts w:ascii="Arial" w:hAnsi="Arial" w:cs="Arial"/>
                    <w:noProof/>
                  </w:rPr>
                </w:rPrChange>
              </w:rPr>
              <w:delText>14</w:delText>
            </w:r>
            <w:r w:rsidR="00FC69D3" w:rsidDel="004C138B">
              <w:rPr>
                <w:rFonts w:asciiTheme="minorHAnsi" w:eastAsiaTheme="minorEastAsia" w:hAnsiTheme="minorHAnsi" w:cstheme="minorBidi"/>
                <w:noProof/>
                <w:sz w:val="22"/>
                <w:lang w:val="es-CO" w:eastAsia="es-CO"/>
              </w:rPr>
              <w:tab/>
            </w:r>
            <w:r w:rsidRPr="002956A8">
              <w:rPr>
                <w:rPrChange w:id="770" w:author="Sergio" w:date="2014-03-12T19:41:00Z">
                  <w:rPr>
                    <w:rStyle w:val="Hipervnculo"/>
                    <w:rFonts w:ascii="Arial" w:hAnsi="Arial" w:cs="Arial"/>
                    <w:noProof/>
                  </w:rPr>
                </w:rPrChange>
              </w:rPr>
              <w:delText>Referencias</w:delText>
            </w:r>
            <w:r w:rsidR="00FC69D3" w:rsidDel="004C138B">
              <w:rPr>
                <w:noProof/>
                <w:webHidden/>
              </w:rPr>
              <w:tab/>
              <w:delText>55</w:delText>
            </w:r>
          </w:del>
        </w:p>
        <w:p w:rsidR="00380229" w:rsidRDefault="002956A8">
          <w:pPr>
            <w:rPr>
              <w:rFonts w:ascii="Arial" w:hAnsi="Arial" w:cs="Arial"/>
            </w:rPr>
          </w:pPr>
          <w:r w:rsidRPr="0007042C">
            <w:rPr>
              <w:rFonts w:ascii="Arial" w:hAnsi="Arial" w:cs="Arial"/>
              <w:b/>
              <w:bCs/>
            </w:rPr>
            <w:fldChar w:fldCharType="end"/>
          </w:r>
        </w:p>
      </w:sdtContent>
    </w:sdt>
    <w:p w:rsidR="00380229" w:rsidRDefault="00380229">
      <w:pPr>
        <w:pStyle w:val="Textbody"/>
        <w:rPr>
          <w:rFonts w:ascii="Arial" w:hAnsi="Arial" w:cs="Arial"/>
          <w:lang w:val="es-ES_tradnl"/>
        </w:rPr>
      </w:pPr>
    </w:p>
    <w:p w:rsidR="00380229" w:rsidRDefault="005B51FA">
      <w:pPr>
        <w:pStyle w:val="Ttulo1"/>
        <w:rPr>
          <w:rFonts w:ascii="Arial" w:hAnsi="Arial" w:cs="Arial"/>
          <w:lang w:val="es-ES_tradnl"/>
        </w:rPr>
      </w:pPr>
      <w:bookmarkStart w:id="771" w:name="_Toc384230499"/>
      <w:r w:rsidRPr="0007042C">
        <w:rPr>
          <w:rFonts w:ascii="Arial" w:hAnsi="Arial" w:cs="Arial"/>
          <w:lang w:val="es-ES_tradnl"/>
        </w:rPr>
        <w:t>Lista de Figuras</w:t>
      </w:r>
      <w:bookmarkEnd w:id="771"/>
    </w:p>
    <w:p w:rsidR="00380229" w:rsidRDefault="00380229">
      <w:pPr>
        <w:pStyle w:val="Textbody"/>
        <w:rPr>
          <w:rFonts w:ascii="Arial" w:hAnsi="Arial" w:cs="Arial"/>
          <w:lang w:val="es-ES_tradnl"/>
        </w:rPr>
      </w:pPr>
    </w:p>
    <w:p w:rsidR="003146DF" w:rsidRDefault="002956A8">
      <w:pPr>
        <w:pStyle w:val="Tabladeilustraciones"/>
        <w:tabs>
          <w:tab w:val="right" w:leader="dot" w:pos="8494"/>
        </w:tabs>
        <w:rPr>
          <w:ins w:id="772" w:author="Familia Valderrama A" w:date="2014-03-13T04:12:00Z"/>
          <w:rFonts w:asciiTheme="minorHAnsi" w:eastAsiaTheme="minorEastAsia" w:hAnsiTheme="minorHAnsi" w:cstheme="minorBidi"/>
          <w:noProof/>
          <w:sz w:val="22"/>
          <w:lang w:val="es-CO" w:eastAsia="es-CO"/>
        </w:rPr>
      </w:pPr>
      <w:r w:rsidRPr="00105F74">
        <w:rPr>
          <w:rFonts w:ascii="Arial" w:hAnsi="Arial" w:cs="Arial"/>
          <w:szCs w:val="24"/>
          <w:lang w:val="es-ES_tradnl"/>
        </w:rPr>
        <w:fldChar w:fldCharType="begin"/>
      </w:r>
      <w:r w:rsidR="00105F74" w:rsidRPr="00105F74">
        <w:rPr>
          <w:rFonts w:ascii="Arial" w:hAnsi="Arial" w:cs="Arial"/>
          <w:szCs w:val="24"/>
          <w:lang w:val="es-ES_tradnl"/>
        </w:rPr>
        <w:instrText xml:space="preserve"> TOC \h \z \c "Figura" </w:instrText>
      </w:r>
      <w:r w:rsidRPr="00105F74">
        <w:rPr>
          <w:rFonts w:ascii="Arial" w:hAnsi="Arial" w:cs="Arial"/>
          <w:szCs w:val="24"/>
          <w:lang w:val="es-ES_tradnl"/>
        </w:rPr>
        <w:fldChar w:fldCharType="separate"/>
      </w:r>
      <w:ins w:id="773"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"_Toc382447395"</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6.1 – Fechas de entregables</w:t>
        </w:r>
        <w:r w:rsidR="003146DF">
          <w:rPr>
            <w:noProof/>
            <w:webHidden/>
          </w:rPr>
          <w:tab/>
        </w:r>
        <w:r>
          <w:rPr>
            <w:noProof/>
            <w:webHidden/>
          </w:rPr>
          <w:fldChar w:fldCharType="begin"/>
        </w:r>
        <w:r w:rsidR="003146DF">
          <w:rPr>
            <w:noProof/>
            <w:webHidden/>
          </w:rPr>
          <w:instrText xml:space="preserve"> PAGEREF _Toc382447395 \h </w:instrText>
        </w:r>
      </w:ins>
      <w:r>
        <w:rPr>
          <w:noProof/>
          <w:webHidden/>
        </w:rPr>
      </w:r>
      <w:r>
        <w:rPr>
          <w:noProof/>
          <w:webHidden/>
        </w:rPr>
        <w:fldChar w:fldCharType="separate"/>
      </w:r>
      <w:ins w:id="774" w:author="Estudiante" w:date="2014-04-01T16:48:00Z">
        <w:r w:rsidR="000910A8">
          <w:rPr>
            <w:noProof/>
            <w:webHidden/>
          </w:rPr>
          <w:t>12</w:t>
        </w:r>
      </w:ins>
      <w:ins w:id="775" w:author="Familia Valderrama A" w:date="2014-03-13T04:12:00Z">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776" w:author="Familia Valderrama A" w:date="2014-03-13T04:12:00Z"/>
          <w:rFonts w:asciiTheme="minorHAnsi" w:eastAsiaTheme="minorEastAsia" w:hAnsiTheme="minorHAnsi" w:cstheme="minorBidi"/>
          <w:noProof/>
          <w:sz w:val="22"/>
          <w:lang w:val="es-CO" w:eastAsia="es-CO"/>
        </w:rPr>
      </w:pPr>
      <w:ins w:id="777"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"_Toc382447396"</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6.2 – Artefactos de entregas</w:t>
        </w:r>
        <w:r w:rsidR="003146DF">
          <w:rPr>
            <w:noProof/>
            <w:webHidden/>
          </w:rPr>
          <w:tab/>
        </w:r>
        <w:r>
          <w:rPr>
            <w:noProof/>
            <w:webHidden/>
          </w:rPr>
          <w:fldChar w:fldCharType="begin"/>
        </w:r>
        <w:r w:rsidR="003146DF">
          <w:rPr>
            <w:noProof/>
            <w:webHidden/>
          </w:rPr>
          <w:instrText xml:space="preserve"> PAGEREF _Toc382447396 \h </w:instrText>
        </w:r>
      </w:ins>
      <w:r>
        <w:rPr>
          <w:noProof/>
          <w:webHidden/>
        </w:rPr>
      </w:r>
      <w:r>
        <w:rPr>
          <w:noProof/>
          <w:webHidden/>
        </w:rPr>
        <w:fldChar w:fldCharType="separate"/>
      </w:r>
      <w:ins w:id="778" w:author="Estudiante" w:date="2014-04-01T16:48:00Z">
        <w:r w:rsidR="000910A8">
          <w:rPr>
            <w:noProof/>
            <w:webHidden/>
          </w:rPr>
          <w:t>13</w:t>
        </w:r>
      </w:ins>
      <w:ins w:id="779" w:author="Familia Valderrama A" w:date="2014-03-13T04:12:00Z">
        <w:del w:id="780" w:author="Estudiante" w:date="2014-04-01T16:47:00Z">
          <w:r w:rsidR="003146DF" w:rsidDel="000910A8">
            <w:rPr>
              <w:noProof/>
              <w:webHidden/>
            </w:rPr>
            <w:delText>12</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781" w:author="Familia Valderrama A" w:date="2014-03-13T04:12:00Z"/>
          <w:rFonts w:asciiTheme="minorHAnsi" w:eastAsiaTheme="minorEastAsia" w:hAnsiTheme="minorHAnsi" w:cstheme="minorBidi"/>
          <w:noProof/>
          <w:sz w:val="22"/>
          <w:lang w:val="es-CO" w:eastAsia="es-CO"/>
        </w:rPr>
      </w:pPr>
      <w:ins w:id="782"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"_Toc382447397"</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9.1 – Modelo Cascada</w:t>
        </w:r>
        <w:r w:rsidR="003146DF" w:rsidRPr="00BF575D">
          <w:rPr>
            <w:rStyle w:val="Hipervnculo"/>
            <w:rFonts w:ascii="Arial" w:hAnsi="Arial" w:cs="Arial"/>
            <w:noProof/>
            <w:lang w:val="es-CO"/>
          </w:rPr>
          <w:t xml:space="preserve"> [6]</w:t>
        </w:r>
        <w:r w:rsidR="003146DF">
          <w:rPr>
            <w:noProof/>
            <w:webHidden/>
          </w:rPr>
          <w:tab/>
        </w:r>
        <w:r>
          <w:rPr>
            <w:noProof/>
            <w:webHidden/>
          </w:rPr>
          <w:fldChar w:fldCharType="begin"/>
        </w:r>
        <w:r w:rsidR="003146DF">
          <w:rPr>
            <w:noProof/>
            <w:webHidden/>
          </w:rPr>
          <w:instrText xml:space="preserve"> PAGEREF _Toc382447397 \h </w:instrText>
        </w:r>
      </w:ins>
      <w:r>
        <w:rPr>
          <w:noProof/>
          <w:webHidden/>
        </w:rPr>
      </w:r>
      <w:r>
        <w:rPr>
          <w:noProof/>
          <w:webHidden/>
        </w:rPr>
        <w:fldChar w:fldCharType="separate"/>
      </w:r>
      <w:ins w:id="783" w:author="Estudiante" w:date="2014-04-01T16:48:00Z">
        <w:r w:rsidR="000910A8">
          <w:rPr>
            <w:noProof/>
            <w:webHidden/>
          </w:rPr>
          <w:t>17</w:t>
        </w:r>
      </w:ins>
      <w:ins w:id="784" w:author="Familia Valderrama A" w:date="2014-03-13T04:12:00Z">
        <w:del w:id="785" w:author="Estudiante" w:date="2014-04-01T16:47:00Z">
          <w:r w:rsidR="003146DF" w:rsidDel="000910A8">
            <w:rPr>
              <w:noProof/>
              <w:webHidden/>
            </w:rPr>
            <w:delText>16</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786" w:author="Familia Valderrama A" w:date="2014-03-13T04:12:00Z"/>
          <w:rFonts w:asciiTheme="minorHAnsi" w:eastAsiaTheme="minorEastAsia" w:hAnsiTheme="minorHAnsi" w:cstheme="minorBidi"/>
          <w:noProof/>
          <w:sz w:val="22"/>
          <w:lang w:val="es-CO" w:eastAsia="es-CO"/>
        </w:rPr>
      </w:pPr>
      <w:ins w:id="787"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"_Toc382447398"</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9.2 – Modelo Incremental Iterativo</w:t>
        </w:r>
        <w:r w:rsidR="003146DF" w:rsidRPr="00BF575D">
          <w:rPr>
            <w:rStyle w:val="Hipervnculo"/>
            <w:rFonts w:ascii="Arial" w:hAnsi="Arial" w:cs="Arial"/>
            <w:noProof/>
            <w:lang w:val="es-CO"/>
          </w:rPr>
          <w:t xml:space="preserve"> [6]</w:t>
        </w:r>
        <w:r w:rsidR="003146DF">
          <w:rPr>
            <w:noProof/>
            <w:webHidden/>
          </w:rPr>
          <w:tab/>
        </w:r>
        <w:r>
          <w:rPr>
            <w:noProof/>
            <w:webHidden/>
          </w:rPr>
          <w:fldChar w:fldCharType="begin"/>
        </w:r>
        <w:r w:rsidR="003146DF">
          <w:rPr>
            <w:noProof/>
            <w:webHidden/>
          </w:rPr>
          <w:instrText xml:space="preserve"> PAGEREF _Toc382447398 \h </w:instrText>
        </w:r>
      </w:ins>
      <w:r>
        <w:rPr>
          <w:noProof/>
          <w:webHidden/>
        </w:rPr>
      </w:r>
      <w:r>
        <w:rPr>
          <w:noProof/>
          <w:webHidden/>
        </w:rPr>
        <w:fldChar w:fldCharType="separate"/>
      </w:r>
      <w:ins w:id="788" w:author="Estudiante" w:date="2014-04-01T16:48:00Z">
        <w:r w:rsidR="000910A8">
          <w:rPr>
            <w:noProof/>
            <w:webHidden/>
          </w:rPr>
          <w:t>18</w:t>
        </w:r>
      </w:ins>
      <w:ins w:id="789" w:author="Familia Valderrama A" w:date="2014-03-13T04:12:00Z">
        <w:del w:id="790" w:author="Estudiante" w:date="2014-04-01T16:47:00Z">
          <w:r w:rsidR="003146DF" w:rsidDel="000910A8">
            <w:rPr>
              <w:noProof/>
              <w:webHidden/>
            </w:rPr>
            <w:delText>17</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791" w:author="Familia Valderrama A" w:date="2014-03-13T04:12:00Z"/>
          <w:rFonts w:asciiTheme="minorHAnsi" w:eastAsiaTheme="minorEastAsia" w:hAnsiTheme="minorHAnsi" w:cstheme="minorBidi"/>
          <w:noProof/>
          <w:sz w:val="22"/>
          <w:lang w:val="es-CO" w:eastAsia="es-CO"/>
        </w:rPr>
      </w:pPr>
      <w:ins w:id="792"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"_Toc382447399"</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 xml:space="preserve">Figura 9.3 - </w:t>
        </w:r>
        <w:r w:rsidR="003146DF" w:rsidRPr="00BF575D">
          <w:rPr>
            <w:rStyle w:val="Hipervnculo"/>
            <w:rFonts w:ascii="Arial" w:hAnsi="Arial" w:cs="Arial"/>
            <w:noProof/>
            <w:lang w:val="es-CO"/>
          </w:rPr>
          <w:t>Modelo de ciclo de vida para el proyecto ¿Adivina Quién?</w:t>
        </w:r>
        <w:r w:rsidR="003146DF">
          <w:rPr>
            <w:noProof/>
            <w:webHidden/>
          </w:rPr>
          <w:tab/>
        </w:r>
        <w:r>
          <w:rPr>
            <w:noProof/>
            <w:webHidden/>
          </w:rPr>
          <w:fldChar w:fldCharType="begin"/>
        </w:r>
        <w:r w:rsidR="003146DF">
          <w:rPr>
            <w:noProof/>
            <w:webHidden/>
          </w:rPr>
          <w:instrText xml:space="preserve"> PAGEREF _Toc382447399 \h </w:instrText>
        </w:r>
      </w:ins>
      <w:r>
        <w:rPr>
          <w:noProof/>
          <w:webHidden/>
        </w:rPr>
      </w:r>
      <w:r>
        <w:rPr>
          <w:noProof/>
          <w:webHidden/>
        </w:rPr>
        <w:fldChar w:fldCharType="separate"/>
      </w:r>
      <w:ins w:id="793" w:author="Estudiante" w:date="2014-04-01T16:48:00Z">
        <w:r w:rsidR="000910A8">
          <w:rPr>
            <w:noProof/>
            <w:webHidden/>
          </w:rPr>
          <w:t>19</w:t>
        </w:r>
      </w:ins>
      <w:ins w:id="794" w:author="Familia Valderrama A" w:date="2014-03-13T04:12:00Z">
        <w:del w:id="795" w:author="Estudiante" w:date="2014-04-01T16:47:00Z">
          <w:r w:rsidR="003146DF" w:rsidDel="000910A8">
            <w:rPr>
              <w:noProof/>
              <w:webHidden/>
            </w:rPr>
            <w:delText>18</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796" w:author="Familia Valderrama A" w:date="2014-03-13T04:12:00Z"/>
          <w:rFonts w:asciiTheme="minorHAnsi" w:eastAsiaTheme="minorEastAsia" w:hAnsiTheme="minorHAnsi" w:cstheme="minorBidi"/>
          <w:noProof/>
          <w:sz w:val="22"/>
          <w:lang w:val="es-CO" w:eastAsia="es-CO"/>
        </w:rPr>
      </w:pPr>
      <w:ins w:id="797"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"_Toc382447400"</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9.4 – Diagrama BPMN para el ciclo de vida</w:t>
        </w:r>
        <w:r w:rsidR="003146DF">
          <w:rPr>
            <w:noProof/>
            <w:webHidden/>
          </w:rPr>
          <w:tab/>
        </w:r>
        <w:r>
          <w:rPr>
            <w:noProof/>
            <w:webHidden/>
          </w:rPr>
          <w:fldChar w:fldCharType="begin"/>
        </w:r>
        <w:r w:rsidR="003146DF">
          <w:rPr>
            <w:noProof/>
            <w:webHidden/>
          </w:rPr>
          <w:instrText xml:space="preserve"> PAGEREF _Toc382447400 \h </w:instrText>
        </w:r>
      </w:ins>
      <w:r>
        <w:rPr>
          <w:noProof/>
          <w:webHidden/>
        </w:rPr>
      </w:r>
      <w:r>
        <w:rPr>
          <w:noProof/>
          <w:webHidden/>
        </w:rPr>
        <w:fldChar w:fldCharType="separate"/>
      </w:r>
      <w:ins w:id="798" w:author="Estudiante" w:date="2014-04-01T16:48:00Z">
        <w:r w:rsidR="000910A8">
          <w:rPr>
            <w:noProof/>
            <w:webHidden/>
          </w:rPr>
          <w:t>20</w:t>
        </w:r>
      </w:ins>
      <w:ins w:id="799" w:author="Familia Valderrama A" w:date="2014-03-13T04:12:00Z">
        <w:del w:id="800" w:author="Estudiante" w:date="2014-04-01T16:47:00Z">
          <w:r w:rsidR="003146DF" w:rsidDel="000910A8">
            <w:rPr>
              <w:noProof/>
              <w:webHidden/>
            </w:rPr>
            <w:delText>19</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801" w:author="Familia Valderrama A" w:date="2014-03-13T04:12:00Z"/>
          <w:rFonts w:asciiTheme="minorHAnsi" w:eastAsiaTheme="minorEastAsia" w:hAnsiTheme="minorHAnsi" w:cstheme="minorBidi"/>
          <w:noProof/>
          <w:sz w:val="22"/>
          <w:lang w:val="es-CO" w:eastAsia="es-CO"/>
        </w:rPr>
      </w:pPr>
      <w:ins w:id="802"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"_Toc382447401"</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9.5 – Diagrama de secuencia del proyecto</w:t>
        </w:r>
        <w:r w:rsidR="003146DF">
          <w:rPr>
            <w:noProof/>
            <w:webHidden/>
          </w:rPr>
          <w:tab/>
        </w:r>
        <w:r>
          <w:rPr>
            <w:noProof/>
            <w:webHidden/>
          </w:rPr>
          <w:fldChar w:fldCharType="begin"/>
        </w:r>
        <w:r w:rsidR="003146DF">
          <w:rPr>
            <w:noProof/>
            <w:webHidden/>
          </w:rPr>
          <w:instrText xml:space="preserve"> PAGEREF _Toc382447401 \h </w:instrText>
        </w:r>
      </w:ins>
      <w:r>
        <w:rPr>
          <w:noProof/>
          <w:webHidden/>
        </w:rPr>
      </w:r>
      <w:r>
        <w:rPr>
          <w:noProof/>
          <w:webHidden/>
        </w:rPr>
        <w:fldChar w:fldCharType="separate"/>
      </w:r>
      <w:ins w:id="803" w:author="Estudiante" w:date="2014-04-01T16:48:00Z">
        <w:r w:rsidR="000910A8">
          <w:rPr>
            <w:noProof/>
            <w:webHidden/>
          </w:rPr>
          <w:t>21</w:t>
        </w:r>
      </w:ins>
      <w:ins w:id="804" w:author="Familia Valderrama A" w:date="2014-03-13T04:12:00Z">
        <w:del w:id="805" w:author="Estudiante" w:date="2014-04-01T16:47:00Z">
          <w:r w:rsidR="003146DF" w:rsidDel="000910A8">
            <w:rPr>
              <w:noProof/>
              <w:webHidden/>
            </w:rPr>
            <w:delText>20</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806" w:author="Familia Valderrama A" w:date="2014-03-13T04:12:00Z"/>
          <w:rFonts w:asciiTheme="minorHAnsi" w:eastAsiaTheme="minorEastAsia" w:hAnsiTheme="minorHAnsi" w:cstheme="minorBidi"/>
          <w:noProof/>
          <w:sz w:val="22"/>
          <w:lang w:val="es-CO" w:eastAsia="es-CO"/>
        </w:rPr>
      </w:pPr>
      <w:ins w:id="807"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"_Toc382447402"</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13.1 – Proceso de identificación de riesgos</w:t>
        </w:r>
        <w:r w:rsidR="003146DF">
          <w:rPr>
            <w:noProof/>
            <w:webHidden/>
          </w:rPr>
          <w:tab/>
        </w:r>
        <w:r>
          <w:rPr>
            <w:noProof/>
            <w:webHidden/>
          </w:rPr>
          <w:fldChar w:fldCharType="begin"/>
        </w:r>
        <w:r w:rsidR="003146DF">
          <w:rPr>
            <w:noProof/>
            <w:webHidden/>
          </w:rPr>
          <w:instrText xml:space="preserve"> PAGEREF _Toc382447402 \h </w:instrText>
        </w:r>
      </w:ins>
      <w:r>
        <w:rPr>
          <w:noProof/>
          <w:webHidden/>
        </w:rPr>
      </w:r>
      <w:r>
        <w:rPr>
          <w:noProof/>
          <w:webHidden/>
        </w:rPr>
        <w:fldChar w:fldCharType="separate"/>
      </w:r>
      <w:ins w:id="808" w:author="Estudiante" w:date="2014-04-01T16:48:00Z">
        <w:r w:rsidR="000910A8">
          <w:rPr>
            <w:noProof/>
            <w:webHidden/>
          </w:rPr>
          <w:t>51</w:t>
        </w:r>
      </w:ins>
      <w:ins w:id="809" w:author="Familia Valderrama A" w:date="2014-03-13T04:12:00Z">
        <w:del w:id="810" w:author="Estudiante" w:date="2014-04-01T16:47:00Z">
          <w:r w:rsidR="003146DF" w:rsidDel="000910A8">
            <w:rPr>
              <w:noProof/>
              <w:webHidden/>
            </w:rPr>
            <w:delText>48</w:delText>
          </w:r>
        </w:del>
        <w:r>
          <w:rPr>
            <w:noProof/>
            <w:webHidden/>
          </w:rPr>
          <w:fldChar w:fldCharType="end"/>
        </w:r>
        <w:r w:rsidRPr="00BF575D">
          <w:rPr>
            <w:rStyle w:val="Hipervnculo"/>
            <w:noProof/>
          </w:rPr>
          <w:fldChar w:fldCharType="end"/>
        </w:r>
      </w:ins>
    </w:p>
    <w:p w:rsidR="003146DF" w:rsidRDefault="002956A8">
      <w:pPr>
        <w:pStyle w:val="Tabladeilustraciones"/>
        <w:tabs>
          <w:tab w:val="right" w:leader="dot" w:pos="8494"/>
        </w:tabs>
        <w:rPr>
          <w:ins w:id="811" w:author="Familia Valderrama A" w:date="2014-03-13T04:12:00Z"/>
          <w:rFonts w:asciiTheme="minorHAnsi" w:eastAsiaTheme="minorEastAsia" w:hAnsiTheme="minorHAnsi" w:cstheme="minorBidi"/>
          <w:noProof/>
          <w:sz w:val="22"/>
          <w:lang w:val="es-CO" w:eastAsia="es-CO"/>
        </w:rPr>
      </w:pPr>
      <w:ins w:id="812" w:author="Familia Valderrama A" w:date="2014-03-13T04:12:00Z">
        <w:r w:rsidRPr="00BF575D">
          <w:rPr>
            <w:rStyle w:val="Hipervnculo"/>
            <w:noProof/>
          </w:rPr>
          <w:fldChar w:fldCharType="begin"/>
        </w:r>
        <w:r w:rsidR="003146DF" w:rsidRPr="00BF575D">
          <w:rPr>
            <w:rStyle w:val="Hipervnculo"/>
            <w:noProof/>
          </w:rPr>
          <w:instrText xml:space="preserve"> </w:instrText>
        </w:r>
        <w:r w:rsidR="003146DF">
          <w:rPr>
            <w:noProof/>
          </w:rPr>
          <w:instrText>HYPERLINK \l "_Toc382447403"</w:instrText>
        </w:r>
        <w:r w:rsidR="003146DF" w:rsidRPr="00BF575D">
          <w:rPr>
            <w:rStyle w:val="Hipervnculo"/>
            <w:noProof/>
          </w:rPr>
          <w:instrText xml:space="preserve"> </w:instrText>
        </w:r>
        <w:r w:rsidRPr="00BF575D">
          <w:rPr>
            <w:rStyle w:val="Hipervnculo"/>
            <w:noProof/>
          </w:rPr>
          <w:fldChar w:fldCharType="separate"/>
        </w:r>
        <w:r w:rsidR="003146DF" w:rsidRPr="00BF575D">
          <w:rPr>
            <w:rStyle w:val="Hipervnculo"/>
            <w:rFonts w:ascii="Arial" w:hAnsi="Arial" w:cs="Arial"/>
            <w:noProof/>
          </w:rPr>
          <w:t>Figura 13.2 – Proceso de cambio de documentos</w:t>
        </w:r>
        <w:r w:rsidR="003146DF">
          <w:rPr>
            <w:noProof/>
            <w:webHidden/>
          </w:rPr>
          <w:tab/>
        </w:r>
        <w:r>
          <w:rPr>
            <w:noProof/>
            <w:webHidden/>
          </w:rPr>
          <w:fldChar w:fldCharType="begin"/>
        </w:r>
        <w:r w:rsidR="003146DF">
          <w:rPr>
            <w:noProof/>
            <w:webHidden/>
          </w:rPr>
          <w:instrText xml:space="preserve"> PAGEREF _Toc382447403 \h </w:instrText>
        </w:r>
      </w:ins>
      <w:r>
        <w:rPr>
          <w:noProof/>
          <w:webHidden/>
        </w:rPr>
      </w:r>
      <w:r>
        <w:rPr>
          <w:noProof/>
          <w:webHidden/>
        </w:rPr>
        <w:fldChar w:fldCharType="separate"/>
      </w:r>
      <w:ins w:id="813" w:author="Estudiante" w:date="2014-04-01T16:48:00Z">
        <w:r w:rsidR="000910A8">
          <w:rPr>
            <w:noProof/>
            <w:webHidden/>
          </w:rPr>
          <w:t>53</w:t>
        </w:r>
      </w:ins>
      <w:ins w:id="814" w:author="Familia Valderrama A" w:date="2014-03-13T04:12:00Z">
        <w:del w:id="815" w:author="Estudiante" w:date="2014-04-01T16:47:00Z">
          <w:r w:rsidR="003146DF" w:rsidDel="000910A8">
            <w:rPr>
              <w:noProof/>
              <w:webHidden/>
            </w:rPr>
            <w:delText>50</w:delText>
          </w:r>
        </w:del>
        <w:r>
          <w:rPr>
            <w:noProof/>
            <w:webHidden/>
          </w:rPr>
          <w:fldChar w:fldCharType="end"/>
        </w:r>
        <w:r w:rsidRPr="00BF575D">
          <w:rPr>
            <w:rStyle w:val="Hipervnculo"/>
            <w:noProof/>
          </w:rPr>
          <w:fldChar w:fldCharType="end"/>
        </w:r>
      </w:ins>
    </w:p>
    <w:p w:rsidR="00380229" w:rsidDel="003146DF" w:rsidRDefault="002956A8">
      <w:pPr>
        <w:pStyle w:val="Tabladeilustraciones"/>
        <w:tabs>
          <w:tab w:val="right" w:leader="dot" w:pos="8494"/>
        </w:tabs>
        <w:rPr>
          <w:del w:id="816" w:author="Familia Valderrama A" w:date="2014-03-13T04:12:00Z"/>
          <w:rFonts w:asciiTheme="minorHAnsi" w:eastAsiaTheme="minorEastAsia" w:hAnsiTheme="minorHAnsi" w:cstheme="minorBidi"/>
          <w:noProof/>
          <w:lang w:val="es-CO" w:eastAsia="es-CO"/>
        </w:rPr>
      </w:pPr>
      <w:del w:id="817" w:author="Familia Valderrama A" w:date="2014-03-13T04:12:00Z">
        <w:r w:rsidRPr="002956A8">
          <w:rPr>
            <w:rPrChange w:id="818" w:author="Familia Valderrama A" w:date="2014-03-13T04:12:00Z">
              <w:rPr>
                <w:rStyle w:val="Hipervnculo"/>
                <w:rFonts w:ascii="Arial" w:hAnsi="Arial" w:cs="Arial"/>
                <w:noProof/>
              </w:rPr>
            </w:rPrChange>
          </w:rPr>
          <w:delText>Figura 8.1 – Modelo Cascada</w:delText>
        </w:r>
        <w:r w:rsidR="008D1E6B" w:rsidDel="003146DF">
          <w:rPr>
            <w:noProof/>
            <w:webHidden/>
          </w:rPr>
          <w:tab/>
          <w:delText>14</w:delText>
        </w:r>
      </w:del>
    </w:p>
    <w:p w:rsidR="00380229" w:rsidDel="003146DF" w:rsidRDefault="002956A8">
      <w:pPr>
        <w:pStyle w:val="Tabladeilustraciones"/>
        <w:tabs>
          <w:tab w:val="right" w:leader="dot" w:pos="8494"/>
        </w:tabs>
        <w:rPr>
          <w:del w:id="819" w:author="Familia Valderrama A" w:date="2014-03-13T04:12:00Z"/>
          <w:rFonts w:asciiTheme="minorHAnsi" w:eastAsiaTheme="minorEastAsia" w:hAnsiTheme="minorHAnsi" w:cstheme="minorBidi"/>
          <w:noProof/>
          <w:lang w:val="es-CO" w:eastAsia="es-CO"/>
        </w:rPr>
      </w:pPr>
      <w:del w:id="820" w:author="Familia Valderrama A" w:date="2014-03-13T04:12:00Z">
        <w:r w:rsidRPr="002956A8">
          <w:rPr>
            <w:rPrChange w:id="821" w:author="Familia Valderrama A" w:date="2014-03-13T04:12:00Z">
              <w:rPr>
                <w:rStyle w:val="Hipervnculo"/>
                <w:rFonts w:ascii="Arial" w:hAnsi="Arial" w:cs="Arial"/>
                <w:noProof/>
              </w:rPr>
            </w:rPrChange>
          </w:rPr>
          <w:delText>Figura 8.2 – Modelo Incremental Iterativo</w:delText>
        </w:r>
        <w:r w:rsidR="008D1E6B" w:rsidDel="003146DF">
          <w:rPr>
            <w:noProof/>
            <w:webHidden/>
          </w:rPr>
          <w:tab/>
          <w:delText>15</w:delText>
        </w:r>
      </w:del>
    </w:p>
    <w:p w:rsidR="00380229" w:rsidDel="003146DF" w:rsidRDefault="002956A8">
      <w:pPr>
        <w:pStyle w:val="Tabladeilustraciones"/>
        <w:tabs>
          <w:tab w:val="right" w:leader="dot" w:pos="8494"/>
        </w:tabs>
        <w:rPr>
          <w:del w:id="822" w:author="Familia Valderrama A" w:date="2014-03-13T04:12:00Z"/>
          <w:rFonts w:asciiTheme="minorHAnsi" w:eastAsiaTheme="minorEastAsia" w:hAnsiTheme="minorHAnsi" w:cstheme="minorBidi"/>
          <w:noProof/>
          <w:lang w:val="es-CO" w:eastAsia="es-CO"/>
        </w:rPr>
      </w:pPr>
      <w:del w:id="823" w:author="Familia Valderrama A" w:date="2014-03-13T04:12:00Z">
        <w:r w:rsidRPr="002956A8">
          <w:rPr>
            <w:rPrChange w:id="824" w:author="Familia Valderrama A" w:date="2014-03-13T04:12:00Z">
              <w:rPr>
                <w:rStyle w:val="Hipervnculo"/>
                <w:rFonts w:ascii="Arial" w:hAnsi="Arial" w:cs="Arial"/>
                <w:noProof/>
              </w:rPr>
            </w:rPrChange>
          </w:rPr>
          <w:delText>Figura 8.3 - Modelo de ciclo de vida para el proyecto ¿Adivina Quién?</w:delText>
        </w:r>
        <w:r w:rsidR="008D1E6B" w:rsidDel="003146DF">
          <w:rPr>
            <w:noProof/>
            <w:webHidden/>
          </w:rPr>
          <w:tab/>
          <w:delText>16</w:delText>
        </w:r>
      </w:del>
    </w:p>
    <w:p w:rsidR="00380229" w:rsidDel="003146DF" w:rsidRDefault="002956A8">
      <w:pPr>
        <w:pStyle w:val="Tabladeilustraciones"/>
        <w:tabs>
          <w:tab w:val="right" w:leader="dot" w:pos="8494"/>
        </w:tabs>
        <w:rPr>
          <w:del w:id="825" w:author="Familia Valderrama A" w:date="2014-03-13T04:12:00Z"/>
          <w:rFonts w:asciiTheme="minorHAnsi" w:eastAsiaTheme="minorEastAsia" w:hAnsiTheme="minorHAnsi" w:cstheme="minorBidi"/>
          <w:noProof/>
          <w:lang w:val="es-CO" w:eastAsia="es-CO"/>
        </w:rPr>
      </w:pPr>
      <w:del w:id="826" w:author="Familia Valderrama A" w:date="2014-03-13T04:12:00Z">
        <w:r w:rsidRPr="002956A8">
          <w:rPr>
            <w:rPrChange w:id="827" w:author="Familia Valderrama A" w:date="2014-03-13T04:12:00Z">
              <w:rPr>
                <w:rStyle w:val="Hipervnculo"/>
                <w:rFonts w:ascii="Arial" w:hAnsi="Arial" w:cs="Arial"/>
                <w:noProof/>
              </w:rPr>
            </w:rPrChange>
          </w:rPr>
          <w:delText>Figura 8.4 – Diagrama BPMN para el ciclo de vida</w:delText>
        </w:r>
        <w:r w:rsidR="008D1E6B" w:rsidDel="003146DF">
          <w:rPr>
            <w:noProof/>
            <w:webHidden/>
          </w:rPr>
          <w:tab/>
          <w:delText>17</w:delText>
        </w:r>
      </w:del>
    </w:p>
    <w:p w:rsidR="00380229" w:rsidDel="003146DF" w:rsidRDefault="002956A8">
      <w:pPr>
        <w:pStyle w:val="Tabladeilustraciones"/>
        <w:tabs>
          <w:tab w:val="right" w:leader="dot" w:pos="8494"/>
        </w:tabs>
        <w:rPr>
          <w:del w:id="828" w:author="Familia Valderrama A" w:date="2014-03-13T04:12:00Z"/>
          <w:rFonts w:asciiTheme="minorHAnsi" w:eastAsiaTheme="minorEastAsia" w:hAnsiTheme="minorHAnsi" w:cstheme="minorBidi"/>
          <w:noProof/>
          <w:lang w:val="es-CO" w:eastAsia="es-CO"/>
        </w:rPr>
      </w:pPr>
      <w:del w:id="829" w:author="Familia Valderrama A" w:date="2014-03-13T04:12:00Z">
        <w:r w:rsidRPr="002956A8">
          <w:rPr>
            <w:rPrChange w:id="830" w:author="Familia Valderrama A" w:date="2014-03-13T04:12:00Z">
              <w:rPr>
                <w:rStyle w:val="Hipervnculo"/>
                <w:rFonts w:ascii="Arial" w:hAnsi="Arial" w:cs="Arial"/>
                <w:noProof/>
              </w:rPr>
            </w:rPrChange>
          </w:rPr>
          <w:delText>Figura 8.5 – Diagrama de secuencia del proyecto</w:delText>
        </w:r>
        <w:r w:rsidR="008D1E6B" w:rsidDel="003146DF">
          <w:rPr>
            <w:noProof/>
            <w:webHidden/>
          </w:rPr>
          <w:tab/>
          <w:delText>18</w:delText>
        </w:r>
      </w:del>
    </w:p>
    <w:p w:rsidR="00380229" w:rsidDel="003146DF" w:rsidRDefault="002956A8">
      <w:pPr>
        <w:pStyle w:val="Tabladeilustraciones"/>
        <w:tabs>
          <w:tab w:val="right" w:leader="dot" w:pos="8494"/>
        </w:tabs>
        <w:rPr>
          <w:del w:id="831" w:author="Familia Valderrama A" w:date="2014-03-13T04:12:00Z"/>
          <w:rFonts w:asciiTheme="minorHAnsi" w:eastAsiaTheme="minorEastAsia" w:hAnsiTheme="minorHAnsi" w:cstheme="minorBidi"/>
          <w:noProof/>
          <w:lang w:val="es-CO" w:eastAsia="es-CO"/>
        </w:rPr>
      </w:pPr>
      <w:del w:id="832" w:author="Familia Valderrama A" w:date="2014-03-13T04:12:00Z">
        <w:r w:rsidRPr="002956A8">
          <w:rPr>
            <w:rPrChange w:id="833" w:author="Familia Valderrama A" w:date="2014-03-13T04:12:00Z">
              <w:rPr>
                <w:rStyle w:val="Hipervnculo"/>
                <w:rFonts w:ascii="Arial" w:hAnsi="Arial" w:cs="Arial"/>
                <w:noProof/>
              </w:rPr>
            </w:rPrChange>
          </w:rPr>
          <w:delText>Figura 8.6 - Organigrama Softlute</w:delText>
        </w:r>
        <w:r w:rsidR="008D1E6B" w:rsidDel="003146DF">
          <w:rPr>
            <w:noProof/>
            <w:webHidden/>
          </w:rPr>
          <w:tab/>
          <w:delText>29</w:delText>
        </w:r>
      </w:del>
    </w:p>
    <w:p w:rsidR="00380229" w:rsidDel="003146DF" w:rsidRDefault="002956A8">
      <w:pPr>
        <w:pStyle w:val="Tabladeilustraciones"/>
        <w:tabs>
          <w:tab w:val="right" w:leader="dot" w:pos="8494"/>
        </w:tabs>
        <w:rPr>
          <w:del w:id="834" w:author="Familia Valderrama A" w:date="2014-03-13T04:12:00Z"/>
          <w:rFonts w:asciiTheme="minorHAnsi" w:eastAsiaTheme="minorEastAsia" w:hAnsiTheme="minorHAnsi" w:cstheme="minorBidi"/>
          <w:noProof/>
          <w:lang w:val="es-CO" w:eastAsia="es-CO"/>
        </w:rPr>
      </w:pPr>
      <w:del w:id="835" w:author="Familia Valderrama A" w:date="2014-03-13T04:12:00Z">
        <w:r w:rsidRPr="002956A8">
          <w:rPr>
            <w:rPrChange w:id="836" w:author="Familia Valderrama A" w:date="2014-03-13T04:12:00Z">
              <w:rPr>
                <w:rStyle w:val="Hipervnculo"/>
                <w:rFonts w:ascii="Arial" w:hAnsi="Arial" w:cs="Arial"/>
                <w:noProof/>
              </w:rPr>
            </w:rPrChange>
          </w:rPr>
          <w:delText>Figura 12.1 – Proceso de identificación de riesgos</w:delText>
        </w:r>
        <w:r w:rsidR="008D1E6B" w:rsidDel="003146DF">
          <w:rPr>
            <w:noProof/>
            <w:webHidden/>
          </w:rPr>
          <w:tab/>
          <w:delText>45</w:delText>
        </w:r>
      </w:del>
    </w:p>
    <w:p w:rsidR="00380229" w:rsidDel="003146DF" w:rsidRDefault="002956A8">
      <w:pPr>
        <w:pStyle w:val="Tabladeilustraciones"/>
        <w:tabs>
          <w:tab w:val="right" w:leader="dot" w:pos="8494"/>
        </w:tabs>
        <w:rPr>
          <w:del w:id="837" w:author="Familia Valderrama A" w:date="2014-03-13T04:12:00Z"/>
          <w:rFonts w:asciiTheme="minorHAnsi" w:eastAsiaTheme="minorEastAsia" w:hAnsiTheme="minorHAnsi" w:cstheme="minorBidi"/>
          <w:noProof/>
          <w:lang w:val="es-CO" w:eastAsia="es-CO"/>
        </w:rPr>
      </w:pPr>
      <w:del w:id="838" w:author="Familia Valderrama A" w:date="2014-03-13T04:12:00Z">
        <w:r w:rsidRPr="002956A8">
          <w:rPr>
            <w:rPrChange w:id="839" w:author="Familia Valderrama A" w:date="2014-03-13T04:12:00Z">
              <w:rPr>
                <w:rStyle w:val="Hipervnculo"/>
                <w:rFonts w:ascii="Arial" w:hAnsi="Arial" w:cs="Arial"/>
                <w:noProof/>
              </w:rPr>
            </w:rPrChange>
          </w:rPr>
          <w:delText>Figura 12.2 – Proceso de cambio de documentos</w:delText>
        </w:r>
        <w:r w:rsidR="008D1E6B" w:rsidDel="003146DF">
          <w:rPr>
            <w:noProof/>
            <w:webHidden/>
          </w:rPr>
          <w:tab/>
          <w:delText>47</w:delText>
        </w:r>
      </w:del>
    </w:p>
    <w:p w:rsidR="00380229" w:rsidRDefault="002956A8">
      <w:pPr>
        <w:pStyle w:val="Textbody"/>
        <w:rPr>
          <w:rFonts w:ascii="Arial" w:hAnsi="Arial" w:cs="Arial"/>
          <w:szCs w:val="24"/>
          <w:lang w:val="es-ES_tradnl"/>
        </w:rPr>
      </w:pPr>
      <w:r w:rsidRPr="00105F74">
        <w:rPr>
          <w:rFonts w:ascii="Arial" w:hAnsi="Arial" w:cs="Arial"/>
          <w:szCs w:val="24"/>
          <w:lang w:val="es-ES_tradnl"/>
        </w:rPr>
        <w:fldChar w:fldCharType="end"/>
      </w:r>
    </w:p>
    <w:p w:rsidR="00380229" w:rsidRDefault="005B51FA">
      <w:pPr>
        <w:pStyle w:val="Ttulo1"/>
        <w:rPr>
          <w:rFonts w:ascii="Arial" w:hAnsi="Arial" w:cs="Arial"/>
          <w:lang w:val="es-ES_tradnl"/>
        </w:rPr>
      </w:pPr>
      <w:bookmarkStart w:id="840" w:name="_Toc384230500"/>
      <w:r w:rsidRPr="0007042C">
        <w:rPr>
          <w:rFonts w:ascii="Arial" w:hAnsi="Arial" w:cs="Arial"/>
          <w:lang w:val="es-ES_tradnl"/>
        </w:rPr>
        <w:t>Lista de Tablas</w:t>
      </w:r>
      <w:bookmarkEnd w:id="840"/>
    </w:p>
    <w:p w:rsidR="00380229" w:rsidRDefault="00380229">
      <w:pPr>
        <w:pStyle w:val="Textbody"/>
        <w:rPr>
          <w:rFonts w:ascii="Arial" w:hAnsi="Arial" w:cs="Arial"/>
          <w:szCs w:val="24"/>
          <w:lang w:val="es-ES_tradnl"/>
        </w:rPr>
      </w:pPr>
    </w:p>
    <w:p w:rsidR="003146DF" w:rsidRDefault="002956A8">
      <w:pPr>
        <w:pStyle w:val="Tabladeilustraciones"/>
        <w:tabs>
          <w:tab w:val="right" w:leader="dot" w:pos="8494"/>
        </w:tabs>
        <w:rPr>
          <w:ins w:id="841" w:author="Familia Valderrama A" w:date="2014-03-13T04:12:00Z"/>
          <w:rFonts w:asciiTheme="minorHAnsi" w:eastAsiaTheme="minorEastAsia" w:hAnsiTheme="minorHAnsi" w:cstheme="minorBidi"/>
          <w:noProof/>
          <w:sz w:val="22"/>
          <w:lang w:val="es-CO" w:eastAsia="es-CO"/>
        </w:rPr>
      </w:pPr>
      <w:r w:rsidRPr="00105F74">
        <w:rPr>
          <w:rFonts w:ascii="Arial" w:hAnsi="Arial" w:cs="Arial"/>
          <w:szCs w:val="24"/>
          <w:lang w:val="es-ES_tradnl"/>
        </w:rPr>
        <w:fldChar w:fldCharType="begin"/>
      </w:r>
      <w:r w:rsidR="00105F74" w:rsidRPr="00105F74">
        <w:rPr>
          <w:rFonts w:ascii="Arial" w:hAnsi="Arial" w:cs="Arial"/>
          <w:szCs w:val="24"/>
          <w:lang w:val="es-ES_tradnl"/>
        </w:rPr>
        <w:instrText xml:space="preserve"> TOC \h \z \c "Tabla" </w:instrText>
      </w:r>
      <w:r w:rsidRPr="00105F74">
        <w:rPr>
          <w:rFonts w:ascii="Arial" w:hAnsi="Arial" w:cs="Arial"/>
          <w:szCs w:val="24"/>
          <w:lang w:val="es-ES_tradnl"/>
        </w:rPr>
        <w:fldChar w:fldCharType="separate"/>
      </w:r>
      <w:ins w:id="842"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"_Toc382447404"</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rFonts w:ascii="Arial" w:hAnsi="Arial" w:cs="Arial"/>
            <w:noProof/>
          </w:rPr>
          <w:t>Tabla 1.1 – Historial de Cambios</w:t>
        </w:r>
        <w:r w:rsidR="003146DF">
          <w:rPr>
            <w:noProof/>
            <w:webHidden/>
          </w:rPr>
          <w:tab/>
        </w:r>
        <w:r>
          <w:rPr>
            <w:noProof/>
            <w:webHidden/>
          </w:rPr>
          <w:fldChar w:fldCharType="begin"/>
        </w:r>
        <w:r w:rsidR="003146DF">
          <w:rPr>
            <w:noProof/>
            <w:webHidden/>
          </w:rPr>
          <w:instrText xml:space="preserve"> PAGEREF _Toc382447404 \h </w:instrText>
        </w:r>
      </w:ins>
      <w:r>
        <w:rPr>
          <w:noProof/>
          <w:webHidden/>
        </w:rPr>
      </w:r>
      <w:r>
        <w:rPr>
          <w:noProof/>
          <w:webHidden/>
        </w:rPr>
        <w:fldChar w:fldCharType="separate"/>
      </w:r>
      <w:ins w:id="843" w:author="Estudiante" w:date="2014-04-01T16:48:00Z">
        <w:r w:rsidR="000910A8">
          <w:rPr>
            <w:noProof/>
            <w:webHidden/>
          </w:rPr>
          <w:t>2</w:t>
        </w:r>
      </w:ins>
      <w:ins w:id="844" w:author="Familia Valderrama A" w:date="2014-03-13T04:12:00Z">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45" w:author="Familia Valderrama A" w:date="2014-03-13T04:12:00Z"/>
          <w:rFonts w:asciiTheme="minorHAnsi" w:eastAsiaTheme="minorEastAsia" w:hAnsiTheme="minorHAnsi" w:cstheme="minorBidi"/>
          <w:noProof/>
          <w:sz w:val="22"/>
          <w:lang w:val="es-CO" w:eastAsia="es-CO"/>
        </w:rPr>
      </w:pPr>
      <w:ins w:id="846"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"_Toc382447405"</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rFonts w:ascii="Arial" w:hAnsi="Arial" w:cs="Arial"/>
            <w:noProof/>
          </w:rPr>
          <w:t>Tabla 6.1 - Entregables</w:t>
        </w:r>
        <w:r w:rsidR="003146DF">
          <w:rPr>
            <w:noProof/>
            <w:webHidden/>
          </w:rPr>
          <w:tab/>
        </w:r>
        <w:r>
          <w:rPr>
            <w:noProof/>
            <w:webHidden/>
          </w:rPr>
          <w:fldChar w:fldCharType="begin"/>
        </w:r>
        <w:r w:rsidR="003146DF">
          <w:rPr>
            <w:noProof/>
            <w:webHidden/>
          </w:rPr>
          <w:instrText xml:space="preserve"> PAGEREF _Toc382447405 \h </w:instrText>
        </w:r>
      </w:ins>
      <w:r>
        <w:rPr>
          <w:noProof/>
          <w:webHidden/>
        </w:rPr>
      </w:r>
      <w:r>
        <w:rPr>
          <w:noProof/>
          <w:webHidden/>
        </w:rPr>
        <w:fldChar w:fldCharType="separate"/>
      </w:r>
      <w:ins w:id="847" w:author="Estudiante" w:date="2014-04-01T16:48:00Z">
        <w:r w:rsidR="000910A8">
          <w:rPr>
            <w:noProof/>
            <w:webHidden/>
          </w:rPr>
          <w:t>12</w:t>
        </w:r>
      </w:ins>
      <w:ins w:id="848" w:author="Familia Valderrama A" w:date="2014-03-13T04:12:00Z">
        <w:del w:id="849" w:author="Estudiante" w:date="2014-04-01T16:47:00Z">
          <w:r w:rsidR="003146DF" w:rsidDel="000910A8">
            <w:rPr>
              <w:noProof/>
              <w:webHidden/>
            </w:rPr>
            <w:delText>11</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50" w:author="Familia Valderrama A" w:date="2014-03-13T04:12:00Z"/>
          <w:rFonts w:asciiTheme="minorHAnsi" w:eastAsiaTheme="minorEastAsia" w:hAnsiTheme="minorHAnsi" w:cstheme="minorBidi"/>
          <w:noProof/>
          <w:sz w:val="22"/>
          <w:lang w:val="es-CO" w:eastAsia="es-CO"/>
        </w:rPr>
      </w:pPr>
      <w:ins w:id="851"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"_Toc382447406"</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rFonts w:ascii="Arial" w:hAnsi="Arial" w:cs="Arial"/>
            <w:noProof/>
          </w:rPr>
          <w:t>Tabla 8.1 – Tabla de lenguajes de programación y herramientas</w:t>
        </w:r>
        <w:r w:rsidR="003146DF">
          <w:rPr>
            <w:noProof/>
            <w:webHidden/>
          </w:rPr>
          <w:tab/>
        </w:r>
        <w:r>
          <w:rPr>
            <w:noProof/>
            <w:webHidden/>
          </w:rPr>
          <w:fldChar w:fldCharType="begin"/>
        </w:r>
        <w:r w:rsidR="003146DF">
          <w:rPr>
            <w:noProof/>
            <w:webHidden/>
          </w:rPr>
          <w:instrText xml:space="preserve"> PAGEREF _Toc382447406 \h </w:instrText>
        </w:r>
      </w:ins>
      <w:r>
        <w:rPr>
          <w:noProof/>
          <w:webHidden/>
        </w:rPr>
      </w:r>
      <w:r>
        <w:rPr>
          <w:noProof/>
          <w:webHidden/>
        </w:rPr>
        <w:fldChar w:fldCharType="separate"/>
      </w:r>
      <w:ins w:id="852" w:author="Estudiante" w:date="2014-04-01T16:48:00Z">
        <w:r w:rsidR="000910A8">
          <w:rPr>
            <w:noProof/>
            <w:webHidden/>
          </w:rPr>
          <w:t>24</w:t>
        </w:r>
      </w:ins>
      <w:ins w:id="853" w:author="Familia Valderrama A" w:date="2014-03-13T04:12:00Z">
        <w:del w:id="854" w:author="Estudiante" w:date="2014-04-01T16:47:00Z">
          <w:r w:rsidR="003146DF" w:rsidDel="000910A8">
            <w:rPr>
              <w:noProof/>
              <w:webHidden/>
            </w:rPr>
            <w:delText>23</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55" w:author="Familia Valderrama A" w:date="2014-03-13T04:12:00Z"/>
          <w:rFonts w:asciiTheme="minorHAnsi" w:eastAsiaTheme="minorEastAsia" w:hAnsiTheme="minorHAnsi" w:cstheme="minorBidi"/>
          <w:noProof/>
          <w:sz w:val="22"/>
          <w:lang w:val="es-CO" w:eastAsia="es-CO"/>
        </w:rPr>
      </w:pPr>
      <w:ins w:id="856"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"_Toc382447407"</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8.2 - Plan de aceptación del producto</w:t>
        </w:r>
        <w:r w:rsidR="003146DF">
          <w:rPr>
            <w:noProof/>
            <w:webHidden/>
          </w:rPr>
          <w:tab/>
        </w:r>
        <w:r>
          <w:rPr>
            <w:noProof/>
            <w:webHidden/>
          </w:rPr>
          <w:fldChar w:fldCharType="begin"/>
        </w:r>
        <w:r w:rsidR="003146DF">
          <w:rPr>
            <w:noProof/>
            <w:webHidden/>
          </w:rPr>
          <w:instrText xml:space="preserve"> PAGEREF _Toc382447407 \h </w:instrText>
        </w:r>
      </w:ins>
      <w:r>
        <w:rPr>
          <w:noProof/>
          <w:webHidden/>
        </w:rPr>
      </w:r>
      <w:r>
        <w:rPr>
          <w:noProof/>
          <w:webHidden/>
        </w:rPr>
        <w:fldChar w:fldCharType="separate"/>
      </w:r>
      <w:ins w:id="857" w:author="Estudiante" w:date="2014-04-01T16:48:00Z">
        <w:r w:rsidR="000910A8">
          <w:rPr>
            <w:noProof/>
            <w:webHidden/>
          </w:rPr>
          <w:t>28</w:t>
        </w:r>
      </w:ins>
      <w:ins w:id="858" w:author="Familia Valderrama A" w:date="2014-03-13T04:12:00Z">
        <w:del w:id="859" w:author="Estudiante" w:date="2014-04-01T16:47:00Z">
          <w:r w:rsidR="003146DF" w:rsidDel="000910A8">
            <w:rPr>
              <w:noProof/>
              <w:webHidden/>
            </w:rPr>
            <w:delText>27</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60" w:author="Familia Valderrama A" w:date="2014-03-13T04:12:00Z"/>
          <w:rFonts w:asciiTheme="minorHAnsi" w:eastAsiaTheme="minorEastAsia" w:hAnsiTheme="minorHAnsi" w:cstheme="minorBidi"/>
          <w:noProof/>
          <w:sz w:val="22"/>
          <w:lang w:val="es-CO" w:eastAsia="es-CO"/>
        </w:rPr>
      </w:pPr>
      <w:ins w:id="861"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"_Toc382447408"</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8.3 – Interfaces externas</w:t>
        </w:r>
        <w:r w:rsidR="003146DF">
          <w:rPr>
            <w:noProof/>
            <w:webHidden/>
          </w:rPr>
          <w:tab/>
        </w:r>
        <w:r>
          <w:rPr>
            <w:noProof/>
            <w:webHidden/>
          </w:rPr>
          <w:fldChar w:fldCharType="begin"/>
        </w:r>
        <w:r w:rsidR="003146DF">
          <w:rPr>
            <w:noProof/>
            <w:webHidden/>
          </w:rPr>
          <w:instrText xml:space="preserve"> PAGEREF _Toc382447408 \h </w:instrText>
        </w:r>
      </w:ins>
      <w:r>
        <w:rPr>
          <w:noProof/>
          <w:webHidden/>
        </w:rPr>
      </w:r>
      <w:r>
        <w:rPr>
          <w:noProof/>
          <w:webHidden/>
        </w:rPr>
        <w:fldChar w:fldCharType="separate"/>
      </w:r>
      <w:ins w:id="862" w:author="Estudiante" w:date="2014-04-01T16:48:00Z">
        <w:r w:rsidR="000910A8">
          <w:rPr>
            <w:noProof/>
            <w:webHidden/>
          </w:rPr>
          <w:t>30</w:t>
        </w:r>
      </w:ins>
      <w:ins w:id="863" w:author="Familia Valderrama A" w:date="2014-03-13T04:12:00Z">
        <w:del w:id="864" w:author="Estudiante" w:date="2014-04-01T16:47:00Z">
          <w:r w:rsidR="003146DF" w:rsidDel="000910A8">
            <w:rPr>
              <w:noProof/>
              <w:webHidden/>
            </w:rPr>
            <w:delText>29</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65" w:author="Familia Valderrama A" w:date="2014-03-13T04:12:00Z"/>
          <w:rFonts w:asciiTheme="minorHAnsi" w:eastAsiaTheme="minorEastAsia" w:hAnsiTheme="minorHAnsi" w:cstheme="minorBidi"/>
          <w:noProof/>
          <w:sz w:val="22"/>
          <w:lang w:val="es-CO" w:eastAsia="es-CO"/>
        </w:rPr>
      </w:pPr>
      <w:ins w:id="866"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"_Toc382447409"</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8.8.4 – Actividades y metas del Jefe de desarrollo</w:t>
        </w:r>
        <w:r w:rsidR="003146DF">
          <w:rPr>
            <w:noProof/>
            <w:webHidden/>
          </w:rPr>
          <w:tab/>
        </w:r>
        <w:r>
          <w:rPr>
            <w:noProof/>
            <w:webHidden/>
          </w:rPr>
          <w:fldChar w:fldCharType="begin"/>
        </w:r>
        <w:r w:rsidR="003146DF">
          <w:rPr>
            <w:noProof/>
            <w:webHidden/>
          </w:rPr>
          <w:instrText xml:space="preserve"> PAGEREF _Toc382447409 \h </w:instrText>
        </w:r>
      </w:ins>
      <w:r>
        <w:rPr>
          <w:noProof/>
          <w:webHidden/>
        </w:rPr>
      </w:r>
      <w:r>
        <w:rPr>
          <w:noProof/>
          <w:webHidden/>
        </w:rPr>
        <w:fldChar w:fldCharType="separate"/>
      </w:r>
      <w:ins w:id="867" w:author="Estudiante" w:date="2014-04-01T16:48:00Z">
        <w:r w:rsidR="000910A8">
          <w:rPr>
            <w:noProof/>
            <w:webHidden/>
          </w:rPr>
          <w:t>31</w:t>
        </w:r>
      </w:ins>
      <w:ins w:id="868" w:author="Familia Valderrama A" w:date="2014-03-13T04:12:00Z">
        <w:del w:id="869" w:author="Estudiante" w:date="2014-04-01T16:47:00Z">
          <w:r w:rsidR="003146DF" w:rsidDel="000910A8">
            <w:rPr>
              <w:noProof/>
              <w:webHidden/>
            </w:rPr>
            <w:delText>30</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70" w:author="Familia Valderrama A" w:date="2014-03-13T04:12:00Z"/>
          <w:rFonts w:asciiTheme="minorHAnsi" w:eastAsiaTheme="minorEastAsia" w:hAnsiTheme="minorHAnsi" w:cstheme="minorBidi"/>
          <w:noProof/>
          <w:sz w:val="22"/>
          <w:lang w:val="es-CO" w:eastAsia="es-CO"/>
        </w:rPr>
      </w:pPr>
      <w:ins w:id="871"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"_Toc382447410"</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8.8.5 - Actividades y metas del Programador</w:t>
        </w:r>
        <w:r w:rsidR="003146DF">
          <w:rPr>
            <w:noProof/>
            <w:webHidden/>
          </w:rPr>
          <w:tab/>
        </w:r>
        <w:r>
          <w:rPr>
            <w:noProof/>
            <w:webHidden/>
          </w:rPr>
          <w:fldChar w:fldCharType="begin"/>
        </w:r>
        <w:r w:rsidR="003146DF">
          <w:rPr>
            <w:noProof/>
            <w:webHidden/>
          </w:rPr>
          <w:instrText xml:space="preserve"> PAGEREF _Toc382447410 \h </w:instrText>
        </w:r>
      </w:ins>
      <w:r>
        <w:rPr>
          <w:noProof/>
          <w:webHidden/>
        </w:rPr>
      </w:r>
      <w:r>
        <w:rPr>
          <w:noProof/>
          <w:webHidden/>
        </w:rPr>
        <w:fldChar w:fldCharType="separate"/>
      </w:r>
      <w:ins w:id="872" w:author="Estudiante" w:date="2014-04-01T16:48:00Z">
        <w:r w:rsidR="000910A8">
          <w:rPr>
            <w:noProof/>
            <w:webHidden/>
          </w:rPr>
          <w:t>32</w:t>
        </w:r>
      </w:ins>
      <w:ins w:id="873" w:author="Familia Valderrama A" w:date="2014-03-13T04:12:00Z">
        <w:del w:id="874" w:author="Estudiante" w:date="2014-04-01T16:47:00Z">
          <w:r w:rsidR="003146DF" w:rsidDel="000910A8">
            <w:rPr>
              <w:noProof/>
              <w:webHidden/>
            </w:rPr>
            <w:delText>31</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75" w:author="Familia Valderrama A" w:date="2014-03-13T04:12:00Z"/>
          <w:rFonts w:asciiTheme="minorHAnsi" w:eastAsiaTheme="minorEastAsia" w:hAnsiTheme="minorHAnsi" w:cstheme="minorBidi"/>
          <w:noProof/>
          <w:sz w:val="22"/>
          <w:lang w:val="es-CO" w:eastAsia="es-CO"/>
        </w:rPr>
      </w:pPr>
      <w:ins w:id="876"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"_Toc382447411"</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8.8.6 - Actividades y metas del Jefe de Arquitectura y planeación</w:t>
        </w:r>
        <w:r w:rsidR="003146DF">
          <w:rPr>
            <w:noProof/>
            <w:webHidden/>
          </w:rPr>
          <w:tab/>
        </w:r>
        <w:r>
          <w:rPr>
            <w:noProof/>
            <w:webHidden/>
          </w:rPr>
          <w:fldChar w:fldCharType="begin"/>
        </w:r>
        <w:r w:rsidR="003146DF">
          <w:rPr>
            <w:noProof/>
            <w:webHidden/>
          </w:rPr>
          <w:instrText xml:space="preserve"> PAGEREF _Toc382447411 \h </w:instrText>
        </w:r>
      </w:ins>
      <w:r>
        <w:rPr>
          <w:noProof/>
          <w:webHidden/>
        </w:rPr>
      </w:r>
      <w:r>
        <w:rPr>
          <w:noProof/>
          <w:webHidden/>
        </w:rPr>
        <w:fldChar w:fldCharType="separate"/>
      </w:r>
      <w:ins w:id="877" w:author="Estudiante" w:date="2014-04-01T16:48:00Z">
        <w:r w:rsidR="000910A8">
          <w:rPr>
            <w:noProof/>
            <w:webHidden/>
          </w:rPr>
          <w:t>34</w:t>
        </w:r>
      </w:ins>
      <w:ins w:id="878" w:author="Familia Valderrama A" w:date="2014-03-13T04:12:00Z">
        <w:del w:id="879" w:author="Estudiante" w:date="2014-04-01T16:47:00Z">
          <w:r w:rsidR="003146DF" w:rsidDel="000910A8">
            <w:rPr>
              <w:noProof/>
              <w:webHidden/>
            </w:rPr>
            <w:delText>33</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80" w:author="Familia Valderrama A" w:date="2014-03-13T04:12:00Z"/>
          <w:rFonts w:asciiTheme="minorHAnsi" w:eastAsiaTheme="minorEastAsia" w:hAnsiTheme="minorHAnsi" w:cstheme="minorBidi"/>
          <w:noProof/>
          <w:sz w:val="22"/>
          <w:lang w:val="es-CO" w:eastAsia="es-CO"/>
        </w:rPr>
      </w:pPr>
      <w:ins w:id="881"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"_Toc382447412"</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8.8.7 - Actividades y metas del Arquitecto</w:t>
        </w:r>
        <w:r w:rsidR="003146DF">
          <w:rPr>
            <w:noProof/>
            <w:webHidden/>
          </w:rPr>
          <w:tab/>
        </w:r>
        <w:r>
          <w:rPr>
            <w:noProof/>
            <w:webHidden/>
          </w:rPr>
          <w:fldChar w:fldCharType="begin"/>
        </w:r>
        <w:r w:rsidR="003146DF">
          <w:rPr>
            <w:noProof/>
            <w:webHidden/>
          </w:rPr>
          <w:instrText xml:space="preserve"> PAGEREF _Toc382447412 \h </w:instrText>
        </w:r>
      </w:ins>
      <w:r>
        <w:rPr>
          <w:noProof/>
          <w:webHidden/>
        </w:rPr>
      </w:r>
      <w:r>
        <w:rPr>
          <w:noProof/>
          <w:webHidden/>
        </w:rPr>
        <w:fldChar w:fldCharType="separate"/>
      </w:r>
      <w:ins w:id="882" w:author="Estudiante" w:date="2014-04-01T16:48:00Z">
        <w:r w:rsidR="000910A8">
          <w:rPr>
            <w:noProof/>
            <w:webHidden/>
          </w:rPr>
          <w:t>34</w:t>
        </w:r>
      </w:ins>
      <w:ins w:id="883" w:author="Familia Valderrama A" w:date="2014-03-13T04:12:00Z">
        <w:del w:id="884" w:author="Estudiante" w:date="2014-04-01T16:47:00Z">
          <w:r w:rsidR="003146DF" w:rsidDel="000910A8">
            <w:rPr>
              <w:noProof/>
              <w:webHidden/>
            </w:rPr>
            <w:delText>33</w:delText>
          </w:r>
        </w:del>
        <w:r>
          <w:rPr>
            <w:noProof/>
            <w:webHidden/>
          </w:rPr>
          <w:fldChar w:fldCharType="end"/>
        </w:r>
        <w:r w:rsidRPr="007920C2">
          <w:rPr>
            <w:rStyle w:val="Hipervnculo"/>
            <w:noProof/>
          </w:rPr>
          <w:fldChar w:fldCharType="end"/>
        </w:r>
      </w:ins>
    </w:p>
    <w:p w:rsidR="003146DF" w:rsidRDefault="002956A8">
      <w:pPr>
        <w:pStyle w:val="Tabladeilustraciones"/>
        <w:tabs>
          <w:tab w:val="right" w:leader="dot" w:pos="8494"/>
        </w:tabs>
        <w:rPr>
          <w:ins w:id="885" w:author="Familia Valderrama A" w:date="2014-03-13T04:12:00Z"/>
          <w:rFonts w:asciiTheme="minorHAnsi" w:eastAsiaTheme="minorEastAsia" w:hAnsiTheme="minorHAnsi" w:cstheme="minorBidi"/>
          <w:noProof/>
          <w:sz w:val="22"/>
          <w:lang w:val="es-CO" w:eastAsia="es-CO"/>
        </w:rPr>
      </w:pPr>
      <w:ins w:id="886" w:author="Familia Valderrama A" w:date="2014-03-13T04:12:00Z">
        <w:r w:rsidRPr="007920C2">
          <w:rPr>
            <w:rStyle w:val="Hipervnculo"/>
            <w:noProof/>
          </w:rPr>
          <w:fldChar w:fldCharType="begin"/>
        </w:r>
        <w:r w:rsidR="003146DF" w:rsidRPr="007920C2">
          <w:rPr>
            <w:rStyle w:val="Hipervnculo"/>
            <w:noProof/>
          </w:rPr>
          <w:instrText xml:space="preserve"> </w:instrText>
        </w:r>
        <w:r w:rsidR="003146DF">
          <w:rPr>
            <w:noProof/>
          </w:rPr>
          <w:instrText>HYPERLINK \l "_Toc382447413"</w:instrText>
        </w:r>
        <w:r w:rsidR="003146DF" w:rsidRPr="007920C2">
          <w:rPr>
            <w:rStyle w:val="Hipervnculo"/>
            <w:noProof/>
          </w:rPr>
          <w:instrText xml:space="preserve"> </w:instrText>
        </w:r>
        <w:r w:rsidRPr="007920C2">
          <w:rPr>
            <w:rStyle w:val="Hipervnculo"/>
            <w:noProof/>
          </w:rPr>
          <w:fldChar w:fldCharType="separate"/>
        </w:r>
        <w:r w:rsidR="003146DF" w:rsidRPr="007920C2">
          <w:rPr>
            <w:rStyle w:val="Hipervnculo"/>
            <w:noProof/>
          </w:rPr>
          <w:t>Tabla 11.1 – Encargados de entregar artefactos</w:t>
        </w:r>
        <w:r w:rsidR="003146DF">
          <w:rPr>
            <w:noProof/>
            <w:webHidden/>
          </w:rPr>
          <w:tab/>
        </w:r>
        <w:r>
          <w:rPr>
            <w:noProof/>
            <w:webHidden/>
          </w:rPr>
          <w:fldChar w:fldCharType="begin"/>
        </w:r>
        <w:r w:rsidR="003146DF">
          <w:rPr>
            <w:noProof/>
            <w:webHidden/>
          </w:rPr>
          <w:instrText xml:space="preserve"> PAGEREF _Toc382447413 \h </w:instrText>
        </w:r>
      </w:ins>
      <w:r>
        <w:rPr>
          <w:noProof/>
          <w:webHidden/>
        </w:rPr>
      </w:r>
      <w:r>
        <w:rPr>
          <w:noProof/>
          <w:webHidden/>
        </w:rPr>
        <w:fldChar w:fldCharType="separate"/>
      </w:r>
      <w:ins w:id="887" w:author="Estudiante" w:date="2014-04-01T16:48:00Z">
        <w:r w:rsidR="000910A8">
          <w:rPr>
            <w:noProof/>
            <w:webHidden/>
          </w:rPr>
          <w:t>48</w:t>
        </w:r>
      </w:ins>
      <w:ins w:id="888" w:author="Familia Valderrama A" w:date="2014-03-13T04:12:00Z">
        <w:del w:id="889" w:author="Estudiante" w:date="2014-04-01T16:47:00Z">
          <w:r w:rsidR="003146DF" w:rsidDel="000910A8">
            <w:rPr>
              <w:noProof/>
              <w:webHidden/>
            </w:rPr>
            <w:delText>45</w:delText>
          </w:r>
        </w:del>
        <w:r>
          <w:rPr>
            <w:noProof/>
            <w:webHidden/>
          </w:rPr>
          <w:fldChar w:fldCharType="end"/>
        </w:r>
        <w:r w:rsidRPr="007920C2">
          <w:rPr>
            <w:rStyle w:val="Hipervnculo"/>
            <w:noProof/>
          </w:rPr>
          <w:fldChar w:fldCharType="end"/>
        </w:r>
      </w:ins>
    </w:p>
    <w:p w:rsidR="00380229" w:rsidDel="003146DF" w:rsidRDefault="002956A8">
      <w:pPr>
        <w:pStyle w:val="Tabladeilustraciones"/>
        <w:tabs>
          <w:tab w:val="right" w:leader="dot" w:pos="8494"/>
        </w:tabs>
        <w:rPr>
          <w:del w:id="890" w:author="Familia Valderrama A" w:date="2014-03-13T04:12:00Z"/>
          <w:rFonts w:asciiTheme="minorHAnsi" w:eastAsiaTheme="minorEastAsia" w:hAnsiTheme="minorHAnsi" w:cstheme="minorBidi"/>
          <w:noProof/>
          <w:sz w:val="22"/>
          <w:lang w:val="es-CO" w:eastAsia="es-CO"/>
        </w:rPr>
      </w:pPr>
      <w:del w:id="891" w:author="Familia Valderrama A" w:date="2014-03-13T04:12:00Z">
        <w:r w:rsidRPr="002956A8">
          <w:rPr>
            <w:rPrChange w:id="892" w:author="Familia Valderrama A" w:date="2014-03-13T04:12:00Z">
              <w:rPr>
                <w:rStyle w:val="Hipervnculo"/>
                <w:rFonts w:ascii="Arial" w:hAnsi="Arial" w:cs="Arial"/>
                <w:noProof/>
              </w:rPr>
            </w:rPrChange>
          </w:rPr>
          <w:delText>Tabla 1.1 – Historial de Cambios</w:delText>
        </w:r>
        <w:r w:rsidR="008D1E6B" w:rsidDel="003146DF">
          <w:rPr>
            <w:noProof/>
            <w:webHidden/>
          </w:rPr>
          <w:tab/>
          <w:delText>2</w:delText>
        </w:r>
      </w:del>
    </w:p>
    <w:p w:rsidR="00380229" w:rsidDel="003146DF" w:rsidRDefault="002956A8">
      <w:pPr>
        <w:pStyle w:val="Tabladeilustraciones"/>
        <w:tabs>
          <w:tab w:val="right" w:leader="dot" w:pos="8494"/>
        </w:tabs>
        <w:rPr>
          <w:del w:id="893" w:author="Familia Valderrama A" w:date="2014-03-13T04:12:00Z"/>
          <w:rFonts w:asciiTheme="minorHAnsi" w:eastAsiaTheme="minorEastAsia" w:hAnsiTheme="minorHAnsi" w:cstheme="minorBidi"/>
          <w:noProof/>
          <w:sz w:val="22"/>
          <w:lang w:val="es-CO" w:eastAsia="es-CO"/>
        </w:rPr>
      </w:pPr>
      <w:del w:id="894" w:author="Familia Valderrama A" w:date="2014-03-13T04:12:00Z">
        <w:r w:rsidRPr="002956A8">
          <w:rPr>
            <w:rPrChange w:id="895" w:author="Familia Valderrama A" w:date="2014-03-13T04:12:00Z">
              <w:rPr>
                <w:rStyle w:val="Hipervnculo"/>
                <w:rFonts w:ascii="Arial" w:hAnsi="Arial" w:cs="Arial"/>
                <w:noProof/>
              </w:rPr>
            </w:rPrChange>
          </w:rPr>
          <w:delText>Tabla 8.1 – Tabla de lenguajes de programación y herramientas</w:delText>
        </w:r>
        <w:r w:rsidR="008D1E6B" w:rsidDel="003146DF">
          <w:rPr>
            <w:noProof/>
            <w:webHidden/>
          </w:rPr>
          <w:tab/>
          <w:delText>23</w:delText>
        </w:r>
      </w:del>
    </w:p>
    <w:p w:rsidR="00380229" w:rsidDel="003146DF" w:rsidRDefault="002956A8">
      <w:pPr>
        <w:pStyle w:val="Tabladeilustraciones"/>
        <w:tabs>
          <w:tab w:val="right" w:leader="dot" w:pos="8494"/>
        </w:tabs>
        <w:rPr>
          <w:del w:id="896" w:author="Familia Valderrama A" w:date="2014-03-13T04:12:00Z"/>
          <w:rFonts w:asciiTheme="minorHAnsi" w:eastAsiaTheme="minorEastAsia" w:hAnsiTheme="minorHAnsi" w:cstheme="minorBidi"/>
          <w:noProof/>
          <w:sz w:val="22"/>
          <w:lang w:val="es-CO" w:eastAsia="es-CO"/>
        </w:rPr>
      </w:pPr>
      <w:del w:id="897" w:author="Familia Valderrama A" w:date="2014-03-13T04:12:00Z">
        <w:r w:rsidRPr="002956A8">
          <w:rPr>
            <w:rPrChange w:id="898" w:author="Familia Valderrama A" w:date="2014-03-13T04:12:00Z">
              <w:rPr>
                <w:rStyle w:val="Hipervnculo"/>
                <w:noProof/>
              </w:rPr>
            </w:rPrChange>
          </w:rPr>
          <w:delText>Tabla 8.2 - Plan de aceptación del producto</w:delText>
        </w:r>
        <w:r w:rsidR="008D1E6B" w:rsidDel="003146DF">
          <w:rPr>
            <w:noProof/>
            <w:webHidden/>
          </w:rPr>
          <w:tab/>
          <w:delText>27</w:delText>
        </w:r>
      </w:del>
    </w:p>
    <w:p w:rsidR="00380229" w:rsidDel="003146DF" w:rsidRDefault="002956A8">
      <w:pPr>
        <w:pStyle w:val="Tabladeilustraciones"/>
        <w:tabs>
          <w:tab w:val="right" w:leader="dot" w:pos="8494"/>
        </w:tabs>
        <w:rPr>
          <w:del w:id="899" w:author="Familia Valderrama A" w:date="2014-03-13T04:12:00Z"/>
          <w:rFonts w:asciiTheme="minorHAnsi" w:eastAsiaTheme="minorEastAsia" w:hAnsiTheme="minorHAnsi" w:cstheme="minorBidi"/>
          <w:noProof/>
          <w:sz w:val="22"/>
          <w:lang w:val="es-CO" w:eastAsia="es-CO"/>
        </w:rPr>
      </w:pPr>
      <w:del w:id="900" w:author="Familia Valderrama A" w:date="2014-03-13T04:12:00Z">
        <w:r w:rsidRPr="002956A8">
          <w:rPr>
            <w:rPrChange w:id="901" w:author="Familia Valderrama A" w:date="2014-03-13T04:12:00Z">
              <w:rPr>
                <w:rStyle w:val="Hipervnculo"/>
                <w:noProof/>
              </w:rPr>
            </w:rPrChange>
          </w:rPr>
          <w:delText>Tabla 8.3 - Interfaces Externas</w:delText>
        </w:r>
        <w:r w:rsidR="008D1E6B" w:rsidDel="003146DF">
          <w:rPr>
            <w:noProof/>
            <w:webHidden/>
          </w:rPr>
          <w:tab/>
          <w:delText>29</w:delText>
        </w:r>
      </w:del>
    </w:p>
    <w:p w:rsidR="00380229" w:rsidDel="003146DF" w:rsidRDefault="002956A8">
      <w:pPr>
        <w:pStyle w:val="Tabladeilustraciones"/>
        <w:tabs>
          <w:tab w:val="right" w:leader="dot" w:pos="8494"/>
        </w:tabs>
        <w:rPr>
          <w:del w:id="902" w:author="Familia Valderrama A" w:date="2014-03-13T04:12:00Z"/>
          <w:rFonts w:asciiTheme="minorHAnsi" w:eastAsiaTheme="minorEastAsia" w:hAnsiTheme="minorHAnsi" w:cstheme="minorBidi"/>
          <w:noProof/>
          <w:sz w:val="22"/>
          <w:lang w:val="es-CO" w:eastAsia="es-CO"/>
        </w:rPr>
      </w:pPr>
      <w:del w:id="903" w:author="Familia Valderrama A" w:date="2014-03-13T04:12:00Z">
        <w:r w:rsidRPr="002956A8">
          <w:rPr>
            <w:rPrChange w:id="904" w:author="Familia Valderrama A" w:date="2014-03-13T04:12:00Z">
              <w:rPr>
                <w:rStyle w:val="Hipervnculo"/>
                <w:noProof/>
              </w:rPr>
            </w:rPrChange>
          </w:rPr>
          <w:delText>Tabla 8.4 – Actividades y metas del Jefe de desarrollo</w:delText>
        </w:r>
        <w:r w:rsidR="008D1E6B" w:rsidDel="003146DF">
          <w:rPr>
            <w:noProof/>
            <w:webHidden/>
          </w:rPr>
          <w:tab/>
          <w:delText>31</w:delText>
        </w:r>
      </w:del>
    </w:p>
    <w:p w:rsidR="00380229" w:rsidDel="003146DF" w:rsidRDefault="002956A8">
      <w:pPr>
        <w:pStyle w:val="Tabladeilustraciones"/>
        <w:tabs>
          <w:tab w:val="right" w:leader="dot" w:pos="8494"/>
        </w:tabs>
        <w:rPr>
          <w:del w:id="905" w:author="Familia Valderrama A" w:date="2014-03-13T04:12:00Z"/>
          <w:rFonts w:asciiTheme="minorHAnsi" w:eastAsiaTheme="minorEastAsia" w:hAnsiTheme="minorHAnsi" w:cstheme="minorBidi"/>
          <w:noProof/>
          <w:sz w:val="22"/>
          <w:lang w:val="es-CO" w:eastAsia="es-CO"/>
        </w:rPr>
      </w:pPr>
      <w:del w:id="906" w:author="Familia Valderrama A" w:date="2014-03-13T04:12:00Z">
        <w:r w:rsidRPr="002956A8">
          <w:rPr>
            <w:rPrChange w:id="907" w:author="Familia Valderrama A" w:date="2014-03-13T04:12:00Z">
              <w:rPr>
                <w:rStyle w:val="Hipervnculo"/>
                <w:noProof/>
              </w:rPr>
            </w:rPrChange>
          </w:rPr>
          <w:delText>Tabla 8.5 - Actividades y metas del Programaddor</w:delText>
        </w:r>
        <w:r w:rsidR="008D1E6B" w:rsidDel="003146DF">
          <w:rPr>
            <w:noProof/>
            <w:webHidden/>
          </w:rPr>
          <w:tab/>
          <w:delText>32</w:delText>
        </w:r>
      </w:del>
    </w:p>
    <w:p w:rsidR="00380229" w:rsidDel="003146DF" w:rsidRDefault="002956A8">
      <w:pPr>
        <w:pStyle w:val="Tabladeilustraciones"/>
        <w:tabs>
          <w:tab w:val="right" w:leader="dot" w:pos="8494"/>
        </w:tabs>
        <w:rPr>
          <w:del w:id="908" w:author="Familia Valderrama A" w:date="2014-03-13T04:12:00Z"/>
          <w:rFonts w:asciiTheme="minorHAnsi" w:eastAsiaTheme="minorEastAsia" w:hAnsiTheme="minorHAnsi" w:cstheme="minorBidi"/>
          <w:noProof/>
          <w:sz w:val="22"/>
          <w:lang w:val="es-CO" w:eastAsia="es-CO"/>
        </w:rPr>
      </w:pPr>
      <w:del w:id="909" w:author="Familia Valderrama A" w:date="2014-03-13T04:12:00Z">
        <w:r w:rsidRPr="002956A8">
          <w:rPr>
            <w:rPrChange w:id="910" w:author="Familia Valderrama A" w:date="2014-03-13T04:12:00Z">
              <w:rPr>
                <w:rStyle w:val="Hipervnculo"/>
                <w:noProof/>
              </w:rPr>
            </w:rPrChange>
          </w:rPr>
          <w:delText>Tabla 8.6 - Actividades y metas del Supervisor y Analista</w:delText>
        </w:r>
        <w:r w:rsidR="008D1E6B" w:rsidDel="003146DF">
          <w:rPr>
            <w:noProof/>
            <w:webHidden/>
          </w:rPr>
          <w:tab/>
          <w:delText>33</w:delText>
        </w:r>
      </w:del>
    </w:p>
    <w:p w:rsidR="00380229" w:rsidDel="003146DF" w:rsidRDefault="002956A8">
      <w:pPr>
        <w:pStyle w:val="Tabladeilustraciones"/>
        <w:tabs>
          <w:tab w:val="right" w:leader="dot" w:pos="8494"/>
        </w:tabs>
        <w:rPr>
          <w:del w:id="911" w:author="Familia Valderrama A" w:date="2014-03-13T04:12:00Z"/>
          <w:rFonts w:asciiTheme="minorHAnsi" w:eastAsiaTheme="minorEastAsia" w:hAnsiTheme="minorHAnsi" w:cstheme="minorBidi"/>
          <w:noProof/>
          <w:sz w:val="22"/>
          <w:lang w:val="es-CO" w:eastAsia="es-CO"/>
        </w:rPr>
      </w:pPr>
      <w:del w:id="912" w:author="Familia Valderrama A" w:date="2014-03-13T04:12:00Z">
        <w:r w:rsidRPr="002956A8">
          <w:rPr>
            <w:rPrChange w:id="913" w:author="Familia Valderrama A" w:date="2014-03-13T04:12:00Z">
              <w:rPr>
                <w:rStyle w:val="Hipervnculo"/>
                <w:noProof/>
              </w:rPr>
            </w:rPrChange>
          </w:rPr>
          <w:delText>Tabla 8.7 - Actividades y metas del Jefe de Arquitectura y planeación</w:delText>
        </w:r>
        <w:r w:rsidR="008D1E6B" w:rsidDel="003146DF">
          <w:rPr>
            <w:noProof/>
            <w:webHidden/>
          </w:rPr>
          <w:tab/>
          <w:delText>34</w:delText>
        </w:r>
      </w:del>
    </w:p>
    <w:p w:rsidR="00380229" w:rsidDel="003146DF" w:rsidRDefault="002956A8">
      <w:pPr>
        <w:pStyle w:val="Tabladeilustraciones"/>
        <w:tabs>
          <w:tab w:val="right" w:leader="dot" w:pos="8494"/>
        </w:tabs>
        <w:rPr>
          <w:del w:id="914" w:author="Familia Valderrama A" w:date="2014-03-13T04:12:00Z"/>
          <w:rFonts w:asciiTheme="minorHAnsi" w:eastAsiaTheme="minorEastAsia" w:hAnsiTheme="minorHAnsi" w:cstheme="minorBidi"/>
          <w:noProof/>
          <w:sz w:val="22"/>
          <w:lang w:val="es-CO" w:eastAsia="es-CO"/>
        </w:rPr>
      </w:pPr>
      <w:del w:id="915" w:author="Familia Valderrama A" w:date="2014-03-13T04:12:00Z">
        <w:r w:rsidRPr="002956A8">
          <w:rPr>
            <w:rPrChange w:id="916" w:author="Familia Valderrama A" w:date="2014-03-13T04:12:00Z">
              <w:rPr>
                <w:rStyle w:val="Hipervnculo"/>
                <w:noProof/>
              </w:rPr>
            </w:rPrChange>
          </w:rPr>
          <w:delText>Tabla 8.8 - Actividades y metas del Arquitecto</w:delText>
        </w:r>
        <w:r w:rsidR="008D1E6B" w:rsidDel="003146DF">
          <w:rPr>
            <w:noProof/>
            <w:webHidden/>
          </w:rPr>
          <w:tab/>
          <w:delText>34</w:delText>
        </w:r>
      </w:del>
    </w:p>
    <w:p w:rsidR="00380229" w:rsidDel="003146DF" w:rsidRDefault="002956A8">
      <w:pPr>
        <w:pStyle w:val="Tabladeilustraciones"/>
        <w:tabs>
          <w:tab w:val="right" w:leader="dot" w:pos="8494"/>
        </w:tabs>
        <w:rPr>
          <w:del w:id="917" w:author="Familia Valderrama A" w:date="2014-03-13T04:12:00Z"/>
          <w:rFonts w:asciiTheme="minorHAnsi" w:eastAsiaTheme="minorEastAsia" w:hAnsiTheme="minorHAnsi" w:cstheme="minorBidi"/>
          <w:noProof/>
          <w:sz w:val="22"/>
          <w:lang w:val="es-CO" w:eastAsia="es-CO"/>
        </w:rPr>
      </w:pPr>
      <w:del w:id="918" w:author="Familia Valderrama A" w:date="2014-03-13T04:12:00Z">
        <w:r w:rsidRPr="002956A8">
          <w:rPr>
            <w:rPrChange w:id="919" w:author="Familia Valderrama A" w:date="2014-03-13T04:12:00Z">
              <w:rPr>
                <w:rStyle w:val="Hipervnculo"/>
                <w:noProof/>
              </w:rPr>
            </w:rPrChange>
          </w:rPr>
          <w:delText>Tabla 11.1 – Encargados de entregar artefactos</w:delText>
        </w:r>
        <w:r w:rsidR="008D1E6B" w:rsidDel="003146DF">
          <w:rPr>
            <w:noProof/>
            <w:webHidden/>
          </w:rPr>
          <w:tab/>
          <w:delText>45</w:delText>
        </w:r>
      </w:del>
    </w:p>
    <w:p w:rsidR="00380229" w:rsidDel="003146DF" w:rsidRDefault="002956A8">
      <w:pPr>
        <w:pStyle w:val="Tabladeilustraciones"/>
        <w:tabs>
          <w:tab w:val="right" w:leader="dot" w:pos="8494"/>
        </w:tabs>
        <w:rPr>
          <w:del w:id="920" w:author="Familia Valderrama A" w:date="2014-03-13T04:12:00Z"/>
          <w:rFonts w:asciiTheme="minorHAnsi" w:eastAsiaTheme="minorEastAsia" w:hAnsiTheme="minorHAnsi" w:cstheme="minorBidi"/>
          <w:noProof/>
          <w:sz w:val="22"/>
          <w:lang w:val="es-CO" w:eastAsia="es-CO"/>
        </w:rPr>
      </w:pPr>
      <w:del w:id="921" w:author="Familia Valderrama A" w:date="2014-03-13T04:12:00Z">
        <w:r w:rsidRPr="002956A8">
          <w:rPr>
            <w:rPrChange w:id="922" w:author="Familia Valderrama A" w:date="2014-03-13T04:12:00Z">
              <w:rPr>
                <w:rStyle w:val="Hipervnculo"/>
                <w:rFonts w:ascii="Arial" w:hAnsi="Arial" w:cs="Arial"/>
                <w:noProof/>
              </w:rPr>
            </w:rPrChange>
          </w:rPr>
          <w:delText>Tabla 12.1 - Artefactos de documentación y código.</w:delText>
        </w:r>
        <w:r w:rsidR="008D1E6B" w:rsidDel="003146DF">
          <w:rPr>
            <w:noProof/>
            <w:webHidden/>
          </w:rPr>
          <w:tab/>
          <w:delText>52</w:delText>
        </w:r>
      </w:del>
    </w:p>
    <w:p w:rsidR="00380229" w:rsidRDefault="002956A8">
      <w:pPr>
        <w:pStyle w:val="Textbody"/>
        <w:rPr>
          <w:rFonts w:ascii="Arial" w:hAnsi="Arial" w:cs="Arial"/>
          <w:lang w:val="es-ES_tradnl"/>
        </w:rPr>
      </w:pPr>
      <w:r w:rsidRPr="00105F74">
        <w:rPr>
          <w:rFonts w:ascii="Arial" w:hAnsi="Arial" w:cs="Arial"/>
          <w:szCs w:val="24"/>
          <w:lang w:val="es-ES_tradnl"/>
        </w:rPr>
        <w:fldChar w:fldCharType="end"/>
      </w:r>
    </w:p>
    <w:p w:rsidR="00380229" w:rsidRDefault="00105F74">
      <w:pPr>
        <w:pStyle w:val="Ttulo1"/>
        <w:rPr>
          <w:lang w:val="es-ES_tradnl"/>
        </w:rPr>
      </w:pPr>
      <w:bookmarkStart w:id="923" w:name="_Toc384230501"/>
      <w:r w:rsidRPr="00105F74">
        <w:rPr>
          <w:rFonts w:ascii="Arial" w:hAnsi="Arial" w:cs="Arial"/>
          <w:lang w:val="es-ES_tradnl"/>
        </w:rPr>
        <w:t>Vista General del Proyecto</w:t>
      </w:r>
      <w:bookmarkEnd w:id="923"/>
    </w:p>
    <w:p w:rsidR="00380229" w:rsidRDefault="00975F6E">
      <w:pPr>
        <w:pStyle w:val="Ttulo2"/>
        <w:spacing w:after="240"/>
        <w:rPr>
          <w:rFonts w:ascii="Arial" w:hAnsi="Arial" w:cs="Arial"/>
          <w:lang w:val="es-ES_tradnl"/>
        </w:rPr>
      </w:pPr>
      <w:bookmarkStart w:id="924" w:name="_Ref235592179"/>
      <w:bookmarkStart w:id="925" w:name="_Toc384230502"/>
      <w:bookmarkEnd w:id="924"/>
      <w:commentRangeStart w:id="926"/>
      <w:r w:rsidRPr="00975F6E">
        <w:rPr>
          <w:rFonts w:ascii="Arial" w:hAnsi="Arial" w:cs="Arial"/>
          <w:sz w:val="28"/>
          <w:szCs w:val="24"/>
          <w:lang w:val="es-ES_tradnl"/>
        </w:rPr>
        <w:t>Visión del Producto</w:t>
      </w:r>
      <w:commentRangeEnd w:id="926"/>
      <w:r w:rsidR="00B42C8B">
        <w:rPr>
          <w:rStyle w:val="Refdecomentario"/>
          <w:rFonts w:ascii="Calibri" w:hAnsi="Calibri"/>
          <w:b w:val="0"/>
          <w:bCs w:val="0"/>
        </w:rPr>
        <w:commentReference w:id="926"/>
      </w:r>
      <w:bookmarkEnd w:id="925"/>
    </w:p>
    <w:p w:rsidR="00380229" w:rsidRDefault="00267676">
      <w:pPr>
        <w:rPr>
          <w:rFonts w:ascii="Arial" w:hAnsi="Arial" w:cs="Arial"/>
          <w:color w:val="000000" w:themeColor="text1"/>
          <w:szCs w:val="24"/>
          <w:lang w:val="es-ES_tradnl"/>
        </w:rPr>
      </w:pPr>
      <w:bookmarkStart w:id="927" w:name="_Ref235592181"/>
      <w:bookmarkEnd w:id="927"/>
      <w:r w:rsidRPr="0007042C">
        <w:rPr>
          <w:rFonts w:ascii="Arial" w:hAnsi="Arial" w:cs="Arial"/>
          <w:color w:val="000000" w:themeColor="text1"/>
          <w:szCs w:val="24"/>
          <w:lang w:val="es-ES_tradnl"/>
        </w:rPr>
        <w:t>Se crear</w:t>
      </w:r>
      <w:r w:rsidR="00D90D4A">
        <w:rPr>
          <w:rFonts w:ascii="Arial" w:hAnsi="Arial" w:cs="Arial"/>
          <w:color w:val="000000" w:themeColor="text1"/>
          <w:szCs w:val="24"/>
          <w:lang w:val="es-ES_tradnl"/>
        </w:rPr>
        <w:t>á</w:t>
      </w:r>
      <w:r w:rsidRPr="0007042C">
        <w:rPr>
          <w:rFonts w:ascii="Arial" w:hAnsi="Arial" w:cs="Arial"/>
          <w:color w:val="000000" w:themeColor="text1"/>
          <w:szCs w:val="24"/>
          <w:lang w:val="es-ES_tradnl"/>
        </w:rPr>
        <w:t xml:space="preserve"> una aplicación que </w:t>
      </w:r>
      <w:ins w:id="928" w:author="Sergio" w:date="2014-04-02T19:36:00Z">
        <w:r w:rsidR="004C138B">
          <w:rPr>
            <w:rFonts w:ascii="Arial" w:hAnsi="Arial" w:cs="Arial"/>
            <w:color w:val="000000" w:themeColor="text1"/>
            <w:szCs w:val="24"/>
            <w:lang w:val="es-ES_tradnl"/>
          </w:rPr>
          <w:t xml:space="preserve">represente </w:t>
        </w:r>
      </w:ins>
      <w:commentRangeStart w:id="929"/>
      <w:del w:id="930" w:author="Sergio" w:date="2014-04-02T19:35:00Z">
        <w:r w:rsidRPr="0007042C" w:rsidDel="004C138B">
          <w:rPr>
            <w:rFonts w:ascii="Arial" w:hAnsi="Arial" w:cs="Arial"/>
            <w:color w:val="000000" w:themeColor="text1"/>
            <w:szCs w:val="24"/>
            <w:lang w:val="es-ES_tradnl"/>
          </w:rPr>
          <w:delText>emule</w:delText>
        </w:r>
        <w:commentRangeEnd w:id="929"/>
        <w:r w:rsidR="005F3D22" w:rsidDel="004C138B">
          <w:rPr>
            <w:rStyle w:val="Refdecomentario"/>
          </w:rPr>
          <w:commentReference w:id="929"/>
        </w:r>
        <w:r w:rsidRPr="0007042C" w:rsidDel="004C138B">
          <w:rPr>
            <w:rFonts w:ascii="Arial" w:hAnsi="Arial" w:cs="Arial"/>
            <w:color w:val="000000" w:themeColor="text1"/>
            <w:szCs w:val="24"/>
            <w:lang w:val="es-ES_tradnl"/>
          </w:rPr>
          <w:delText xml:space="preserve"> </w:delText>
        </w:r>
      </w:del>
      <w:r w:rsidRPr="0007042C">
        <w:rPr>
          <w:rFonts w:ascii="Arial" w:hAnsi="Arial" w:cs="Arial"/>
          <w:color w:val="000000" w:themeColor="text1"/>
          <w:szCs w:val="24"/>
          <w:lang w:val="es-ES_tradnl"/>
        </w:rPr>
        <w:t>al juego de mesa mundialmente conocido ¿Adivina quién?, tal aplicación permitirá jugar mediante Internet, bien sea con un computador, un celular o una Tablet. Se espera mantener un modo de juego tradicional –entiéndase como la del juego de mesa- de modo que será un juego para dos, con las reglas normales del ¿Adivina quién?</w:t>
      </w:r>
      <w:ins w:id="931" w:author="Sala Virtual Piso 1" w:date="2014-03-13T11:30:00Z">
        <w:r w:rsidR="008D7BB8">
          <w:rPr>
            <w:rFonts w:ascii="Arial" w:hAnsi="Arial" w:cs="Arial"/>
            <w:color w:val="000000" w:themeColor="text1"/>
            <w:szCs w:val="24"/>
            <w:lang w:val="es-ES_tradnl"/>
          </w:rPr>
          <w:t xml:space="preserve"> (ver </w:t>
        </w:r>
        <w:r w:rsidR="002956A8">
          <w:rPr>
            <w:rFonts w:ascii="Arial" w:hAnsi="Arial" w:cs="Arial"/>
            <w:color w:val="000000" w:themeColor="text1"/>
            <w:szCs w:val="24"/>
            <w:lang w:val="es-ES_tradnl"/>
          </w:rPr>
          <w:fldChar w:fldCharType="begin"/>
        </w:r>
      </w:ins>
      <w:ins w:id="932" w:author="Estudiante" w:date="2014-04-01T17:36:00Z">
        <w:r w:rsidR="001B2A73">
          <w:rPr>
            <w:rFonts w:ascii="Arial" w:hAnsi="Arial" w:cs="Arial"/>
            <w:color w:val="000000" w:themeColor="text1"/>
            <w:szCs w:val="24"/>
            <w:lang w:val="es-ES_tradnl"/>
          </w:rPr>
          <w:instrText>HYPERLINK "C:\\Users\\Estudiante\\AppData\\Local\\Temp\\Anexos\\Reglamento-AdivinaQuien.docx"</w:instrText>
        </w:r>
      </w:ins>
      <w:ins w:id="933" w:author="Sala Virtual Piso 1" w:date="2014-03-13T11:30:00Z">
        <w:del w:id="934" w:author="Estudiante" w:date="2014-04-01T17:36:00Z">
          <w:r w:rsidR="008D7BB8" w:rsidDel="001B2A73">
            <w:rPr>
              <w:rFonts w:ascii="Arial" w:hAnsi="Arial" w:cs="Arial"/>
              <w:color w:val="000000" w:themeColor="text1"/>
              <w:szCs w:val="24"/>
              <w:lang w:val="es-ES_tradnl"/>
            </w:rPr>
            <w:delInstrText xml:space="preserve"> HYPERLINK "Anexos/Reglamento-AdivinaQuien.docx" </w:delInstrText>
          </w:r>
        </w:del>
        <w:r w:rsidR="002956A8">
          <w:rPr>
            <w:rFonts w:ascii="Arial" w:hAnsi="Arial" w:cs="Arial"/>
            <w:color w:val="000000" w:themeColor="text1"/>
            <w:szCs w:val="24"/>
            <w:lang w:val="es-ES_tradnl"/>
          </w:rPr>
          <w:fldChar w:fldCharType="separate"/>
        </w:r>
        <w:r w:rsidR="008D7BB8" w:rsidRPr="008D7BB8">
          <w:rPr>
            <w:rStyle w:val="Hipervnculo"/>
            <w:rFonts w:ascii="Arial" w:hAnsi="Arial" w:cs="Arial"/>
            <w:szCs w:val="24"/>
            <w:lang w:val="es-ES_tradnl"/>
          </w:rPr>
          <w:t>reglas</w:t>
        </w:r>
        <w:r w:rsidR="002956A8">
          <w:rPr>
            <w:rFonts w:ascii="Arial" w:hAnsi="Arial" w:cs="Arial"/>
            <w:color w:val="000000" w:themeColor="text1"/>
            <w:szCs w:val="24"/>
            <w:lang w:val="es-ES_tradnl"/>
          </w:rPr>
          <w:fldChar w:fldCharType="end"/>
        </w:r>
        <w:r w:rsidR="008D7BB8">
          <w:rPr>
            <w:rFonts w:ascii="Arial" w:hAnsi="Arial" w:cs="Arial"/>
            <w:color w:val="000000" w:themeColor="text1"/>
            <w:szCs w:val="24"/>
            <w:lang w:val="es-ES_tradnl"/>
          </w:rPr>
          <w:t>)</w:t>
        </w:r>
      </w:ins>
      <w:del w:id="935" w:author="Sala Virtual Piso 1" w:date="2014-03-13T11:31:00Z">
        <w:r w:rsidRPr="0007042C" w:rsidDel="008D7BB8">
          <w:rPr>
            <w:rFonts w:ascii="Arial" w:hAnsi="Arial" w:cs="Arial"/>
            <w:color w:val="000000" w:themeColor="text1"/>
            <w:szCs w:val="24"/>
            <w:lang w:val="es-ES_tradnl"/>
          </w:rPr>
          <w:delText xml:space="preserve"> (</w:delText>
        </w:r>
        <w:r w:rsidR="00105F74" w:rsidRPr="00105F74" w:rsidDel="008D7BB8">
          <w:rPr>
            <w:rFonts w:ascii="Arial" w:hAnsi="Arial" w:cs="Arial"/>
            <w:color w:val="000000" w:themeColor="text1"/>
            <w:szCs w:val="24"/>
            <w:shd w:val="clear" w:color="auto" w:fill="FF0000"/>
            <w:lang w:val="es-ES_tradnl"/>
          </w:rPr>
          <w:delText>descritas en el anexo Reglas ¿Adivina Quién?</w:delText>
        </w:r>
        <w:r w:rsidRPr="0007042C" w:rsidDel="008D7BB8">
          <w:rPr>
            <w:rFonts w:ascii="Arial" w:hAnsi="Arial" w:cs="Arial"/>
            <w:color w:val="000000" w:themeColor="text1"/>
            <w:szCs w:val="24"/>
            <w:lang w:val="es-ES_tradnl"/>
          </w:rPr>
          <w:delText>)</w:delText>
        </w:r>
      </w:del>
      <w:r w:rsidRPr="0007042C">
        <w:rPr>
          <w:rFonts w:ascii="Arial" w:hAnsi="Arial" w:cs="Arial"/>
          <w:color w:val="000000" w:themeColor="text1"/>
          <w:szCs w:val="24"/>
          <w:lang w:val="es-ES_tradnl"/>
        </w:rPr>
        <w:t>.</w:t>
      </w:r>
    </w:p>
    <w:p w:rsidR="00380229" w:rsidRDefault="00267676">
      <w:pPr>
        <w:rPr>
          <w:rFonts w:ascii="Arial" w:hAnsi="Arial" w:cs="Arial"/>
          <w:color w:val="000000" w:themeColor="text1"/>
          <w:szCs w:val="24"/>
          <w:lang w:val="es-ES_tradnl"/>
        </w:rPr>
      </w:pPr>
      <w:r w:rsidRPr="0007042C">
        <w:rPr>
          <w:rFonts w:ascii="Arial" w:hAnsi="Arial" w:cs="Arial"/>
          <w:color w:val="000000" w:themeColor="text1"/>
          <w:szCs w:val="24"/>
          <w:lang w:val="es-ES_tradnl"/>
        </w:rPr>
        <w:t xml:space="preserve">Adicionalmente los jugadores tendrán la posibilidad de jugar </w:t>
      </w:r>
      <w:r w:rsidR="00D90D4A">
        <w:rPr>
          <w:rFonts w:ascii="Arial" w:hAnsi="Arial" w:cs="Arial"/>
          <w:color w:val="000000" w:themeColor="text1"/>
          <w:szCs w:val="24"/>
          <w:lang w:val="es-ES_tradnl"/>
        </w:rPr>
        <w:t>con</w:t>
      </w:r>
      <w:r w:rsidRPr="0007042C">
        <w:rPr>
          <w:rFonts w:ascii="Arial" w:hAnsi="Arial" w:cs="Arial"/>
          <w:color w:val="000000" w:themeColor="text1"/>
          <w:szCs w:val="24"/>
          <w:lang w:val="es-ES_tradnl"/>
        </w:rPr>
        <w:t xml:space="preserve"> </w:t>
      </w:r>
      <w:commentRangeStart w:id="936"/>
      <w:r w:rsidRPr="0007042C">
        <w:rPr>
          <w:rFonts w:ascii="Arial" w:hAnsi="Arial" w:cs="Arial"/>
          <w:color w:val="000000" w:themeColor="text1"/>
          <w:szCs w:val="24"/>
          <w:lang w:val="es-ES_tradnl"/>
        </w:rPr>
        <w:t>diferentes categorías</w:t>
      </w:r>
      <w:commentRangeEnd w:id="936"/>
      <w:r w:rsidR="00B42C8B">
        <w:rPr>
          <w:rStyle w:val="Refdecomentario"/>
        </w:rPr>
        <w:commentReference w:id="936"/>
      </w:r>
      <w:ins w:id="937" w:author="Sergio" w:date="2014-04-02T19:35:00Z">
        <w:r w:rsidR="004C138B">
          <w:rPr>
            <w:rFonts w:ascii="Arial" w:hAnsi="Arial" w:cs="Arial"/>
            <w:color w:val="000000" w:themeColor="text1"/>
            <w:szCs w:val="24"/>
            <w:lang w:val="es-ES_tradnl"/>
          </w:rPr>
          <w:t xml:space="preserve">(Jugadores de futbol, Los Simpson y </w:t>
        </w:r>
      </w:ins>
      <w:ins w:id="938" w:author="Sergio" w:date="2014-04-02T19:39:00Z">
        <w:r w:rsidR="004C138B">
          <w:rPr>
            <w:rFonts w:ascii="Arial" w:hAnsi="Arial" w:cs="Arial"/>
            <w:color w:val="000000" w:themeColor="text1"/>
            <w:szCs w:val="24"/>
            <w:lang w:val="es-ES_tradnl"/>
          </w:rPr>
          <w:t>a</w:t>
        </w:r>
      </w:ins>
      <w:ins w:id="939" w:author="Sergio" w:date="2014-04-02T19:35:00Z">
        <w:r w:rsidR="004C138B">
          <w:rPr>
            <w:rFonts w:ascii="Arial" w:hAnsi="Arial" w:cs="Arial"/>
            <w:color w:val="000000" w:themeColor="text1"/>
            <w:szCs w:val="24"/>
            <w:lang w:val="es-ES_tradnl"/>
          </w:rPr>
          <w:t xml:space="preserve">ctores </w:t>
        </w:r>
      </w:ins>
      <w:ins w:id="940" w:author="Sergio" w:date="2014-04-02T19:39:00Z">
        <w:r w:rsidR="004C138B">
          <w:rPr>
            <w:rFonts w:ascii="Arial" w:hAnsi="Arial" w:cs="Arial"/>
            <w:color w:val="000000" w:themeColor="text1"/>
            <w:szCs w:val="24"/>
            <w:lang w:val="es-ES_tradnl"/>
          </w:rPr>
          <w:t>o</w:t>
        </w:r>
      </w:ins>
      <w:ins w:id="941" w:author="Sergio" w:date="2014-04-02T19:35:00Z">
        <w:r w:rsidR="004C138B">
          <w:rPr>
            <w:rFonts w:ascii="Arial" w:hAnsi="Arial" w:cs="Arial"/>
            <w:color w:val="000000" w:themeColor="text1"/>
            <w:szCs w:val="24"/>
            <w:lang w:val="es-ES_tradnl"/>
          </w:rPr>
          <w:t xml:space="preserve"> actrices de cine)</w:t>
        </w:r>
      </w:ins>
      <w:r w:rsidRPr="0007042C">
        <w:rPr>
          <w:rFonts w:ascii="Arial" w:hAnsi="Arial" w:cs="Arial"/>
          <w:color w:val="000000" w:themeColor="text1"/>
          <w:szCs w:val="24"/>
          <w:lang w:val="es-ES_tradnl"/>
        </w:rPr>
        <w:t xml:space="preserve"> para sus tableros, así como tener un registro de sus victorias, o </w:t>
      </w:r>
      <w:r w:rsidR="00D90D4A">
        <w:rPr>
          <w:rFonts w:ascii="Arial" w:hAnsi="Arial" w:cs="Arial"/>
          <w:color w:val="000000" w:themeColor="text1"/>
          <w:szCs w:val="24"/>
          <w:lang w:val="es-ES_tradnl"/>
        </w:rPr>
        <w:t>derrotas</w:t>
      </w:r>
      <w:r w:rsidRPr="0007042C">
        <w:rPr>
          <w:rFonts w:ascii="Arial" w:hAnsi="Arial" w:cs="Arial"/>
          <w:color w:val="000000" w:themeColor="text1"/>
          <w:szCs w:val="24"/>
          <w:lang w:val="es-ES_tradnl"/>
        </w:rPr>
        <w:t>, que estarán dentro de un perfil único para cada jugador.</w:t>
      </w:r>
    </w:p>
    <w:p w:rsidR="00380229" w:rsidRDefault="00267676">
      <w:pPr>
        <w:rPr>
          <w:rFonts w:ascii="Arial" w:hAnsi="Arial" w:cs="Arial"/>
          <w:color w:val="000000" w:themeColor="text1"/>
          <w:szCs w:val="24"/>
          <w:lang w:val="es-ES_tradnl"/>
        </w:rPr>
      </w:pPr>
      <w:r w:rsidRPr="0007042C">
        <w:rPr>
          <w:rFonts w:ascii="Arial" w:hAnsi="Arial" w:cs="Arial"/>
          <w:color w:val="000000" w:themeColor="text1"/>
          <w:szCs w:val="24"/>
          <w:lang w:val="es-ES_tradnl"/>
        </w:rPr>
        <w:t xml:space="preserve">Uno de los beneficios del producto será crear la necesidad de interactuar </w:t>
      </w:r>
      <w:del w:id="942" w:author="Sergio" w:date="2014-03-12T22:23:00Z">
        <w:r w:rsidRPr="0007042C" w:rsidDel="00922E7A">
          <w:rPr>
            <w:rFonts w:ascii="Arial" w:hAnsi="Arial" w:cs="Arial"/>
            <w:color w:val="000000" w:themeColor="text1"/>
            <w:szCs w:val="24"/>
            <w:lang w:val="es-ES_tradnl"/>
          </w:rPr>
          <w:delText xml:space="preserve">entre </w:delText>
        </w:r>
      </w:del>
      <w:ins w:id="943" w:author="Sergio" w:date="2014-03-12T22:23:00Z">
        <w:r w:rsidR="00922E7A">
          <w:rPr>
            <w:rFonts w:ascii="Arial" w:hAnsi="Arial" w:cs="Arial"/>
            <w:color w:val="000000" w:themeColor="text1"/>
            <w:szCs w:val="24"/>
            <w:lang w:val="es-ES_tradnl"/>
          </w:rPr>
          <w:t>con</w:t>
        </w:r>
        <w:r w:rsidR="00922E7A" w:rsidRPr="0007042C">
          <w:rPr>
            <w:rFonts w:ascii="Arial" w:hAnsi="Arial" w:cs="Arial"/>
            <w:color w:val="000000" w:themeColor="text1"/>
            <w:szCs w:val="24"/>
            <w:lang w:val="es-ES_tradnl"/>
          </w:rPr>
          <w:t xml:space="preserve"> </w:t>
        </w:r>
      </w:ins>
      <w:r w:rsidRPr="0007042C">
        <w:rPr>
          <w:rFonts w:ascii="Arial" w:hAnsi="Arial" w:cs="Arial"/>
          <w:color w:val="000000" w:themeColor="text1"/>
          <w:szCs w:val="24"/>
          <w:lang w:val="es-ES_tradnl"/>
        </w:rPr>
        <w:t xml:space="preserve">los jugadores, así como el fomento del análisis, para lograr buenas preguntas; y también remembrar la infancia con el juego en </w:t>
      </w:r>
      <w:r w:rsidR="00A175DA" w:rsidRPr="0007042C">
        <w:rPr>
          <w:rFonts w:ascii="Arial" w:hAnsi="Arial" w:cs="Arial"/>
          <w:color w:val="000000" w:themeColor="text1"/>
          <w:szCs w:val="24"/>
          <w:lang w:val="es-ES_tradnl"/>
        </w:rPr>
        <w:t>sí</w:t>
      </w:r>
      <w:r w:rsidRPr="0007042C">
        <w:rPr>
          <w:rFonts w:ascii="Arial" w:hAnsi="Arial" w:cs="Arial"/>
          <w:color w:val="000000" w:themeColor="text1"/>
          <w:szCs w:val="24"/>
          <w:lang w:val="es-ES_tradnl"/>
        </w:rPr>
        <w:t>.</w:t>
      </w:r>
    </w:p>
    <w:p w:rsidR="00380229" w:rsidRDefault="00380229">
      <w:pPr>
        <w:rPr>
          <w:rFonts w:ascii="Arial" w:hAnsi="Arial" w:cs="Arial"/>
          <w:color w:val="000000" w:themeColor="text1"/>
          <w:szCs w:val="24"/>
          <w:lang w:val="es-ES_tradnl"/>
        </w:rPr>
      </w:pPr>
    </w:p>
    <w:p w:rsidR="00380229" w:rsidRDefault="005B51FA">
      <w:pPr>
        <w:pStyle w:val="Ttulo2"/>
        <w:spacing w:after="240"/>
        <w:rPr>
          <w:rFonts w:ascii="Arial" w:hAnsi="Arial" w:cs="Arial"/>
          <w:lang w:val="es-ES_tradnl"/>
        </w:rPr>
      </w:pPr>
      <w:bookmarkStart w:id="944" w:name="_Toc384230503"/>
      <w:r w:rsidRPr="0007042C">
        <w:rPr>
          <w:rFonts w:ascii="Arial" w:hAnsi="Arial" w:cs="Arial"/>
          <w:sz w:val="28"/>
          <w:szCs w:val="28"/>
          <w:lang w:val="es-ES_tradnl"/>
        </w:rPr>
        <w:t>Propósito, Alcance y Objetivos</w:t>
      </w:r>
      <w:bookmarkEnd w:id="944"/>
    </w:p>
    <w:p w:rsidR="00380229" w:rsidRDefault="00975F6E">
      <w:pPr>
        <w:rPr>
          <w:rFonts w:ascii="Arial" w:hAnsi="Arial" w:cs="Arial"/>
          <w:b/>
          <w:sz w:val="28"/>
          <w:szCs w:val="24"/>
          <w:lang w:val="es-CO"/>
        </w:rPr>
      </w:pPr>
      <w:r w:rsidRPr="00975F6E">
        <w:rPr>
          <w:rFonts w:ascii="Arial" w:hAnsi="Arial" w:cs="Arial"/>
          <w:b/>
          <w:sz w:val="28"/>
          <w:szCs w:val="24"/>
          <w:lang w:val="es-CO"/>
        </w:rPr>
        <w:t xml:space="preserve">6.2.1 </w:t>
      </w:r>
      <w:commentRangeStart w:id="945"/>
      <w:r w:rsidRPr="00975F6E">
        <w:rPr>
          <w:rFonts w:ascii="Arial" w:hAnsi="Arial" w:cs="Arial"/>
          <w:b/>
          <w:sz w:val="28"/>
          <w:szCs w:val="24"/>
          <w:lang w:val="es-CO"/>
        </w:rPr>
        <w:t>Propósito</w:t>
      </w:r>
      <w:commentRangeEnd w:id="945"/>
      <w:r w:rsidR="008A5EF0">
        <w:rPr>
          <w:rStyle w:val="Refdecomentario"/>
        </w:rPr>
        <w:commentReference w:id="945"/>
      </w:r>
    </w:p>
    <w:p w:rsidR="00380229" w:rsidRDefault="005A299F">
      <w:pPr>
        <w:rPr>
          <w:rFonts w:ascii="Arial" w:hAnsi="Arial" w:cs="Arial"/>
          <w:lang w:val="es-CO"/>
        </w:rPr>
      </w:pPr>
      <w:r w:rsidRPr="0007042C">
        <w:rPr>
          <w:rFonts w:ascii="Arial" w:hAnsi="Arial" w:cs="Arial"/>
          <w:lang w:val="es-CO"/>
        </w:rPr>
        <w:t>Crear una aplicación web</w:t>
      </w:r>
      <w:ins w:id="946" w:author="Sergio" w:date="2014-04-02T19:38:00Z">
        <w:r w:rsidR="004C138B">
          <w:rPr>
            <w:rFonts w:ascii="Arial" w:hAnsi="Arial" w:cs="Arial"/>
            <w:lang w:val="es-CO"/>
          </w:rPr>
          <w:t>(HTML5)</w:t>
        </w:r>
      </w:ins>
      <w:r w:rsidRPr="0007042C">
        <w:rPr>
          <w:rFonts w:ascii="Arial" w:hAnsi="Arial" w:cs="Arial"/>
          <w:lang w:val="es-CO"/>
        </w:rPr>
        <w:t xml:space="preserve"> para el juego ¿Adivina Quién? ,mediante un proceso de desarrollo de software sustentado por el conocimiento adquirido a lo largo del curso de ingeniería de software, y la  investigación, de modo que al final se obtenga un producto de calidad, dentro de los estándares solicitados por el cliente (el profesor).</w:t>
      </w:r>
    </w:p>
    <w:p w:rsidR="00380229" w:rsidRDefault="00380229">
      <w:pPr>
        <w:rPr>
          <w:rFonts w:ascii="Arial" w:hAnsi="Arial" w:cs="Arial"/>
          <w:color w:val="000090"/>
          <w:lang w:val="es-ES_tradnl"/>
        </w:rPr>
      </w:pPr>
    </w:p>
    <w:p w:rsidR="00380229" w:rsidRDefault="00105F74">
      <w:pPr>
        <w:rPr>
          <w:rFonts w:ascii="Arial" w:hAnsi="Arial" w:cs="Arial"/>
          <w:color w:val="000000" w:themeColor="text1"/>
          <w:lang w:val="es-ES_tradnl"/>
        </w:rPr>
      </w:pPr>
      <w:r w:rsidRPr="00105F74">
        <w:rPr>
          <w:rFonts w:ascii="Arial" w:hAnsi="Arial" w:cs="Arial"/>
          <w:b/>
          <w:color w:val="000000" w:themeColor="text1"/>
          <w:sz w:val="28"/>
          <w:szCs w:val="28"/>
          <w:lang w:val="es-ES_tradnl"/>
        </w:rPr>
        <w:t xml:space="preserve">6.2.2 </w:t>
      </w:r>
      <w:commentRangeStart w:id="947"/>
      <w:r w:rsidRPr="00105F74">
        <w:rPr>
          <w:rFonts w:ascii="Arial" w:hAnsi="Arial" w:cs="Arial"/>
          <w:b/>
          <w:color w:val="000000" w:themeColor="text1"/>
          <w:sz w:val="28"/>
          <w:szCs w:val="28"/>
          <w:lang w:val="es-ES_tradnl"/>
        </w:rPr>
        <w:t>Alcance</w:t>
      </w:r>
      <w:r w:rsidR="005A299F" w:rsidRPr="0007042C">
        <w:rPr>
          <w:rFonts w:ascii="Arial" w:hAnsi="Arial" w:cs="Arial"/>
          <w:color w:val="000000" w:themeColor="text1"/>
          <w:lang w:val="es-ES_tradnl"/>
        </w:rPr>
        <w:t xml:space="preserve"> </w:t>
      </w:r>
      <w:commentRangeEnd w:id="947"/>
      <w:r w:rsidR="00231648">
        <w:rPr>
          <w:rStyle w:val="Refdecomentario"/>
        </w:rPr>
        <w:commentReference w:id="947"/>
      </w:r>
    </w:p>
    <w:p w:rsidR="00380229" w:rsidRDefault="00BF5E3F">
      <w:pPr>
        <w:rPr>
          <w:rFonts w:ascii="Arial" w:hAnsi="Arial" w:cs="Arial"/>
          <w:lang w:val="es-CO"/>
        </w:rPr>
      </w:pPr>
      <w:r>
        <w:rPr>
          <w:rFonts w:ascii="Arial" w:hAnsi="Arial" w:cs="Arial"/>
          <w:lang w:val="es-CO"/>
        </w:rPr>
        <w:t>El proyecto</w:t>
      </w:r>
      <w:commentRangeStart w:id="948"/>
      <w:r>
        <w:rPr>
          <w:rFonts w:ascii="Arial" w:hAnsi="Arial" w:cs="Arial"/>
          <w:lang w:val="es-CO"/>
        </w:rPr>
        <w:t xml:space="preserve"> pretende llegar a u</w:t>
      </w:r>
      <w:r w:rsidR="005A299F" w:rsidRPr="0007042C">
        <w:rPr>
          <w:rFonts w:ascii="Arial" w:hAnsi="Arial" w:cs="Arial"/>
          <w:lang w:val="es-CO"/>
        </w:rPr>
        <w:t xml:space="preserve">na </w:t>
      </w:r>
      <w:r>
        <w:rPr>
          <w:rFonts w:ascii="Arial" w:hAnsi="Arial" w:cs="Arial"/>
          <w:lang w:val="es-CO"/>
        </w:rPr>
        <w:t>aplicación web desarrollada</w:t>
      </w:r>
      <w:commentRangeEnd w:id="948"/>
      <w:r w:rsidR="00C24D4B">
        <w:rPr>
          <w:rStyle w:val="Refdecomentario"/>
        </w:rPr>
        <w:commentReference w:id="948"/>
      </w:r>
      <w:r>
        <w:rPr>
          <w:rFonts w:ascii="Arial" w:hAnsi="Arial" w:cs="Arial"/>
          <w:lang w:val="es-CO"/>
        </w:rPr>
        <w:t xml:space="preserve"> en HTML5 donde se simulará el popular juego de mesa ¿Adivina Quién?, con las </w:t>
      </w:r>
      <w:commentRangeStart w:id="949"/>
      <w:r>
        <w:rPr>
          <w:rFonts w:ascii="Arial" w:hAnsi="Arial" w:cs="Arial"/>
          <w:lang w:val="es-CO"/>
        </w:rPr>
        <w:t>siguientes funcionalidades principales:</w:t>
      </w:r>
      <w:commentRangeEnd w:id="949"/>
      <w:r w:rsidR="008358D0">
        <w:rPr>
          <w:rStyle w:val="Refdecomentario"/>
        </w:rPr>
        <w:commentReference w:id="949"/>
      </w:r>
    </w:p>
    <w:p w:rsidR="00380229" w:rsidRDefault="00BF5E3F">
      <w:pPr>
        <w:pStyle w:val="Prrafodelista"/>
        <w:numPr>
          <w:ilvl w:val="0"/>
          <w:numId w:val="28"/>
        </w:numPr>
        <w:rPr>
          <w:rFonts w:ascii="Arial" w:hAnsi="Arial" w:cs="Arial"/>
          <w:lang w:val="es-CO"/>
        </w:rPr>
      </w:pPr>
      <w:r>
        <w:rPr>
          <w:rFonts w:ascii="Arial" w:hAnsi="Arial" w:cs="Arial"/>
          <w:lang w:val="es-CO"/>
        </w:rPr>
        <w:t>Una pantalla de inicio que permita el manejo de perfiles de usuario</w:t>
      </w:r>
      <w:ins w:id="950" w:author="Sergio" w:date="2014-04-02T19:40:00Z">
        <w:r w:rsidR="00940865">
          <w:rPr>
            <w:rFonts w:ascii="Arial" w:hAnsi="Arial" w:cs="Arial"/>
            <w:lang w:val="es-CO"/>
          </w:rPr>
          <w:t xml:space="preserve"> con estadísticas(partidas ganadas, perdidas y partidas totales)</w:t>
        </w:r>
      </w:ins>
      <w:del w:id="951" w:author="Sergio" w:date="2014-04-02T19:40:00Z">
        <w:r w:rsidDel="00940865">
          <w:rPr>
            <w:rFonts w:ascii="Arial" w:hAnsi="Arial" w:cs="Arial"/>
            <w:lang w:val="es-CO"/>
          </w:rPr>
          <w:delText>.</w:delText>
        </w:r>
      </w:del>
    </w:p>
    <w:p w:rsidR="00380229" w:rsidRDefault="00BF5E3F">
      <w:pPr>
        <w:pStyle w:val="Prrafodelista"/>
        <w:numPr>
          <w:ilvl w:val="0"/>
          <w:numId w:val="28"/>
        </w:numPr>
        <w:rPr>
          <w:ins w:id="952" w:author="Sergio" w:date="2014-04-02T19:39:00Z"/>
          <w:rFonts w:ascii="Arial" w:hAnsi="Arial" w:cs="Arial"/>
          <w:lang w:val="es-CO"/>
        </w:rPr>
      </w:pPr>
      <w:r>
        <w:rPr>
          <w:rFonts w:ascii="Arial" w:hAnsi="Arial" w:cs="Arial"/>
          <w:lang w:val="es-CO"/>
        </w:rPr>
        <w:t xml:space="preserve">Un pool de mesas para la interacción entre jugadores y selección de partidas donde se podrá elegir entre </w:t>
      </w:r>
      <w:commentRangeStart w:id="953"/>
      <w:r>
        <w:rPr>
          <w:rFonts w:ascii="Arial" w:hAnsi="Arial" w:cs="Arial"/>
          <w:lang w:val="es-CO"/>
        </w:rPr>
        <w:t>diferentes categorías</w:t>
      </w:r>
      <w:commentRangeEnd w:id="953"/>
      <w:r w:rsidR="00C24CDB">
        <w:rPr>
          <w:rStyle w:val="Refdecomentario"/>
        </w:rPr>
        <w:commentReference w:id="953"/>
      </w:r>
      <w:r>
        <w:rPr>
          <w:rFonts w:ascii="Arial" w:hAnsi="Arial" w:cs="Arial"/>
          <w:lang w:val="es-CO"/>
        </w:rPr>
        <w:t>.</w:t>
      </w:r>
    </w:p>
    <w:p w:rsidR="00940865" w:rsidRDefault="00BB28F4">
      <w:pPr>
        <w:pStyle w:val="Prrafodelista"/>
        <w:numPr>
          <w:ilvl w:val="0"/>
          <w:numId w:val="28"/>
        </w:numPr>
        <w:rPr>
          <w:rFonts w:ascii="Arial" w:hAnsi="Arial" w:cs="Arial"/>
          <w:lang w:val="es-CO"/>
        </w:rPr>
      </w:pPr>
      <w:ins w:id="954" w:author="Sergio" w:date="2014-04-02T19:41:00Z">
        <w:r>
          <w:rPr>
            <w:rFonts w:ascii="Arial" w:hAnsi="Arial" w:cs="Arial"/>
            <w:lang w:val="es-CO"/>
          </w:rPr>
          <w:t>Jugar con otros jugadores en las diferentes categorías.</w:t>
        </w:r>
      </w:ins>
    </w:p>
    <w:p w:rsidR="00380229" w:rsidDel="00940865" w:rsidRDefault="00BF5E3F">
      <w:pPr>
        <w:pStyle w:val="Prrafodelista"/>
        <w:rPr>
          <w:ins w:id="955" w:author="Sala Virtual Piso 1" w:date="2014-03-13T11:32:00Z"/>
          <w:del w:id="956" w:author="Sergio" w:date="2014-04-02T19:39:00Z"/>
          <w:rFonts w:ascii="Arial" w:hAnsi="Arial" w:cs="Arial"/>
          <w:lang w:val="es-CO"/>
        </w:rPr>
      </w:pPr>
      <w:del w:id="957" w:author="Sergio" w:date="2014-04-02T19:39:00Z">
        <w:r w:rsidDel="00940865">
          <w:rPr>
            <w:rFonts w:ascii="Arial" w:hAnsi="Arial" w:cs="Arial"/>
            <w:lang w:val="es-CO"/>
          </w:rPr>
          <w:delText>Un resumen de la historia del jugador en la aplicación. (Partidas jugadas, ganadas, perdidas, tiempo de juego y puntuación)</w:delText>
        </w:r>
        <w:r w:rsidR="00ED230B" w:rsidDel="00940865">
          <w:rPr>
            <w:rFonts w:ascii="Arial" w:hAnsi="Arial" w:cs="Arial"/>
            <w:lang w:val="es-CO"/>
          </w:rPr>
          <w:delText>.</w:delText>
        </w:r>
      </w:del>
    </w:p>
    <w:p w:rsidR="008D7BB8" w:rsidRDefault="008D7BB8">
      <w:pPr>
        <w:pStyle w:val="Prrafodelista"/>
        <w:rPr>
          <w:lang w:val="es-CO"/>
        </w:rPr>
      </w:pPr>
    </w:p>
    <w:p w:rsidR="00380229" w:rsidRDefault="002956A8">
      <w:pPr>
        <w:pStyle w:val="Ttulo3"/>
        <w:numPr>
          <w:ilvl w:val="2"/>
          <w:numId w:val="26"/>
        </w:numPr>
        <w:spacing w:after="240"/>
        <w:rPr>
          <w:ins w:id="958" w:author="Sergio" w:date="2014-04-02T19:42:00Z"/>
          <w:rFonts w:ascii="Arial" w:hAnsi="Arial" w:cs="Arial"/>
          <w:color w:val="000000" w:themeColor="text1"/>
          <w:sz w:val="28"/>
          <w:szCs w:val="28"/>
          <w:lang w:val="es-CO"/>
        </w:rPr>
      </w:pPr>
      <w:bookmarkStart w:id="959" w:name="_Toc384230504"/>
      <w:commentRangeStart w:id="960"/>
      <w:r w:rsidRPr="002956A8">
        <w:rPr>
          <w:rFonts w:ascii="Arial" w:hAnsi="Arial" w:cs="Arial"/>
          <w:color w:val="000000" w:themeColor="text1"/>
          <w:sz w:val="28"/>
          <w:szCs w:val="28"/>
          <w:lang w:val="es-CO"/>
          <w:rPrChange w:id="961" w:author="Sergio" w:date="2014-03-12T20:43:00Z">
            <w:rPr>
              <w:rFonts w:ascii="Arial" w:hAnsi="Arial" w:cs="Arial"/>
              <w:b w:val="0"/>
              <w:bCs w:val="0"/>
              <w:color w:val="000000" w:themeColor="text1"/>
              <w:sz w:val="28"/>
              <w:szCs w:val="28"/>
              <w:u w:val="single"/>
              <w:lang w:val="es-CO"/>
            </w:rPr>
          </w:rPrChange>
        </w:rPr>
        <w:t>Objetivos</w:t>
      </w:r>
      <w:commentRangeEnd w:id="960"/>
      <w:r w:rsidR="00C24CDB">
        <w:rPr>
          <w:rStyle w:val="Refdecomentario"/>
          <w:rFonts w:ascii="Calibri" w:hAnsi="Calibri"/>
          <w:b w:val="0"/>
          <w:bCs w:val="0"/>
        </w:rPr>
        <w:commentReference w:id="960"/>
      </w:r>
      <w:bookmarkEnd w:id="959"/>
    </w:p>
    <w:p w:rsidR="008B38F0" w:rsidRDefault="006250AC">
      <w:pPr>
        <w:pStyle w:val="Textbody"/>
        <w:rPr>
          <w:ins w:id="962" w:author="Sergio" w:date="2014-04-02T20:48:00Z"/>
          <w:rFonts w:ascii="Arial" w:hAnsi="Arial" w:cs="Arial"/>
          <w:szCs w:val="24"/>
          <w:lang w:val="es-CO"/>
        </w:rPr>
        <w:pPrChange w:id="963" w:author="Sergio" w:date="2014-04-02T19:42:00Z">
          <w:pPr>
            <w:pStyle w:val="Ttulo3"/>
            <w:numPr>
              <w:numId w:val="26"/>
            </w:numPr>
            <w:spacing w:after="240"/>
            <w:ind w:left="1146"/>
          </w:pPr>
        </w:pPrChange>
      </w:pPr>
      <w:ins w:id="964" w:author="Sergio" w:date="2014-04-02T20:48:00Z">
        <w:r>
          <w:rPr>
            <w:rFonts w:ascii="Arial" w:hAnsi="Arial" w:cs="Arial"/>
            <w:szCs w:val="24"/>
            <w:lang w:val="es-CO"/>
          </w:rPr>
          <w:t>Objetivo</w:t>
        </w:r>
      </w:ins>
      <w:ins w:id="965" w:author="Sergio" w:date="2014-04-02T19:43:00Z">
        <w:r>
          <w:rPr>
            <w:rFonts w:ascii="Arial" w:hAnsi="Arial" w:cs="Arial"/>
            <w:szCs w:val="24"/>
            <w:lang w:val="es-CO"/>
          </w:rPr>
          <w:t xml:space="preserve"> general</w:t>
        </w:r>
      </w:ins>
      <w:ins w:id="966" w:author="Sergio" w:date="2014-04-02T20:48:00Z">
        <w:r>
          <w:rPr>
            <w:rFonts w:ascii="Arial" w:hAnsi="Arial" w:cs="Arial"/>
            <w:szCs w:val="24"/>
            <w:lang w:val="es-CO"/>
          </w:rPr>
          <w:t>:</w:t>
        </w:r>
      </w:ins>
    </w:p>
    <w:p w:rsidR="008B38F0" w:rsidRDefault="006250AC">
      <w:pPr>
        <w:pStyle w:val="Textbody"/>
        <w:rPr>
          <w:rFonts w:ascii="Arial" w:hAnsi="Arial" w:cs="Arial"/>
          <w:szCs w:val="24"/>
          <w:lang w:val="es-CO"/>
          <w:rPrChange w:id="967" w:author="Sergio" w:date="2014-04-02T19:43:00Z">
            <w:rPr>
              <w:szCs w:val="24"/>
              <w:lang w:val="es-CO"/>
            </w:rPr>
          </w:rPrChange>
        </w:rPr>
        <w:pPrChange w:id="968" w:author="Sergio" w:date="2014-04-02T19:42:00Z">
          <w:pPr>
            <w:pStyle w:val="Ttulo3"/>
            <w:numPr>
              <w:numId w:val="26"/>
            </w:numPr>
            <w:spacing w:after="240"/>
            <w:ind w:left="1146"/>
          </w:pPr>
        </w:pPrChange>
      </w:pPr>
      <w:ins w:id="969" w:author="Sergio" w:date="2014-04-02T20:48:00Z">
        <w:r>
          <w:rPr>
            <w:rFonts w:ascii="Arial" w:hAnsi="Arial" w:cs="Arial"/>
            <w:szCs w:val="24"/>
            <w:lang w:val="es-CO"/>
          </w:rPr>
          <w:t>Construir</w:t>
        </w:r>
      </w:ins>
      <w:ins w:id="970" w:author="Sergio" w:date="2014-04-02T19:44:00Z">
        <w:r w:rsidR="003B0086">
          <w:rPr>
            <w:rFonts w:ascii="Arial" w:hAnsi="Arial" w:cs="Arial"/>
            <w:szCs w:val="24"/>
            <w:lang w:val="es-CO"/>
          </w:rPr>
          <w:t xml:space="preserve"> una aplicación que represente al juego ¿Adivina quién?</w:t>
        </w:r>
      </w:ins>
      <w:ins w:id="971" w:author="Sergio" w:date="2014-04-02T20:48:00Z">
        <w:r>
          <w:rPr>
            <w:rFonts w:ascii="Arial" w:hAnsi="Arial" w:cs="Arial"/>
            <w:szCs w:val="24"/>
            <w:lang w:val="es-CO"/>
          </w:rPr>
          <w:t>,</w:t>
        </w:r>
      </w:ins>
      <w:ins w:id="972" w:author="Sergio" w:date="2014-04-02T19:44:00Z">
        <w:r w:rsidR="003B0086">
          <w:rPr>
            <w:rFonts w:ascii="Arial" w:hAnsi="Arial" w:cs="Arial"/>
            <w:szCs w:val="24"/>
            <w:lang w:val="es-CO"/>
          </w:rPr>
          <w:t xml:space="preserve"> </w:t>
        </w:r>
      </w:ins>
      <w:ins w:id="973" w:author="Sergio" w:date="2014-04-02T19:49:00Z">
        <w:r w:rsidR="009D3D1C">
          <w:rPr>
            <w:rFonts w:ascii="Arial" w:hAnsi="Arial" w:cs="Arial"/>
            <w:szCs w:val="24"/>
            <w:lang w:val="es-CO"/>
          </w:rPr>
          <w:t xml:space="preserve">siguiendo </w:t>
        </w:r>
      </w:ins>
      <w:ins w:id="974" w:author="Sergio" w:date="2014-04-02T19:50:00Z">
        <w:r w:rsidR="009D3D1C">
          <w:rPr>
            <w:rFonts w:ascii="Arial" w:hAnsi="Arial" w:cs="Arial"/>
            <w:szCs w:val="24"/>
            <w:lang w:val="es-CO"/>
          </w:rPr>
          <w:t>un</w:t>
        </w:r>
      </w:ins>
      <w:ins w:id="975" w:author="Sergio" w:date="2014-04-02T19:49:00Z">
        <w:r w:rsidR="009D3D1C">
          <w:rPr>
            <w:rFonts w:ascii="Arial" w:hAnsi="Arial" w:cs="Arial"/>
            <w:szCs w:val="24"/>
            <w:lang w:val="es-CO"/>
          </w:rPr>
          <w:t xml:space="preserve"> </w:t>
        </w:r>
      </w:ins>
      <w:ins w:id="976" w:author="Sergio" w:date="2014-04-02T20:42:00Z">
        <w:r w:rsidR="003B73B7">
          <w:rPr>
            <w:rFonts w:ascii="Arial" w:hAnsi="Arial" w:cs="Arial"/>
            <w:szCs w:val="24"/>
            <w:lang w:val="es-CO"/>
          </w:rPr>
          <w:t>plan (</w:t>
        </w:r>
      </w:ins>
      <w:ins w:id="977" w:author="Sergio" w:date="2014-04-02T19:49:00Z">
        <w:r w:rsidR="009D3D1C">
          <w:rPr>
            <w:rFonts w:ascii="Arial" w:hAnsi="Arial" w:cs="Arial"/>
            <w:szCs w:val="24"/>
            <w:lang w:val="es-CO"/>
          </w:rPr>
          <w:t xml:space="preserve">este documento) </w:t>
        </w:r>
      </w:ins>
      <w:ins w:id="978" w:author="Sergio" w:date="2014-04-02T19:50:00Z">
        <w:r w:rsidR="009D3D1C">
          <w:rPr>
            <w:rFonts w:ascii="Arial" w:hAnsi="Arial" w:cs="Arial"/>
            <w:szCs w:val="24"/>
            <w:lang w:val="es-CO"/>
          </w:rPr>
          <w:t xml:space="preserve"> junto con la especificación de requerimientos (SRS) y el diseño del</w:t>
        </w:r>
      </w:ins>
      <w:ins w:id="979" w:author="Sergio" w:date="2014-04-02T19:51:00Z">
        <w:r w:rsidR="009D3D1C">
          <w:rPr>
            <w:rFonts w:ascii="Arial" w:hAnsi="Arial" w:cs="Arial"/>
            <w:szCs w:val="24"/>
            <w:lang w:val="es-CO"/>
          </w:rPr>
          <w:t xml:space="preserve"> sistema (SDD).</w:t>
        </w:r>
      </w:ins>
      <w:ins w:id="980" w:author="Sergio" w:date="2014-04-02T20:20:00Z">
        <w:r w:rsidR="00722AEA">
          <w:rPr>
            <w:rFonts w:ascii="Arial" w:hAnsi="Arial" w:cs="Arial"/>
            <w:szCs w:val="24"/>
            <w:lang w:val="es-CO"/>
          </w:rPr>
          <w:t xml:space="preserve"> </w:t>
        </w:r>
      </w:ins>
    </w:p>
    <w:p w:rsidR="00380229" w:rsidRPr="003B0086" w:rsidRDefault="002956A8">
      <w:pPr>
        <w:rPr>
          <w:rFonts w:ascii="Arial" w:hAnsi="Arial" w:cs="Arial"/>
          <w:color w:val="000000" w:themeColor="text1"/>
          <w:szCs w:val="24"/>
          <w:lang w:val="es-CO"/>
        </w:rPr>
      </w:pPr>
      <w:del w:id="981" w:author="Sergio" w:date="2014-04-02T20:48:00Z">
        <w:r w:rsidRPr="002956A8">
          <w:rPr>
            <w:rFonts w:ascii="Arial" w:hAnsi="Arial" w:cs="Arial"/>
            <w:color w:val="000000" w:themeColor="text1"/>
            <w:szCs w:val="24"/>
            <w:lang w:val="es-CO"/>
            <w:rPrChange w:id="982" w:author="Sergio" w:date="2014-04-02T19:43:00Z">
              <w:rPr>
                <w:rFonts w:ascii="Arial" w:hAnsi="Arial" w:cs="Arial"/>
                <w:b/>
                <w:bCs/>
                <w:color w:val="000000" w:themeColor="text1"/>
                <w:szCs w:val="24"/>
                <w:u w:val="single"/>
                <w:lang w:val="es-CO"/>
              </w:rPr>
            </w:rPrChange>
          </w:rPr>
          <w:delText>Los o</w:delText>
        </w:r>
      </w:del>
      <w:ins w:id="983" w:author="Sergio" w:date="2014-04-02T20:48:00Z">
        <w:r w:rsidR="006250AC">
          <w:rPr>
            <w:rFonts w:ascii="Arial" w:hAnsi="Arial" w:cs="Arial"/>
            <w:color w:val="000000" w:themeColor="text1"/>
            <w:szCs w:val="24"/>
            <w:lang w:val="es-CO"/>
          </w:rPr>
          <w:t>O</w:t>
        </w:r>
      </w:ins>
      <w:r w:rsidRPr="002956A8">
        <w:rPr>
          <w:rFonts w:ascii="Arial" w:hAnsi="Arial" w:cs="Arial"/>
          <w:color w:val="000000" w:themeColor="text1"/>
          <w:szCs w:val="24"/>
          <w:lang w:val="es-CO"/>
          <w:rPrChange w:id="984" w:author="Sergio" w:date="2014-04-02T19:43:00Z">
            <w:rPr>
              <w:rFonts w:ascii="Arial" w:hAnsi="Arial" w:cs="Arial"/>
              <w:b/>
              <w:bCs/>
              <w:color w:val="000000" w:themeColor="text1"/>
              <w:szCs w:val="24"/>
              <w:u w:val="single"/>
              <w:lang w:val="es-CO"/>
            </w:rPr>
          </w:rPrChange>
        </w:rPr>
        <w:t xml:space="preserve">bjetivos </w:t>
      </w:r>
      <w:del w:id="985" w:author="Sergio" w:date="2014-04-02T19:42:00Z">
        <w:r w:rsidRPr="002956A8">
          <w:rPr>
            <w:rFonts w:ascii="Arial" w:hAnsi="Arial" w:cs="Arial"/>
            <w:color w:val="000000" w:themeColor="text1"/>
            <w:szCs w:val="24"/>
            <w:lang w:val="es-CO"/>
            <w:rPrChange w:id="986" w:author="Sergio" w:date="2014-04-02T19:43:00Z">
              <w:rPr>
                <w:rFonts w:ascii="Arial" w:hAnsi="Arial" w:cs="Arial"/>
                <w:b/>
                <w:bCs/>
                <w:color w:val="000000" w:themeColor="text1"/>
                <w:szCs w:val="24"/>
                <w:u w:val="single"/>
                <w:lang w:val="es-CO"/>
              </w:rPr>
            </w:rPrChange>
          </w:rPr>
          <w:delText xml:space="preserve">generales </w:delText>
        </w:r>
      </w:del>
      <w:ins w:id="987" w:author="Sergio" w:date="2014-04-02T19:42:00Z">
        <w:r w:rsidRPr="002956A8">
          <w:rPr>
            <w:rFonts w:ascii="Arial" w:hAnsi="Arial" w:cs="Arial"/>
            <w:color w:val="000000" w:themeColor="text1"/>
            <w:szCs w:val="24"/>
            <w:lang w:val="es-CO"/>
            <w:rPrChange w:id="988" w:author="Sergio" w:date="2014-04-02T19:43:00Z">
              <w:rPr>
                <w:rFonts w:ascii="Arial" w:hAnsi="Arial" w:cs="Arial"/>
                <w:b/>
                <w:bCs/>
                <w:color w:val="000000" w:themeColor="text1"/>
                <w:szCs w:val="24"/>
                <w:u w:val="single"/>
                <w:lang w:val="es-CO"/>
              </w:rPr>
            </w:rPrChange>
          </w:rPr>
          <w:t xml:space="preserve">específicos  </w:t>
        </w:r>
      </w:ins>
      <w:r w:rsidRPr="002956A8">
        <w:rPr>
          <w:rFonts w:ascii="Arial" w:hAnsi="Arial" w:cs="Arial"/>
          <w:color w:val="000000" w:themeColor="text1"/>
          <w:szCs w:val="24"/>
          <w:lang w:val="es-CO"/>
          <w:rPrChange w:id="989" w:author="Sergio" w:date="2014-04-02T19:43:00Z">
            <w:rPr>
              <w:rFonts w:ascii="Arial" w:hAnsi="Arial" w:cs="Arial"/>
              <w:b/>
              <w:bCs/>
              <w:color w:val="000000" w:themeColor="text1"/>
              <w:szCs w:val="24"/>
              <w:u w:val="single"/>
              <w:lang w:val="es-CO"/>
            </w:rPr>
          </w:rPrChange>
        </w:rPr>
        <w:t>del proyecto</w:t>
      </w:r>
      <w:del w:id="990" w:author="Sergio" w:date="2014-04-02T20:49:00Z">
        <w:r w:rsidRPr="002956A8">
          <w:rPr>
            <w:rFonts w:ascii="Arial" w:hAnsi="Arial" w:cs="Arial"/>
            <w:color w:val="000000" w:themeColor="text1"/>
            <w:szCs w:val="24"/>
            <w:lang w:val="es-CO"/>
            <w:rPrChange w:id="991" w:author="Sergio" w:date="2014-04-02T19:43:00Z">
              <w:rPr>
                <w:rFonts w:ascii="Arial" w:hAnsi="Arial" w:cs="Arial"/>
                <w:b/>
                <w:bCs/>
                <w:color w:val="000000" w:themeColor="text1"/>
                <w:szCs w:val="24"/>
                <w:u w:val="single"/>
                <w:lang w:val="es-CO"/>
              </w:rPr>
            </w:rPrChange>
          </w:rPr>
          <w:delText xml:space="preserve"> son</w:delText>
        </w:r>
      </w:del>
      <w:r w:rsidRPr="002956A8">
        <w:rPr>
          <w:rFonts w:ascii="Arial" w:hAnsi="Arial" w:cs="Arial"/>
          <w:color w:val="000000" w:themeColor="text1"/>
          <w:szCs w:val="24"/>
          <w:lang w:val="es-CO"/>
          <w:rPrChange w:id="992" w:author="Sergio" w:date="2014-04-02T19:43:00Z">
            <w:rPr>
              <w:rFonts w:ascii="Arial" w:hAnsi="Arial" w:cs="Arial"/>
              <w:b/>
              <w:bCs/>
              <w:color w:val="000000" w:themeColor="text1"/>
              <w:szCs w:val="24"/>
              <w:u w:val="single"/>
              <w:lang w:val="es-CO"/>
            </w:rPr>
          </w:rPrChange>
        </w:rPr>
        <w:t>:</w:t>
      </w:r>
    </w:p>
    <w:p w:rsidR="00380229" w:rsidRPr="00093016" w:rsidRDefault="002956A8">
      <w:pPr>
        <w:pStyle w:val="Prrafodelista"/>
        <w:numPr>
          <w:ilvl w:val="0"/>
          <w:numId w:val="27"/>
        </w:numPr>
        <w:rPr>
          <w:rFonts w:ascii="Arial" w:hAnsi="Arial" w:cs="Arial"/>
          <w:szCs w:val="24"/>
          <w:lang w:val="es-ES_tradnl"/>
        </w:rPr>
      </w:pPr>
      <w:r w:rsidRPr="002956A8">
        <w:rPr>
          <w:rFonts w:ascii="Arial" w:hAnsi="Arial" w:cs="Arial"/>
          <w:szCs w:val="24"/>
          <w:lang w:val="es-CO"/>
          <w:rPrChange w:id="993" w:author="Sergio" w:date="2014-04-02T19:43:00Z">
            <w:rPr>
              <w:rFonts w:ascii="Arial" w:hAnsi="Arial" w:cs="Arial"/>
              <w:b/>
              <w:bCs/>
              <w:color w:val="0000FF" w:themeColor="hyperlink"/>
              <w:u w:val="single"/>
              <w:lang w:val="es-CO"/>
            </w:rPr>
          </w:rPrChange>
        </w:rPr>
        <w:t xml:space="preserve">Obtener nuevos conocimientos en el área de </w:t>
      </w:r>
      <w:commentRangeStart w:id="994"/>
      <w:del w:id="995" w:author="Sergio" w:date="2014-04-02T20:44:00Z">
        <w:r w:rsidRPr="002956A8">
          <w:rPr>
            <w:rFonts w:ascii="Arial" w:hAnsi="Arial" w:cs="Arial"/>
            <w:szCs w:val="24"/>
            <w:lang w:val="es-CO"/>
            <w:rPrChange w:id="996" w:author="Sergio" w:date="2014-04-02T19:43:00Z">
              <w:rPr>
                <w:rFonts w:ascii="Arial" w:hAnsi="Arial" w:cs="Arial"/>
                <w:b/>
                <w:bCs/>
                <w:color w:val="0000FF" w:themeColor="hyperlink"/>
                <w:u w:val="single"/>
                <w:lang w:val="es-CO"/>
              </w:rPr>
            </w:rPrChange>
          </w:rPr>
          <w:delText xml:space="preserve">desarrollo </w:delText>
        </w:r>
      </w:del>
      <w:ins w:id="997" w:author="Sergio" w:date="2014-04-02T20:44:00Z">
        <w:r w:rsidR="003B73B7">
          <w:rPr>
            <w:rFonts w:ascii="Arial" w:hAnsi="Arial" w:cs="Arial"/>
            <w:szCs w:val="24"/>
            <w:lang w:val="es-CO"/>
          </w:rPr>
          <w:t>ingeniería</w:t>
        </w:r>
        <w:r w:rsidRPr="002956A8">
          <w:rPr>
            <w:rFonts w:ascii="Arial" w:hAnsi="Arial" w:cs="Arial"/>
            <w:szCs w:val="24"/>
            <w:lang w:val="es-CO"/>
            <w:rPrChange w:id="998" w:author="Sergio" w:date="2014-04-02T19:43:00Z">
              <w:rPr>
                <w:rFonts w:ascii="Arial" w:hAnsi="Arial" w:cs="Arial"/>
                <w:b/>
                <w:bCs/>
                <w:color w:val="0000FF" w:themeColor="hyperlink"/>
                <w:u w:val="single"/>
                <w:lang w:val="es-CO"/>
              </w:rPr>
            </w:rPrChange>
          </w:rPr>
          <w:t xml:space="preserve"> </w:t>
        </w:r>
      </w:ins>
      <w:r w:rsidRPr="002956A8">
        <w:rPr>
          <w:rFonts w:ascii="Arial" w:hAnsi="Arial" w:cs="Arial"/>
          <w:szCs w:val="24"/>
          <w:lang w:val="es-CO"/>
          <w:rPrChange w:id="999" w:author="Sergio" w:date="2014-04-02T19:43:00Z">
            <w:rPr>
              <w:rFonts w:ascii="Arial" w:hAnsi="Arial" w:cs="Arial"/>
              <w:b/>
              <w:bCs/>
              <w:color w:val="0000FF" w:themeColor="hyperlink"/>
              <w:u w:val="single"/>
              <w:lang w:val="es-CO"/>
            </w:rPr>
          </w:rPrChange>
        </w:rPr>
        <w:t>de software</w:t>
      </w:r>
      <w:commentRangeEnd w:id="994"/>
      <w:r w:rsidRPr="002956A8">
        <w:rPr>
          <w:rStyle w:val="Refdecomentario"/>
          <w:rFonts w:ascii="Arial" w:hAnsi="Arial" w:cs="Arial"/>
          <w:sz w:val="24"/>
          <w:szCs w:val="24"/>
          <w:rPrChange w:id="1000" w:author="Sergio" w:date="2014-04-02T19:43:00Z">
            <w:rPr>
              <w:rStyle w:val="Refdecomentario"/>
              <w:rFonts w:ascii="Cambria" w:hAnsi="Cambria"/>
              <w:b/>
              <w:bCs/>
            </w:rPr>
          </w:rPrChange>
        </w:rPr>
        <w:commentReference w:id="994"/>
      </w:r>
      <w:r w:rsidRPr="002956A8">
        <w:rPr>
          <w:rFonts w:ascii="Arial" w:hAnsi="Arial" w:cs="Arial"/>
          <w:szCs w:val="24"/>
          <w:lang w:val="es-CO"/>
          <w:rPrChange w:id="1001" w:author="Sergio" w:date="2014-04-02T19:43:00Z">
            <w:rPr>
              <w:rFonts w:ascii="Arial" w:hAnsi="Arial" w:cs="Arial"/>
              <w:b/>
              <w:bCs/>
              <w:sz w:val="16"/>
              <w:szCs w:val="16"/>
              <w:lang w:val="es-CO"/>
            </w:rPr>
          </w:rPrChange>
        </w:rPr>
        <w:t>.</w:t>
      </w:r>
    </w:p>
    <w:p w:rsidR="00380229" w:rsidRPr="006D06F2" w:rsidRDefault="002956A8">
      <w:pPr>
        <w:pStyle w:val="Prrafodelista"/>
        <w:numPr>
          <w:ilvl w:val="0"/>
          <w:numId w:val="23"/>
        </w:numPr>
        <w:rPr>
          <w:rFonts w:ascii="Arial" w:hAnsi="Arial" w:cs="Arial"/>
          <w:color w:val="000000" w:themeColor="text1"/>
          <w:szCs w:val="24"/>
          <w:lang w:val="es-ES_tradnl"/>
        </w:rPr>
      </w:pPr>
      <w:r w:rsidRPr="002956A8">
        <w:rPr>
          <w:rFonts w:ascii="Arial" w:hAnsi="Arial" w:cs="Arial"/>
          <w:color w:val="000000" w:themeColor="text1"/>
          <w:szCs w:val="24"/>
          <w:lang w:val="es-ES_tradnl"/>
          <w:rPrChange w:id="1002" w:author="Sergio" w:date="2014-04-02T19:43:00Z">
            <w:rPr>
              <w:rFonts w:ascii="Arial" w:hAnsi="Arial" w:cs="Arial"/>
              <w:b/>
              <w:bCs/>
              <w:color w:val="000000" w:themeColor="text1"/>
              <w:sz w:val="16"/>
              <w:szCs w:val="24"/>
              <w:lang w:val="es-ES_tradnl"/>
            </w:rPr>
          </w:rPrChange>
        </w:rPr>
        <w:t xml:space="preserve">Desarrollar </w:t>
      </w:r>
      <w:del w:id="1003" w:author="Sergio" w:date="2014-04-02T20:59:00Z">
        <w:r w:rsidRPr="002956A8">
          <w:rPr>
            <w:rFonts w:ascii="Arial" w:hAnsi="Arial" w:cs="Arial"/>
            <w:color w:val="000000" w:themeColor="text1"/>
            <w:szCs w:val="24"/>
            <w:lang w:val="es-ES_tradnl"/>
            <w:rPrChange w:id="1004" w:author="Sergio" w:date="2014-04-02T19:43:00Z">
              <w:rPr>
                <w:rFonts w:ascii="Arial" w:hAnsi="Arial" w:cs="Arial"/>
                <w:b/>
                <w:bCs/>
                <w:color w:val="000000" w:themeColor="text1"/>
                <w:sz w:val="16"/>
                <w:szCs w:val="24"/>
                <w:lang w:val="es-ES_tradnl"/>
              </w:rPr>
            </w:rPrChange>
          </w:rPr>
          <w:delText xml:space="preserve">una </w:delText>
        </w:r>
        <w:commentRangeStart w:id="1005"/>
        <w:r w:rsidRPr="002956A8">
          <w:rPr>
            <w:rFonts w:ascii="Arial" w:hAnsi="Arial" w:cs="Arial"/>
            <w:color w:val="000000" w:themeColor="text1"/>
            <w:szCs w:val="24"/>
            <w:lang w:val="es-ES_tradnl"/>
            <w:rPrChange w:id="1006" w:author="Sergio" w:date="2014-04-02T19:43:00Z">
              <w:rPr>
                <w:rFonts w:ascii="Arial" w:hAnsi="Arial" w:cs="Arial"/>
                <w:b/>
                <w:bCs/>
                <w:color w:val="000000" w:themeColor="text1"/>
                <w:sz w:val="16"/>
                <w:szCs w:val="24"/>
                <w:lang w:val="es-ES_tradnl"/>
              </w:rPr>
            </w:rPrChange>
          </w:rPr>
          <w:delText>aplicación de calidad</w:delText>
        </w:r>
        <w:commentRangeEnd w:id="1005"/>
        <w:r w:rsidRPr="002956A8">
          <w:rPr>
            <w:rStyle w:val="Refdecomentario"/>
            <w:rFonts w:ascii="Arial" w:hAnsi="Arial" w:cs="Arial"/>
            <w:sz w:val="24"/>
            <w:szCs w:val="24"/>
            <w:rPrChange w:id="1007" w:author="Sergio" w:date="2014-04-02T19:43:00Z">
              <w:rPr>
                <w:rStyle w:val="Refdecomentario"/>
                <w:rFonts w:ascii="Cambria" w:hAnsi="Cambria"/>
                <w:b/>
                <w:bCs/>
              </w:rPr>
            </w:rPrChange>
          </w:rPr>
          <w:commentReference w:id="1005"/>
        </w:r>
        <w:r w:rsidRPr="002956A8">
          <w:rPr>
            <w:rFonts w:ascii="Arial" w:hAnsi="Arial" w:cs="Arial"/>
            <w:color w:val="000000" w:themeColor="text1"/>
            <w:szCs w:val="24"/>
            <w:lang w:val="es-ES_tradnl"/>
            <w:rPrChange w:id="1008" w:author="Sergio" w:date="2014-04-02T19:43:00Z">
              <w:rPr>
                <w:rFonts w:ascii="Arial" w:hAnsi="Arial" w:cs="Arial"/>
                <w:b/>
                <w:bCs/>
                <w:color w:val="000000" w:themeColor="text1"/>
                <w:sz w:val="16"/>
                <w:szCs w:val="24"/>
                <w:lang w:val="es-ES_tradnl"/>
              </w:rPr>
            </w:rPrChange>
          </w:rPr>
          <w:delText>, tanto para los integrantes del grupo de trabajo, como para el cliente.</w:delText>
        </w:r>
      </w:del>
      <w:ins w:id="1009" w:author="Sergio" w:date="2014-04-02T20:59:00Z">
        <w:r w:rsidR="006D06F2">
          <w:rPr>
            <w:rFonts w:ascii="Arial" w:hAnsi="Arial" w:cs="Arial"/>
            <w:color w:val="000000" w:themeColor="text1"/>
            <w:szCs w:val="24"/>
            <w:lang w:val="es-ES_tradnl"/>
          </w:rPr>
          <w:t xml:space="preserve">la </w:t>
        </w:r>
      </w:ins>
      <w:ins w:id="1010" w:author="Sergio" w:date="2014-04-02T21:00:00Z">
        <w:r w:rsidR="006D06F2">
          <w:rPr>
            <w:rFonts w:ascii="Arial" w:hAnsi="Arial" w:cs="Arial"/>
            <w:color w:val="000000" w:themeColor="text1"/>
            <w:szCs w:val="24"/>
            <w:lang w:val="es-ES_tradnl"/>
          </w:rPr>
          <w:t>aplicación</w:t>
        </w:r>
      </w:ins>
      <w:ins w:id="1011" w:author="Sergio" w:date="2014-04-02T20:59:00Z">
        <w:r w:rsidR="006D06F2">
          <w:rPr>
            <w:rFonts w:ascii="Arial" w:hAnsi="Arial" w:cs="Arial"/>
            <w:color w:val="000000" w:themeColor="text1"/>
            <w:szCs w:val="24"/>
            <w:lang w:val="es-ES_tradnl"/>
          </w:rPr>
          <w:t xml:space="preserve"> </w:t>
        </w:r>
      </w:ins>
      <w:ins w:id="1012" w:author="Sergio" w:date="2014-04-02T21:00:00Z">
        <w:r w:rsidR="006D06F2">
          <w:rPr>
            <w:rFonts w:ascii="Arial" w:hAnsi="Arial" w:cs="Arial"/>
            <w:color w:val="000000" w:themeColor="text1"/>
            <w:szCs w:val="24"/>
            <w:lang w:val="es-ES_tradnl"/>
          </w:rPr>
          <w:t xml:space="preserve">siguiendo lo establecido </w:t>
        </w:r>
      </w:ins>
      <w:ins w:id="1013" w:author="Sergio" w:date="2014-04-18T14:35:00Z">
        <w:r w:rsidR="00093016">
          <w:rPr>
            <w:rFonts w:ascii="Arial" w:hAnsi="Arial" w:cs="Arial"/>
            <w:color w:val="000000" w:themeColor="text1"/>
            <w:szCs w:val="24"/>
            <w:lang w:val="es-ES_tradnl"/>
          </w:rPr>
          <w:t>en</w:t>
        </w:r>
      </w:ins>
      <w:ins w:id="1014" w:author="Sergio" w:date="2014-04-02T21:00:00Z">
        <w:r w:rsidR="006D06F2">
          <w:rPr>
            <w:rFonts w:ascii="Arial" w:hAnsi="Arial" w:cs="Arial"/>
            <w:color w:val="000000" w:themeColor="text1"/>
            <w:szCs w:val="24"/>
            <w:lang w:val="es-ES_tradnl"/>
          </w:rPr>
          <w:t xml:space="preserve"> la sección de calidad </w:t>
        </w:r>
        <w:r w:rsidRPr="002956A8">
          <w:rPr>
            <w:rFonts w:ascii="Arial" w:hAnsi="Arial" w:cs="Arial"/>
            <w:color w:val="000000" w:themeColor="text1"/>
            <w:szCs w:val="24"/>
            <w:u w:val="single"/>
            <w:lang w:val="es-ES_tradnl"/>
            <w:rPrChange w:id="1015" w:author="Sergio" w:date="2014-04-02T21:01:00Z">
              <w:rPr>
                <w:rFonts w:ascii="Arial" w:hAnsi="Arial" w:cs="Arial"/>
                <w:b/>
                <w:bCs/>
                <w:color w:val="000000" w:themeColor="text1"/>
                <w:sz w:val="16"/>
                <w:szCs w:val="24"/>
                <w:lang w:val="es-ES_tradnl"/>
              </w:rPr>
            </w:rPrChange>
          </w:rPr>
          <w:fldChar w:fldCharType="begin"/>
        </w:r>
        <w:r w:rsidRPr="002956A8">
          <w:rPr>
            <w:rFonts w:ascii="Arial" w:hAnsi="Arial" w:cs="Arial"/>
            <w:color w:val="000000" w:themeColor="text1"/>
            <w:szCs w:val="24"/>
            <w:u w:val="single"/>
            <w:lang w:val="es-ES_tradnl"/>
            <w:rPrChange w:id="1016" w:author="Sergio" w:date="2014-04-02T21:01:00Z">
              <w:rPr>
                <w:rFonts w:ascii="Arial" w:hAnsi="Arial" w:cs="Arial"/>
                <w:b/>
                <w:bCs/>
                <w:color w:val="000000" w:themeColor="text1"/>
                <w:sz w:val="16"/>
                <w:szCs w:val="24"/>
                <w:lang w:val="es-ES_tradnl"/>
              </w:rPr>
            </w:rPrChange>
          </w:rPr>
          <w:instrText xml:space="preserve"> REF _Ref384136819 \r \h </w:instrText>
        </w:r>
      </w:ins>
      <w:r w:rsidR="006D06F2">
        <w:rPr>
          <w:rFonts w:ascii="Arial" w:hAnsi="Arial" w:cs="Arial"/>
          <w:color w:val="000000" w:themeColor="text1"/>
          <w:szCs w:val="24"/>
          <w:u w:val="single"/>
          <w:lang w:val="es-ES_tradnl"/>
        </w:rPr>
        <w:instrText xml:space="preserve"> \* MERGEFORMAT </w:instrText>
      </w:r>
      <w:r w:rsidRPr="002956A8">
        <w:rPr>
          <w:rFonts w:ascii="Arial" w:hAnsi="Arial" w:cs="Arial"/>
          <w:color w:val="000000" w:themeColor="text1"/>
          <w:szCs w:val="24"/>
          <w:u w:val="single"/>
          <w:lang w:val="es-ES_tradnl"/>
          <w:rPrChange w:id="1017" w:author="Sergio" w:date="2014-04-02T21:01:00Z">
            <w:rPr>
              <w:rFonts w:ascii="Arial" w:hAnsi="Arial" w:cs="Arial"/>
              <w:color w:val="000000" w:themeColor="text1"/>
              <w:szCs w:val="24"/>
              <w:u w:val="single"/>
              <w:lang w:val="es-ES_tradnl"/>
            </w:rPr>
          </w:rPrChange>
        </w:rPr>
      </w:r>
      <w:r w:rsidRPr="002956A8">
        <w:rPr>
          <w:rFonts w:ascii="Arial" w:hAnsi="Arial" w:cs="Arial"/>
          <w:color w:val="000000" w:themeColor="text1"/>
          <w:szCs w:val="24"/>
          <w:u w:val="single"/>
          <w:lang w:val="es-ES_tradnl"/>
          <w:rPrChange w:id="1018" w:author="Sergio" w:date="2014-04-02T21:01:00Z">
            <w:rPr>
              <w:rFonts w:ascii="Arial" w:hAnsi="Arial" w:cs="Arial"/>
              <w:b/>
              <w:bCs/>
              <w:color w:val="000000" w:themeColor="text1"/>
              <w:sz w:val="16"/>
              <w:szCs w:val="24"/>
              <w:lang w:val="es-ES_tradnl"/>
            </w:rPr>
          </w:rPrChange>
        </w:rPr>
        <w:fldChar w:fldCharType="separate"/>
      </w:r>
      <w:ins w:id="1019" w:author="Sergio" w:date="2014-04-02T21:00:00Z">
        <w:r w:rsidRPr="002956A8">
          <w:rPr>
            <w:rFonts w:ascii="Arial" w:hAnsi="Arial" w:cs="Arial"/>
            <w:color w:val="000000" w:themeColor="text1"/>
            <w:szCs w:val="24"/>
            <w:u w:val="single"/>
            <w:lang w:val="es-ES_tradnl"/>
            <w:rPrChange w:id="1020" w:author="Sergio" w:date="2014-04-02T21:01:00Z">
              <w:rPr>
                <w:rFonts w:ascii="Arial" w:hAnsi="Arial" w:cs="Arial"/>
                <w:b/>
                <w:bCs/>
                <w:color w:val="000000" w:themeColor="text1"/>
                <w:sz w:val="16"/>
                <w:szCs w:val="24"/>
                <w:lang w:val="es-ES_tradnl"/>
              </w:rPr>
            </w:rPrChange>
          </w:rPr>
          <w:t>12.5</w:t>
        </w:r>
        <w:r w:rsidRPr="002956A8">
          <w:rPr>
            <w:rFonts w:ascii="Arial" w:hAnsi="Arial" w:cs="Arial"/>
            <w:color w:val="000000" w:themeColor="text1"/>
            <w:szCs w:val="24"/>
            <w:u w:val="single"/>
            <w:lang w:val="es-ES_tradnl"/>
            <w:rPrChange w:id="1021" w:author="Sergio" w:date="2014-04-02T21:01:00Z">
              <w:rPr>
                <w:rFonts w:ascii="Arial" w:hAnsi="Arial" w:cs="Arial"/>
                <w:b/>
                <w:bCs/>
                <w:color w:val="000000" w:themeColor="text1"/>
                <w:sz w:val="16"/>
                <w:szCs w:val="24"/>
                <w:lang w:val="es-ES_tradnl"/>
              </w:rPr>
            </w:rPrChange>
          </w:rPr>
          <w:fldChar w:fldCharType="end"/>
        </w:r>
      </w:ins>
      <w:ins w:id="1022" w:author="Sergio" w:date="2014-04-02T21:01:00Z">
        <w:r w:rsidRPr="002956A8">
          <w:rPr>
            <w:rFonts w:ascii="Arial" w:hAnsi="Arial" w:cs="Arial"/>
            <w:color w:val="000000" w:themeColor="text1"/>
            <w:szCs w:val="24"/>
            <w:lang w:val="es-ES_tradnl"/>
            <w:rPrChange w:id="1023" w:author="Sergio" w:date="2014-04-02T21:01:00Z">
              <w:rPr>
                <w:rFonts w:ascii="Arial" w:hAnsi="Arial" w:cs="Arial"/>
                <w:b/>
                <w:bCs/>
                <w:color w:val="000000" w:themeColor="text1"/>
                <w:sz w:val="16"/>
                <w:szCs w:val="24"/>
                <w:u w:val="single"/>
                <w:lang w:val="es-ES_tradnl"/>
              </w:rPr>
            </w:rPrChange>
          </w:rPr>
          <w:t>, tanto para integrantes del grupo como para el cliente</w:t>
        </w:r>
        <w:r w:rsidR="006D06F2">
          <w:rPr>
            <w:rFonts w:ascii="Arial" w:hAnsi="Arial" w:cs="Arial"/>
            <w:color w:val="000000" w:themeColor="text1"/>
            <w:szCs w:val="24"/>
            <w:lang w:val="es-ES_tradnl"/>
          </w:rPr>
          <w:t>.</w:t>
        </w:r>
        <w:r w:rsidRPr="002956A8">
          <w:rPr>
            <w:rFonts w:ascii="Arial" w:hAnsi="Arial" w:cs="Arial"/>
            <w:color w:val="000000" w:themeColor="text1"/>
            <w:szCs w:val="24"/>
            <w:lang w:val="es-ES_tradnl"/>
            <w:rPrChange w:id="1024" w:author="Sergio" w:date="2014-04-02T21:01:00Z">
              <w:rPr>
                <w:rFonts w:ascii="Arial" w:hAnsi="Arial" w:cs="Arial"/>
                <w:b/>
                <w:bCs/>
                <w:color w:val="000000" w:themeColor="text1"/>
                <w:sz w:val="16"/>
                <w:szCs w:val="24"/>
                <w:u w:val="single"/>
                <w:lang w:val="es-ES_tradnl"/>
              </w:rPr>
            </w:rPrChange>
          </w:rPr>
          <w:t xml:space="preserve"> </w:t>
        </w:r>
      </w:ins>
    </w:p>
    <w:p w:rsidR="00380229" w:rsidRPr="003B0086" w:rsidRDefault="002956A8">
      <w:pPr>
        <w:pStyle w:val="Prrafodelista"/>
        <w:numPr>
          <w:ilvl w:val="0"/>
          <w:numId w:val="23"/>
        </w:numPr>
        <w:rPr>
          <w:rFonts w:ascii="Arial" w:hAnsi="Arial" w:cs="Arial"/>
          <w:color w:val="000000" w:themeColor="text1"/>
          <w:szCs w:val="24"/>
          <w:lang w:val="es-ES_tradnl"/>
        </w:rPr>
      </w:pPr>
      <w:r w:rsidRPr="002956A8">
        <w:rPr>
          <w:rFonts w:ascii="Arial" w:hAnsi="Arial" w:cs="Arial"/>
          <w:color w:val="000000" w:themeColor="text1"/>
          <w:szCs w:val="24"/>
          <w:lang w:val="es-ES_tradnl"/>
          <w:rPrChange w:id="1025" w:author="Sergio" w:date="2014-04-02T19:43:00Z">
            <w:rPr>
              <w:rFonts w:ascii="Arial" w:hAnsi="Arial" w:cs="Arial"/>
              <w:b/>
              <w:bCs/>
              <w:color w:val="000000" w:themeColor="text1"/>
              <w:sz w:val="16"/>
              <w:szCs w:val="24"/>
              <w:lang w:val="es-ES_tradnl"/>
            </w:rPr>
          </w:rPrChange>
        </w:rPr>
        <w:t>Lograr éxito en nuestra calificación, una nota definitiva superior a 4,</w:t>
      </w:r>
      <w:del w:id="1026" w:author="Sergio" w:date="2014-04-02T19:48:00Z">
        <w:r w:rsidRPr="002956A8">
          <w:rPr>
            <w:rFonts w:ascii="Arial" w:hAnsi="Arial" w:cs="Arial"/>
            <w:color w:val="000000" w:themeColor="text1"/>
            <w:szCs w:val="24"/>
            <w:lang w:val="es-ES_tradnl"/>
            <w:rPrChange w:id="1027" w:author="Sergio" w:date="2014-04-02T19:43:00Z">
              <w:rPr>
                <w:rFonts w:ascii="Arial" w:hAnsi="Arial" w:cs="Arial"/>
                <w:b/>
                <w:bCs/>
                <w:color w:val="000000" w:themeColor="text1"/>
                <w:sz w:val="16"/>
                <w:szCs w:val="24"/>
                <w:lang w:val="es-ES_tradnl"/>
              </w:rPr>
            </w:rPrChange>
          </w:rPr>
          <w:delText>5</w:delText>
        </w:r>
      </w:del>
      <w:ins w:id="1028" w:author="Sergio" w:date="2014-04-02T19:48:00Z">
        <w:r w:rsidR="003B0086">
          <w:rPr>
            <w:rFonts w:ascii="Arial" w:hAnsi="Arial" w:cs="Arial"/>
            <w:color w:val="000000" w:themeColor="text1"/>
            <w:szCs w:val="24"/>
            <w:lang w:val="es-ES_tradnl"/>
          </w:rPr>
          <w:t>0</w:t>
        </w:r>
      </w:ins>
      <w:r w:rsidRPr="002956A8">
        <w:rPr>
          <w:rFonts w:ascii="Arial" w:hAnsi="Arial" w:cs="Arial"/>
          <w:color w:val="000000" w:themeColor="text1"/>
          <w:szCs w:val="24"/>
          <w:lang w:val="es-ES_tradnl"/>
          <w:rPrChange w:id="1029" w:author="Sergio" w:date="2014-04-02T19:43:00Z">
            <w:rPr>
              <w:rFonts w:ascii="Arial" w:hAnsi="Arial" w:cs="Arial"/>
              <w:b/>
              <w:bCs/>
              <w:color w:val="000000" w:themeColor="text1"/>
              <w:sz w:val="16"/>
              <w:szCs w:val="24"/>
              <w:lang w:val="es-ES_tradnl"/>
            </w:rPr>
          </w:rPrChange>
        </w:rPr>
        <w:t>.</w:t>
      </w:r>
    </w:p>
    <w:p w:rsidR="00380229" w:rsidRDefault="00380229">
      <w:pPr>
        <w:rPr>
          <w:rFonts w:ascii="Arial" w:hAnsi="Arial" w:cs="Arial"/>
          <w:color w:val="000000" w:themeColor="text1"/>
          <w:szCs w:val="24"/>
          <w:lang w:val="es-ES_tradnl"/>
        </w:rPr>
      </w:pPr>
    </w:p>
    <w:p w:rsidR="00380229" w:rsidRDefault="005B51FA">
      <w:pPr>
        <w:pStyle w:val="Ttulo2"/>
        <w:spacing w:after="240"/>
        <w:rPr>
          <w:rFonts w:ascii="Arial" w:hAnsi="Arial" w:cs="Arial"/>
          <w:lang w:val="es-ES_tradnl"/>
        </w:rPr>
      </w:pPr>
      <w:bookmarkStart w:id="1030" w:name="_Toc384230505"/>
      <w:r w:rsidRPr="0007042C">
        <w:rPr>
          <w:rFonts w:ascii="Arial" w:hAnsi="Arial" w:cs="Arial"/>
          <w:sz w:val="28"/>
          <w:szCs w:val="28"/>
          <w:lang w:val="es-ES_tradnl"/>
        </w:rPr>
        <w:t>Supuestos y Restricciones</w:t>
      </w:r>
      <w:sdt>
        <w:sdtPr>
          <w:rPr>
            <w:rFonts w:ascii="Arial" w:hAnsi="Arial" w:cs="Arial"/>
            <w:b w:val="0"/>
            <w:bCs w:val="0"/>
            <w:sz w:val="28"/>
            <w:szCs w:val="28"/>
            <w:lang w:val="es-ES_tradnl"/>
          </w:rPr>
          <w:id w:val="214244255"/>
          <w:citation/>
        </w:sdtPr>
        <w:sdtContent>
          <w:r w:rsidR="002956A8">
            <w:rPr>
              <w:rFonts w:ascii="Arial" w:hAnsi="Arial" w:cs="Arial"/>
              <w:b w:val="0"/>
              <w:bCs w:val="0"/>
              <w:sz w:val="28"/>
              <w:szCs w:val="28"/>
              <w:lang w:val="es-ES_tradnl"/>
            </w:rPr>
            <w:fldChar w:fldCharType="begin"/>
          </w:r>
          <w:r w:rsidR="00985503">
            <w:rPr>
              <w:rFonts w:ascii="Arial" w:hAnsi="Arial" w:cs="Arial"/>
              <w:sz w:val="28"/>
              <w:szCs w:val="28"/>
              <w:lang w:val="es-CO"/>
            </w:rPr>
            <w:instrText xml:space="preserve"> CITATION Mig14 \l 9226 </w:instrText>
          </w:r>
          <w:r w:rsidR="002956A8">
            <w:rPr>
              <w:rFonts w:ascii="Arial" w:hAnsi="Arial" w:cs="Arial"/>
              <w:b w:val="0"/>
              <w:bCs w:val="0"/>
              <w:sz w:val="28"/>
              <w:szCs w:val="28"/>
              <w:lang w:val="es-ES_tradnl"/>
            </w:rPr>
            <w:fldChar w:fldCharType="separate"/>
          </w:r>
          <w:r w:rsidR="000F5A96">
            <w:rPr>
              <w:rFonts w:ascii="Arial" w:hAnsi="Arial" w:cs="Arial"/>
              <w:noProof/>
              <w:sz w:val="28"/>
              <w:szCs w:val="28"/>
              <w:lang w:val="es-CO"/>
            </w:rPr>
            <w:t xml:space="preserve"> </w:t>
          </w:r>
          <w:r w:rsidR="000F5A96" w:rsidRPr="000F5A96">
            <w:rPr>
              <w:rFonts w:ascii="Arial" w:hAnsi="Arial" w:cs="Arial"/>
              <w:noProof/>
              <w:sz w:val="28"/>
              <w:szCs w:val="28"/>
              <w:lang w:val="es-CO"/>
            </w:rPr>
            <w:t>[2]</w:t>
          </w:r>
          <w:r w:rsidR="002956A8">
            <w:rPr>
              <w:rFonts w:ascii="Arial" w:hAnsi="Arial" w:cs="Arial"/>
              <w:b w:val="0"/>
              <w:bCs w:val="0"/>
              <w:sz w:val="28"/>
              <w:szCs w:val="28"/>
              <w:lang w:val="es-ES_tradnl"/>
            </w:rPr>
            <w:fldChar w:fldCharType="end"/>
          </w:r>
        </w:sdtContent>
      </w:sdt>
      <w:bookmarkEnd w:id="1030"/>
    </w:p>
    <w:p w:rsidR="00380229" w:rsidRDefault="00A27B85">
      <w:pPr>
        <w:rPr>
          <w:rFonts w:ascii="Arial" w:hAnsi="Arial" w:cs="Arial"/>
          <w:b/>
          <w:szCs w:val="24"/>
        </w:rPr>
      </w:pPr>
      <w:r w:rsidRPr="0007042C">
        <w:rPr>
          <w:rFonts w:ascii="Arial" w:hAnsi="Arial" w:cs="Arial"/>
          <w:b/>
          <w:szCs w:val="24"/>
        </w:rPr>
        <w:t>Supuestos</w:t>
      </w:r>
      <w:r w:rsidR="00ED230B">
        <w:rPr>
          <w:rFonts w:ascii="Arial" w:hAnsi="Arial" w:cs="Arial"/>
          <w:b/>
          <w:szCs w:val="24"/>
        </w:rPr>
        <w:t>:</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El cliente/profesor  (Ingeniero Miguel Torres) es el único que podrá modificar las fechas de entregas.</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Los prototipos que se presenten al cliente deberán tener la capacidad de ejecutarse en las salas de computadores de la Pontificia Universidad Javeriana.</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Una vez definidos y aprobados por el cliente los requisitos del sistema, no se verán sujetos a cambios por ninguna de las partes (cliente, Grupo SoftLute).</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No se subcontratara personal que tenga que ver con el proceso de desarrollo de software, programadores, diseñadores, arquitectos; pero para áreas de diseño gráfico podrán ser empleados.</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Cada entrega del proyecto deberá estar acompañada de la documentación exigida por el cliente para cada entrega; y deberá ser entrega en un medio digital confiable, muy seguro, ya que si este se daña se evaluara como 0.0.</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El producto final deberá estar cumplir con al menos un 70% de los requerimientos.</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Los roles de trabajo deberán estar bien definidos</w:t>
      </w:r>
    </w:p>
    <w:p w:rsidR="00380229" w:rsidRDefault="002F61D2">
      <w:pPr>
        <w:pStyle w:val="Textbody"/>
        <w:numPr>
          <w:ilvl w:val="0"/>
          <w:numId w:val="8"/>
        </w:numPr>
        <w:spacing w:after="0"/>
        <w:rPr>
          <w:rFonts w:ascii="Arial" w:hAnsi="Arial" w:cs="Arial"/>
          <w:szCs w:val="24"/>
        </w:rPr>
      </w:pPr>
      <w:r w:rsidRPr="00992F33">
        <w:rPr>
          <w:rFonts w:ascii="Arial" w:hAnsi="Arial" w:cs="Arial"/>
          <w:szCs w:val="24"/>
        </w:rPr>
        <w:t xml:space="preserve">Se deberán utilizar </w:t>
      </w:r>
      <w:commentRangeStart w:id="1031"/>
      <w:r w:rsidRPr="00992F33">
        <w:rPr>
          <w:rFonts w:ascii="Arial" w:hAnsi="Arial" w:cs="Arial"/>
          <w:szCs w:val="24"/>
        </w:rPr>
        <w:t>rubricas y estándares</w:t>
      </w:r>
      <w:commentRangeEnd w:id="1031"/>
      <w:r w:rsidR="00286E72">
        <w:rPr>
          <w:rStyle w:val="Refdecomentario"/>
        </w:rPr>
        <w:commentReference w:id="1031"/>
      </w:r>
      <w:ins w:id="1032" w:author="Sergio" w:date="2014-04-02T21:02:00Z">
        <w:r w:rsidR="00B87001">
          <w:rPr>
            <w:rFonts w:ascii="Arial" w:hAnsi="Arial" w:cs="Arial"/>
            <w:szCs w:val="24"/>
          </w:rPr>
          <w:t xml:space="preserve"> entregados por el cliente.</w:t>
        </w:r>
      </w:ins>
      <w:ins w:id="1033" w:author="Sergio" w:date="2014-04-02T21:05:00Z">
        <w:r w:rsidR="00AB3E54">
          <w:rPr>
            <w:rFonts w:ascii="Arial" w:hAnsi="Arial" w:cs="Arial"/>
            <w:szCs w:val="24"/>
          </w:rPr>
          <w:t>(SPMP, SRS, SDD</w:t>
        </w:r>
      </w:ins>
      <w:ins w:id="1034" w:author="Sergio" w:date="2014-04-02T21:07:00Z">
        <w:r w:rsidR="002956A8" w:rsidRPr="002956A8">
          <w:rPr>
            <w:rFonts w:ascii="Arial" w:hAnsi="Arial" w:cs="Arial"/>
            <w:szCs w:val="24"/>
            <w:rPrChange w:id="1035" w:author="Sergio" w:date="2014-04-02T21:07:00Z">
              <w:rPr>
                <w:rFonts w:ascii="Arial" w:hAnsi="Arial" w:cs="Arial"/>
                <w:b/>
                <w:bCs/>
                <w:sz w:val="16"/>
                <w:szCs w:val="24"/>
              </w:rPr>
            </w:rPrChange>
          </w:rPr>
          <w:t xml:space="preserve">, </w:t>
        </w:r>
        <w:r w:rsidR="002956A8" w:rsidRPr="002956A8">
          <w:rPr>
            <w:rFonts w:ascii="Arial" w:hAnsi="Arial" w:cs="Arial"/>
            <w:noProof/>
            <w:rPrChange w:id="1036" w:author="Sergio" w:date="2014-04-02T21:07:00Z">
              <w:rPr>
                <w:rFonts w:ascii="Cambria" w:hAnsi="Cambria"/>
                <w:b/>
                <w:bCs/>
                <w:noProof/>
                <w:sz w:val="16"/>
                <w:szCs w:val="16"/>
              </w:rPr>
            </w:rPrChange>
          </w:rPr>
          <w:t>IEEE 16326, IEEE 29148)</w:t>
        </w:r>
      </w:ins>
      <w:del w:id="1037" w:author="Sergio" w:date="2014-04-02T21:07:00Z">
        <w:r w:rsidRPr="00992F33" w:rsidDel="00AB3E54">
          <w:rPr>
            <w:rFonts w:ascii="Arial" w:hAnsi="Arial" w:cs="Arial"/>
            <w:szCs w:val="24"/>
          </w:rPr>
          <w:delText xml:space="preserve"> </w:delText>
        </w:r>
      </w:del>
    </w:p>
    <w:p w:rsidR="00380229" w:rsidRDefault="00380229">
      <w:pPr>
        <w:pStyle w:val="Textbody"/>
        <w:spacing w:after="0"/>
        <w:ind w:left="360"/>
        <w:rPr>
          <w:rFonts w:ascii="Arial" w:hAnsi="Arial" w:cs="Arial"/>
          <w:szCs w:val="24"/>
        </w:rPr>
      </w:pPr>
    </w:p>
    <w:p w:rsidR="00380229" w:rsidRDefault="00380229">
      <w:pPr>
        <w:pStyle w:val="Textbody"/>
        <w:ind w:left="360"/>
        <w:rPr>
          <w:rFonts w:ascii="Arial" w:hAnsi="Arial" w:cs="Arial"/>
          <w:szCs w:val="24"/>
        </w:rPr>
      </w:pPr>
    </w:p>
    <w:p w:rsidR="00380229" w:rsidRDefault="00380229">
      <w:pPr>
        <w:pStyle w:val="Textbody"/>
        <w:ind w:left="360"/>
        <w:rPr>
          <w:rFonts w:ascii="Arial" w:hAnsi="Arial" w:cs="Arial"/>
          <w:szCs w:val="24"/>
        </w:rPr>
      </w:pPr>
    </w:p>
    <w:p w:rsidR="00380229" w:rsidDel="00E60B0A" w:rsidRDefault="00380229">
      <w:pPr>
        <w:pStyle w:val="Textbody"/>
        <w:ind w:left="360"/>
        <w:rPr>
          <w:del w:id="1038" w:author="Sergio" w:date="2014-04-02T21:08:00Z"/>
          <w:rFonts w:ascii="Arial" w:hAnsi="Arial" w:cs="Arial"/>
          <w:szCs w:val="24"/>
        </w:rPr>
      </w:pPr>
    </w:p>
    <w:p w:rsidR="00380229" w:rsidRDefault="00A175DA">
      <w:pPr>
        <w:keepNext w:val="0"/>
        <w:suppressAutoHyphens w:val="0"/>
        <w:jc w:val="left"/>
        <w:rPr>
          <w:rFonts w:ascii="Arial" w:hAnsi="Arial" w:cs="Arial"/>
          <w:szCs w:val="24"/>
        </w:rPr>
      </w:pPr>
      <w:del w:id="1039" w:author="Sergio" w:date="2014-04-02T21:02:00Z">
        <w:r w:rsidRPr="0007042C" w:rsidDel="00B87001">
          <w:rPr>
            <w:rFonts w:ascii="Arial" w:hAnsi="Arial" w:cs="Arial"/>
            <w:szCs w:val="24"/>
          </w:rPr>
          <w:br w:type="page"/>
        </w:r>
      </w:del>
    </w:p>
    <w:p w:rsidR="00380229" w:rsidRDefault="00A27B85">
      <w:pPr>
        <w:rPr>
          <w:rFonts w:ascii="Arial" w:hAnsi="Arial" w:cs="Arial"/>
          <w:b/>
          <w:szCs w:val="24"/>
        </w:rPr>
      </w:pPr>
      <w:r w:rsidRPr="0007042C">
        <w:rPr>
          <w:rFonts w:ascii="Arial" w:hAnsi="Arial" w:cs="Arial"/>
          <w:b/>
          <w:szCs w:val="24"/>
        </w:rPr>
        <w:t>Restricciones</w:t>
      </w:r>
      <w:r w:rsidR="00ED230B">
        <w:rPr>
          <w:rFonts w:ascii="Arial" w:hAnsi="Arial" w:cs="Arial"/>
          <w:b/>
          <w:szCs w:val="24"/>
        </w:rPr>
        <w:t>:</w:t>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Desarrollo del proyecto en el tiempo que dura el curso</w:t>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No uso de más del 20% de código ajeno a la propiedad intelectual del grupo de trabajo</w:t>
      </w:r>
    </w:p>
    <w:p w:rsidR="00380229" w:rsidRDefault="00C57491">
      <w:pPr>
        <w:pStyle w:val="Prrafodelista"/>
        <w:keepNext w:val="0"/>
        <w:numPr>
          <w:ilvl w:val="0"/>
          <w:numId w:val="8"/>
        </w:numPr>
        <w:suppressAutoHyphens w:val="0"/>
        <w:jc w:val="left"/>
        <w:rPr>
          <w:rFonts w:ascii="Arial" w:hAnsi="Arial" w:cs="Arial"/>
          <w:szCs w:val="24"/>
        </w:rPr>
      </w:pPr>
      <w:commentRangeStart w:id="1040"/>
      <w:r w:rsidRPr="00992F33">
        <w:rPr>
          <w:rFonts w:ascii="Arial" w:hAnsi="Arial" w:cs="Arial"/>
          <w:szCs w:val="24"/>
        </w:rPr>
        <w:t>Grupos de trabajo de máximo 7 personas</w:t>
      </w:r>
      <w:commentRangeEnd w:id="1040"/>
      <w:r w:rsidR="00FF4905">
        <w:rPr>
          <w:rStyle w:val="Refdecomentario"/>
        </w:rPr>
        <w:commentReference w:id="1040"/>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Proyecto seleccionado</w:t>
      </w:r>
      <w:commentRangeStart w:id="1041"/>
      <w:r w:rsidRPr="00992F33">
        <w:rPr>
          <w:rFonts w:ascii="Arial" w:hAnsi="Arial" w:cs="Arial"/>
          <w:szCs w:val="24"/>
        </w:rPr>
        <w:t xml:space="preserve"> bajo supervisión</w:t>
      </w:r>
      <w:commentRangeEnd w:id="1041"/>
      <w:r w:rsidR="00286E72">
        <w:rPr>
          <w:rStyle w:val="Refdecomentario"/>
        </w:rPr>
        <w:commentReference w:id="1041"/>
      </w:r>
      <w:ins w:id="1042" w:author="Sergio" w:date="2014-04-02T21:08:00Z">
        <w:r w:rsidR="00E60B0A">
          <w:rPr>
            <w:rFonts w:ascii="Arial" w:hAnsi="Arial" w:cs="Arial"/>
            <w:szCs w:val="24"/>
          </w:rPr>
          <w:t xml:space="preserve"> del cliente.</w:t>
        </w:r>
      </w:ins>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Uso de persistencia</w:t>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Uso de cliente/servidor</w:t>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Manejo de interfaz gráfica fuerte</w:t>
      </w:r>
    </w:p>
    <w:p w:rsidR="00380229" w:rsidRDefault="00C57491">
      <w:pPr>
        <w:pStyle w:val="Prrafodelista"/>
        <w:keepNext w:val="0"/>
        <w:numPr>
          <w:ilvl w:val="0"/>
          <w:numId w:val="8"/>
        </w:numPr>
        <w:suppressAutoHyphens w:val="0"/>
        <w:jc w:val="left"/>
        <w:rPr>
          <w:rFonts w:ascii="Arial" w:hAnsi="Arial" w:cs="Arial"/>
          <w:szCs w:val="24"/>
        </w:rPr>
      </w:pPr>
      <w:commentRangeStart w:id="1043"/>
      <w:r w:rsidRPr="00992F33">
        <w:rPr>
          <w:rFonts w:ascii="Arial" w:hAnsi="Arial" w:cs="Arial"/>
          <w:szCs w:val="24"/>
        </w:rPr>
        <w:t xml:space="preserve">Tiempo límite </w:t>
      </w:r>
      <w:del w:id="1044" w:author="Sergio" w:date="2014-04-02T21:08:00Z">
        <w:r w:rsidRPr="00992F33" w:rsidDel="00E60B0A">
          <w:rPr>
            <w:rFonts w:ascii="Arial" w:hAnsi="Arial" w:cs="Arial"/>
            <w:szCs w:val="24"/>
          </w:rPr>
          <w:delText>de entrega</w:delText>
        </w:r>
        <w:commentRangeEnd w:id="1043"/>
        <w:r w:rsidR="00FF4905" w:rsidDel="00E60B0A">
          <w:rPr>
            <w:rStyle w:val="Refdecomentario"/>
          </w:rPr>
          <w:commentReference w:id="1043"/>
        </w:r>
      </w:del>
      <w:ins w:id="1045" w:author="Sergio" w:date="2014-04-02T21:08:00Z">
        <w:r w:rsidR="00E60B0A">
          <w:rPr>
            <w:rFonts w:ascii="Arial" w:hAnsi="Arial" w:cs="Arial"/>
            <w:szCs w:val="24"/>
          </w:rPr>
          <w:t xml:space="preserve">para cada entrega (ver </w:t>
        </w:r>
        <w:r w:rsidR="002956A8" w:rsidRPr="002956A8">
          <w:rPr>
            <w:rFonts w:ascii="Arial" w:hAnsi="Arial" w:cs="Arial"/>
            <w:szCs w:val="24"/>
            <w:u w:val="single"/>
            <w:rPrChange w:id="1046" w:author="Sergio" w:date="2014-04-02T21:08:00Z">
              <w:rPr>
                <w:rFonts w:ascii="Arial" w:hAnsi="Arial" w:cs="Arial"/>
                <w:b/>
                <w:bCs/>
                <w:sz w:val="16"/>
                <w:szCs w:val="24"/>
              </w:rPr>
            </w:rPrChange>
          </w:rPr>
          <w:fldChar w:fldCharType="begin"/>
        </w:r>
        <w:r w:rsidR="002956A8" w:rsidRPr="002956A8">
          <w:rPr>
            <w:rFonts w:ascii="Arial" w:hAnsi="Arial" w:cs="Arial"/>
            <w:szCs w:val="24"/>
            <w:u w:val="single"/>
            <w:rPrChange w:id="1047" w:author="Sergio" w:date="2014-04-02T21:08:00Z">
              <w:rPr>
                <w:rFonts w:ascii="Arial" w:hAnsi="Arial" w:cs="Arial"/>
                <w:b/>
                <w:bCs/>
                <w:sz w:val="16"/>
                <w:szCs w:val="24"/>
              </w:rPr>
            </w:rPrChange>
          </w:rPr>
          <w:instrText xml:space="preserve"> REF _Ref384135980 \r \h </w:instrText>
        </w:r>
      </w:ins>
      <w:r w:rsidR="00E60B0A">
        <w:rPr>
          <w:rFonts w:ascii="Arial" w:hAnsi="Arial" w:cs="Arial"/>
          <w:szCs w:val="24"/>
          <w:u w:val="single"/>
        </w:rPr>
        <w:instrText xml:space="preserve"> \* MERGEFORMAT </w:instrText>
      </w:r>
      <w:r w:rsidR="002956A8" w:rsidRPr="002956A8">
        <w:rPr>
          <w:rFonts w:ascii="Arial" w:hAnsi="Arial" w:cs="Arial"/>
          <w:szCs w:val="24"/>
          <w:u w:val="single"/>
          <w:rPrChange w:id="1048" w:author="Sergio" w:date="2014-04-02T21:08:00Z">
            <w:rPr>
              <w:rFonts w:ascii="Arial" w:hAnsi="Arial" w:cs="Arial"/>
              <w:szCs w:val="24"/>
              <w:u w:val="single"/>
            </w:rPr>
          </w:rPrChange>
        </w:rPr>
      </w:r>
      <w:r w:rsidR="002956A8" w:rsidRPr="002956A8">
        <w:rPr>
          <w:rFonts w:ascii="Arial" w:hAnsi="Arial" w:cs="Arial"/>
          <w:szCs w:val="24"/>
          <w:u w:val="single"/>
          <w:rPrChange w:id="1049" w:author="Sergio" w:date="2014-04-02T21:08:00Z">
            <w:rPr>
              <w:rFonts w:ascii="Arial" w:hAnsi="Arial" w:cs="Arial"/>
              <w:b/>
              <w:bCs/>
              <w:sz w:val="16"/>
              <w:szCs w:val="24"/>
            </w:rPr>
          </w:rPrChange>
        </w:rPr>
        <w:fldChar w:fldCharType="separate"/>
      </w:r>
      <w:ins w:id="1050" w:author="Sergio" w:date="2014-04-02T21:08:00Z">
        <w:r w:rsidR="002956A8" w:rsidRPr="002956A8">
          <w:rPr>
            <w:rFonts w:ascii="Arial" w:hAnsi="Arial" w:cs="Arial"/>
            <w:szCs w:val="24"/>
            <w:u w:val="single"/>
            <w:rPrChange w:id="1051" w:author="Sergio" w:date="2014-04-02T21:08:00Z">
              <w:rPr>
                <w:rFonts w:ascii="Arial" w:hAnsi="Arial" w:cs="Arial"/>
                <w:b/>
                <w:bCs/>
                <w:sz w:val="16"/>
                <w:szCs w:val="24"/>
              </w:rPr>
            </w:rPrChange>
          </w:rPr>
          <w:t>9.3.2</w:t>
        </w:r>
        <w:r w:rsidR="002956A8" w:rsidRPr="002956A8">
          <w:rPr>
            <w:rFonts w:ascii="Arial" w:hAnsi="Arial" w:cs="Arial"/>
            <w:szCs w:val="24"/>
            <w:u w:val="single"/>
            <w:rPrChange w:id="1052" w:author="Sergio" w:date="2014-04-02T21:08:00Z">
              <w:rPr>
                <w:rFonts w:ascii="Arial" w:hAnsi="Arial" w:cs="Arial"/>
                <w:b/>
                <w:bCs/>
                <w:sz w:val="16"/>
                <w:szCs w:val="24"/>
              </w:rPr>
            </w:rPrChange>
          </w:rPr>
          <w:fldChar w:fldCharType="end"/>
        </w:r>
        <w:r w:rsidR="00E60B0A">
          <w:rPr>
            <w:rFonts w:ascii="Arial" w:hAnsi="Arial" w:cs="Arial"/>
            <w:szCs w:val="24"/>
            <w:u w:val="single"/>
          </w:rPr>
          <w:t>)</w:t>
        </w:r>
      </w:ins>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El proyecto está sujeto a la aceptación del cliente</w:t>
      </w:r>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Entregas en medio digital</w:t>
      </w:r>
      <w:ins w:id="1053" w:author="Sergio" w:date="2014-04-02T21:09:00Z">
        <w:r w:rsidR="00677A1C">
          <w:rPr>
            <w:rFonts w:ascii="Arial" w:hAnsi="Arial" w:cs="Arial"/>
            <w:szCs w:val="24"/>
          </w:rPr>
          <w:t>.</w:t>
        </w:r>
      </w:ins>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Uso de fuente bibliográficas aprobadas</w:t>
      </w:r>
      <w:ins w:id="1054" w:author="Sergio" w:date="2014-04-02T21:09:00Z">
        <w:r w:rsidR="00677A1C">
          <w:rPr>
            <w:rFonts w:ascii="Arial" w:hAnsi="Arial" w:cs="Arial"/>
            <w:szCs w:val="24"/>
          </w:rPr>
          <w:t>.</w:t>
        </w:r>
      </w:ins>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Entrega de diseño y documentación, código y documentación, uso de estándares de programación, ejecutable y manuales</w:t>
      </w:r>
      <w:ins w:id="1055" w:author="Sergio" w:date="2014-04-02T21:09:00Z">
        <w:r w:rsidR="00677A1C">
          <w:rPr>
            <w:rFonts w:ascii="Arial" w:hAnsi="Arial" w:cs="Arial"/>
            <w:szCs w:val="24"/>
          </w:rPr>
          <w:t>.</w:t>
        </w:r>
      </w:ins>
    </w:p>
    <w:p w:rsidR="00380229" w:rsidRDefault="00C57491">
      <w:pPr>
        <w:pStyle w:val="Prrafodelista"/>
        <w:keepNext w:val="0"/>
        <w:numPr>
          <w:ilvl w:val="0"/>
          <w:numId w:val="8"/>
        </w:numPr>
        <w:suppressAutoHyphens w:val="0"/>
        <w:jc w:val="left"/>
        <w:rPr>
          <w:rFonts w:ascii="Arial" w:hAnsi="Arial" w:cs="Arial"/>
          <w:szCs w:val="24"/>
        </w:rPr>
      </w:pPr>
      <w:r w:rsidRPr="00992F33">
        <w:rPr>
          <w:rFonts w:ascii="Arial" w:hAnsi="Arial" w:cs="Arial"/>
          <w:szCs w:val="24"/>
        </w:rPr>
        <w:t xml:space="preserve">Uso de </w:t>
      </w:r>
      <w:commentRangeStart w:id="1056"/>
      <w:r w:rsidRPr="00992F33">
        <w:rPr>
          <w:rFonts w:ascii="Arial" w:hAnsi="Arial" w:cs="Arial"/>
          <w:szCs w:val="24"/>
        </w:rPr>
        <w:t>plantillas especificadas</w:t>
      </w:r>
      <w:commentRangeEnd w:id="1056"/>
      <w:r w:rsidR="00FF4905">
        <w:rPr>
          <w:rStyle w:val="Refdecomentario"/>
        </w:rPr>
        <w:commentReference w:id="1056"/>
      </w:r>
      <w:r w:rsidRPr="00992F33">
        <w:rPr>
          <w:rFonts w:ascii="Arial" w:hAnsi="Arial" w:cs="Arial"/>
          <w:szCs w:val="24"/>
        </w:rPr>
        <w:t xml:space="preserve"> para la documentación</w:t>
      </w:r>
      <w:ins w:id="1057" w:author="Sergio" w:date="2014-04-02T21:09:00Z">
        <w:r w:rsidR="001B661F">
          <w:rPr>
            <w:rFonts w:ascii="Arial" w:hAnsi="Arial" w:cs="Arial"/>
            <w:szCs w:val="24"/>
          </w:rPr>
          <w:t xml:space="preserve"> ver secciones(</w:t>
        </w:r>
      </w:ins>
      <w:ins w:id="1058" w:author="Sergio" w:date="2014-04-02T21:10:00Z">
        <w:r w:rsidR="002956A8" w:rsidRPr="002956A8">
          <w:rPr>
            <w:rFonts w:ascii="Arial" w:hAnsi="Arial" w:cs="Arial"/>
            <w:szCs w:val="24"/>
            <w:u w:val="single"/>
            <w:rPrChange w:id="1059" w:author="Sergio" w:date="2014-04-02T21:10:00Z">
              <w:rPr>
                <w:rFonts w:ascii="Arial" w:hAnsi="Arial" w:cs="Arial"/>
                <w:b/>
                <w:bCs/>
                <w:sz w:val="16"/>
                <w:szCs w:val="24"/>
              </w:rPr>
            </w:rPrChange>
          </w:rPr>
          <w:fldChar w:fldCharType="begin"/>
        </w:r>
        <w:r w:rsidR="002956A8" w:rsidRPr="002956A8">
          <w:rPr>
            <w:rFonts w:ascii="Arial" w:hAnsi="Arial" w:cs="Arial"/>
            <w:szCs w:val="24"/>
            <w:u w:val="single"/>
            <w:rPrChange w:id="1060" w:author="Sergio" w:date="2014-04-02T21:10:00Z">
              <w:rPr>
                <w:rFonts w:ascii="Arial" w:hAnsi="Arial" w:cs="Arial"/>
                <w:b/>
                <w:bCs/>
                <w:sz w:val="16"/>
                <w:szCs w:val="24"/>
              </w:rPr>
            </w:rPrChange>
          </w:rPr>
          <w:instrText xml:space="preserve"> REF _Ref384136819 \r \h </w:instrText>
        </w:r>
      </w:ins>
      <w:r w:rsidR="001B661F">
        <w:rPr>
          <w:rFonts w:ascii="Arial" w:hAnsi="Arial" w:cs="Arial"/>
          <w:szCs w:val="24"/>
          <w:u w:val="single"/>
        </w:rPr>
        <w:instrText xml:space="preserve"> \* MERGEFORMAT </w:instrText>
      </w:r>
      <w:r w:rsidR="002956A8" w:rsidRPr="002956A8">
        <w:rPr>
          <w:rFonts w:ascii="Arial" w:hAnsi="Arial" w:cs="Arial"/>
          <w:szCs w:val="24"/>
          <w:u w:val="single"/>
          <w:rPrChange w:id="1061" w:author="Sergio" w:date="2014-04-02T21:10:00Z">
            <w:rPr>
              <w:rFonts w:ascii="Arial" w:hAnsi="Arial" w:cs="Arial"/>
              <w:szCs w:val="24"/>
              <w:u w:val="single"/>
            </w:rPr>
          </w:rPrChange>
        </w:rPr>
      </w:r>
      <w:r w:rsidR="002956A8" w:rsidRPr="002956A8">
        <w:rPr>
          <w:rFonts w:ascii="Arial" w:hAnsi="Arial" w:cs="Arial"/>
          <w:szCs w:val="24"/>
          <w:u w:val="single"/>
          <w:rPrChange w:id="1062" w:author="Sergio" w:date="2014-04-02T21:10:00Z">
            <w:rPr>
              <w:rFonts w:ascii="Arial" w:hAnsi="Arial" w:cs="Arial"/>
              <w:b/>
              <w:bCs/>
              <w:sz w:val="16"/>
              <w:szCs w:val="24"/>
            </w:rPr>
          </w:rPrChange>
        </w:rPr>
        <w:fldChar w:fldCharType="separate"/>
      </w:r>
      <w:ins w:id="1063" w:author="Sergio" w:date="2014-04-02T21:10:00Z">
        <w:r w:rsidR="002956A8" w:rsidRPr="002956A8">
          <w:rPr>
            <w:rFonts w:ascii="Arial" w:hAnsi="Arial" w:cs="Arial"/>
            <w:szCs w:val="24"/>
            <w:u w:val="single"/>
            <w:rPrChange w:id="1064" w:author="Sergio" w:date="2014-04-02T21:10:00Z">
              <w:rPr>
                <w:rFonts w:ascii="Arial" w:hAnsi="Arial" w:cs="Arial"/>
                <w:b/>
                <w:bCs/>
                <w:sz w:val="16"/>
                <w:szCs w:val="24"/>
              </w:rPr>
            </w:rPrChange>
          </w:rPr>
          <w:t>12.5</w:t>
        </w:r>
        <w:r w:rsidR="002956A8" w:rsidRPr="002956A8">
          <w:rPr>
            <w:rFonts w:ascii="Arial" w:hAnsi="Arial" w:cs="Arial"/>
            <w:szCs w:val="24"/>
            <w:u w:val="single"/>
            <w:rPrChange w:id="1065" w:author="Sergio" w:date="2014-04-02T21:10:00Z">
              <w:rPr>
                <w:rFonts w:ascii="Arial" w:hAnsi="Arial" w:cs="Arial"/>
                <w:b/>
                <w:bCs/>
                <w:sz w:val="16"/>
                <w:szCs w:val="24"/>
              </w:rPr>
            </w:rPrChange>
          </w:rPr>
          <w:fldChar w:fldCharType="end"/>
        </w:r>
        <w:r w:rsidR="001B661F">
          <w:rPr>
            <w:rFonts w:ascii="Arial" w:hAnsi="Arial" w:cs="Arial"/>
            <w:szCs w:val="24"/>
          </w:rPr>
          <w:t xml:space="preserve">, </w:t>
        </w:r>
        <w:r w:rsidR="002956A8" w:rsidRPr="002956A8">
          <w:rPr>
            <w:rFonts w:ascii="Arial" w:hAnsi="Arial" w:cs="Arial"/>
            <w:szCs w:val="24"/>
            <w:u w:val="single"/>
            <w:rPrChange w:id="1066" w:author="Sergio" w:date="2014-04-02T21:10:00Z">
              <w:rPr>
                <w:rFonts w:ascii="Arial" w:hAnsi="Arial" w:cs="Arial"/>
                <w:b/>
                <w:bCs/>
                <w:sz w:val="16"/>
                <w:szCs w:val="24"/>
              </w:rPr>
            </w:rPrChange>
          </w:rPr>
          <w:fldChar w:fldCharType="begin"/>
        </w:r>
        <w:r w:rsidR="002956A8" w:rsidRPr="002956A8">
          <w:rPr>
            <w:rFonts w:ascii="Arial" w:hAnsi="Arial" w:cs="Arial"/>
            <w:szCs w:val="24"/>
            <w:u w:val="single"/>
            <w:rPrChange w:id="1067" w:author="Sergio" w:date="2014-04-02T21:10:00Z">
              <w:rPr>
                <w:rFonts w:ascii="Arial" w:hAnsi="Arial" w:cs="Arial"/>
                <w:b/>
                <w:bCs/>
                <w:sz w:val="16"/>
                <w:szCs w:val="24"/>
              </w:rPr>
            </w:rPrChange>
          </w:rPr>
          <w:instrText xml:space="preserve"> REF _Ref382428444 \r \h </w:instrText>
        </w:r>
      </w:ins>
      <w:r w:rsidR="001B661F">
        <w:rPr>
          <w:rFonts w:ascii="Arial" w:hAnsi="Arial" w:cs="Arial"/>
          <w:szCs w:val="24"/>
          <w:u w:val="single"/>
        </w:rPr>
        <w:instrText xml:space="preserve"> \* MERGEFORMAT </w:instrText>
      </w:r>
      <w:r w:rsidR="002956A8" w:rsidRPr="002956A8">
        <w:rPr>
          <w:rFonts w:ascii="Arial" w:hAnsi="Arial" w:cs="Arial"/>
          <w:szCs w:val="24"/>
          <w:u w:val="single"/>
          <w:rPrChange w:id="1068" w:author="Sergio" w:date="2014-04-02T21:10:00Z">
            <w:rPr>
              <w:rFonts w:ascii="Arial" w:hAnsi="Arial" w:cs="Arial"/>
              <w:szCs w:val="24"/>
              <w:u w:val="single"/>
            </w:rPr>
          </w:rPrChange>
        </w:rPr>
      </w:r>
      <w:r w:rsidR="002956A8" w:rsidRPr="002956A8">
        <w:rPr>
          <w:rFonts w:ascii="Arial" w:hAnsi="Arial" w:cs="Arial"/>
          <w:szCs w:val="24"/>
          <w:u w:val="single"/>
          <w:rPrChange w:id="1069" w:author="Sergio" w:date="2014-04-02T21:10:00Z">
            <w:rPr>
              <w:rFonts w:ascii="Arial" w:hAnsi="Arial" w:cs="Arial"/>
              <w:b/>
              <w:bCs/>
              <w:sz w:val="16"/>
              <w:szCs w:val="24"/>
            </w:rPr>
          </w:rPrChange>
        </w:rPr>
        <w:fldChar w:fldCharType="separate"/>
      </w:r>
      <w:ins w:id="1070" w:author="Sergio" w:date="2014-04-02T21:10:00Z">
        <w:r w:rsidR="002956A8" w:rsidRPr="002956A8">
          <w:rPr>
            <w:rFonts w:ascii="Arial" w:hAnsi="Arial" w:cs="Arial"/>
            <w:szCs w:val="24"/>
            <w:u w:val="single"/>
            <w:rPrChange w:id="1071" w:author="Sergio" w:date="2014-04-02T21:10:00Z">
              <w:rPr>
                <w:rFonts w:ascii="Arial" w:hAnsi="Arial" w:cs="Arial"/>
                <w:b/>
                <w:bCs/>
                <w:sz w:val="16"/>
                <w:szCs w:val="24"/>
              </w:rPr>
            </w:rPrChange>
          </w:rPr>
          <w:t>12.3</w:t>
        </w:r>
        <w:r w:rsidR="002956A8" w:rsidRPr="002956A8">
          <w:rPr>
            <w:rFonts w:ascii="Arial" w:hAnsi="Arial" w:cs="Arial"/>
            <w:szCs w:val="24"/>
            <w:u w:val="single"/>
            <w:rPrChange w:id="1072" w:author="Sergio" w:date="2014-04-02T21:10:00Z">
              <w:rPr>
                <w:rFonts w:ascii="Arial" w:hAnsi="Arial" w:cs="Arial"/>
                <w:b/>
                <w:bCs/>
                <w:sz w:val="16"/>
                <w:szCs w:val="24"/>
              </w:rPr>
            </w:rPrChange>
          </w:rPr>
          <w:fldChar w:fldCharType="end"/>
        </w:r>
        <w:r w:rsidR="001B661F">
          <w:rPr>
            <w:rFonts w:ascii="Arial" w:hAnsi="Arial" w:cs="Arial"/>
            <w:szCs w:val="24"/>
            <w:u w:val="single"/>
          </w:rPr>
          <w:t>)</w:t>
        </w:r>
      </w:ins>
    </w:p>
    <w:p w:rsidR="00380229" w:rsidRDefault="00380229">
      <w:pPr>
        <w:pStyle w:val="Prrafodelista"/>
        <w:keepNext w:val="0"/>
        <w:suppressAutoHyphens w:val="0"/>
        <w:jc w:val="left"/>
        <w:rPr>
          <w:rFonts w:ascii="Arial" w:hAnsi="Arial" w:cs="Arial"/>
        </w:rPr>
      </w:pPr>
    </w:p>
    <w:p w:rsidR="00A31FBE" w:rsidRDefault="00A31FBE">
      <w:pPr>
        <w:keepNext w:val="0"/>
        <w:suppressAutoHyphens w:val="0"/>
        <w:jc w:val="left"/>
        <w:rPr>
          <w:ins w:id="1073" w:author="Estudiante" w:date="2014-04-01T17:25:00Z"/>
          <w:rFonts w:ascii="Arial" w:hAnsi="Arial" w:cs="Arial"/>
          <w:b/>
          <w:bCs/>
          <w:sz w:val="28"/>
          <w:szCs w:val="28"/>
          <w:lang w:val="es-ES_tradnl"/>
        </w:rPr>
      </w:pPr>
      <w:ins w:id="1074" w:author="Estudiante" w:date="2014-04-01T17:25:00Z">
        <w:r>
          <w:rPr>
            <w:rFonts w:ascii="Arial" w:hAnsi="Arial" w:cs="Arial"/>
            <w:sz w:val="28"/>
            <w:szCs w:val="28"/>
            <w:lang w:val="es-ES_tradnl"/>
          </w:rPr>
          <w:br w:type="page"/>
        </w:r>
      </w:ins>
    </w:p>
    <w:p w:rsidR="008B38F0" w:rsidRDefault="005B51FA">
      <w:pPr>
        <w:pStyle w:val="Ttulo2"/>
        <w:spacing w:after="240"/>
        <w:rPr>
          <w:ins w:id="1075" w:author="Familia Valderrama A" w:date="2014-03-13T03:49:00Z"/>
          <w:rFonts w:ascii="Arial" w:hAnsi="Arial" w:cs="Arial"/>
          <w:sz w:val="28"/>
          <w:szCs w:val="28"/>
          <w:lang w:val="es-ES_tradnl"/>
        </w:rPr>
        <w:pPrChange w:id="1076" w:author="Familia Valderrama A" w:date="2014-03-13T03:50:00Z">
          <w:pPr>
            <w:pStyle w:val="Ttulo2"/>
          </w:pPr>
        </w:pPrChange>
      </w:pPr>
      <w:bookmarkStart w:id="1077" w:name="_Toc384230506"/>
      <w:commentRangeStart w:id="1078"/>
      <w:r w:rsidRPr="0007042C">
        <w:rPr>
          <w:rFonts w:ascii="Arial" w:hAnsi="Arial" w:cs="Arial"/>
          <w:sz w:val="28"/>
          <w:szCs w:val="28"/>
          <w:lang w:val="es-ES_tradnl"/>
        </w:rPr>
        <w:t>Entregables</w:t>
      </w:r>
      <w:commentRangeEnd w:id="1078"/>
      <w:r w:rsidR="00E02048">
        <w:rPr>
          <w:rStyle w:val="Refdecomentario"/>
          <w:rFonts w:ascii="Calibri" w:hAnsi="Calibri"/>
          <w:b w:val="0"/>
          <w:bCs w:val="0"/>
        </w:rPr>
        <w:commentReference w:id="1078"/>
      </w:r>
      <w:bookmarkEnd w:id="1077"/>
    </w:p>
    <w:p w:rsidR="008B38F0" w:rsidRDefault="000C4ADE">
      <w:pPr>
        <w:pStyle w:val="Textbody"/>
        <w:spacing w:after="240"/>
        <w:rPr>
          <w:ins w:id="1079" w:author="Familia Valderrama A" w:date="2014-03-13T03:52:00Z"/>
          <w:rFonts w:ascii="Arial" w:hAnsi="Arial" w:cs="Arial"/>
          <w:lang w:val="es-ES_tradnl"/>
        </w:rPr>
        <w:pPrChange w:id="1080" w:author="Familia Valderrama A" w:date="2014-03-13T03:50:00Z">
          <w:pPr>
            <w:pStyle w:val="Ttulo2"/>
          </w:pPr>
        </w:pPrChange>
      </w:pPr>
      <w:ins w:id="1081" w:author="Familia Valderrama A" w:date="2014-03-13T03:50:00Z">
        <w:r>
          <w:rPr>
            <w:rFonts w:ascii="Arial" w:hAnsi="Arial" w:cs="Arial"/>
            <w:lang w:val="es-ES_tradnl"/>
          </w:rPr>
          <w:t>La siguiente tabla permite ver cuáles son los principales entregables del proyecto y a quien van dirigidos.</w:t>
        </w:r>
      </w:ins>
    </w:p>
    <w:p w:rsidR="008B38F0" w:rsidRDefault="002956A8">
      <w:pPr>
        <w:pStyle w:val="Epgrafe"/>
        <w:rPr>
          <w:ins w:id="1082" w:author="Familia Valderrama A" w:date="2014-03-13T03:58:00Z"/>
          <w:rFonts w:ascii="Arial" w:hAnsi="Arial" w:cs="Arial"/>
          <w:sz w:val="20"/>
          <w:szCs w:val="20"/>
          <w:rPrChange w:id="1083" w:author="Familia Valderrama A" w:date="2014-03-13T03:58:00Z">
            <w:rPr>
              <w:ins w:id="1084" w:author="Familia Valderrama A" w:date="2014-03-13T03:58:00Z"/>
            </w:rPr>
          </w:rPrChange>
        </w:rPr>
        <w:pPrChange w:id="1085" w:author="Familia Valderrama A" w:date="2014-03-13T03:58:00Z">
          <w:pPr/>
        </w:pPrChange>
      </w:pPr>
      <w:bookmarkStart w:id="1086" w:name="_Toc382447405"/>
      <w:ins w:id="1087" w:author="Familia Valderrama A" w:date="2014-03-13T03:58:00Z">
        <w:r w:rsidRPr="002956A8">
          <w:rPr>
            <w:rFonts w:ascii="Arial" w:hAnsi="Arial" w:cs="Arial"/>
            <w:sz w:val="20"/>
            <w:szCs w:val="20"/>
            <w:rPrChange w:id="1088" w:author="Familia Valderrama A" w:date="2014-03-13T03:58:00Z">
              <w:rPr>
                <w:sz w:val="16"/>
                <w:szCs w:val="16"/>
              </w:rPr>
            </w:rPrChange>
          </w:rPr>
          <w:t xml:space="preserve">Tabla </w:t>
        </w:r>
      </w:ins>
      <w:ins w:id="1089" w:author="Familia Valderrama A" w:date="2014-03-13T04:17:00Z">
        <w:r>
          <w:rPr>
            <w:rFonts w:ascii="Arial" w:hAnsi="Arial" w:cs="Arial"/>
            <w:sz w:val="20"/>
            <w:szCs w:val="20"/>
          </w:rPr>
          <w:fldChar w:fldCharType="begin"/>
        </w:r>
        <w:r w:rsidR="003146DF">
          <w:rPr>
            <w:rFonts w:ascii="Arial" w:hAnsi="Arial" w:cs="Arial"/>
            <w:sz w:val="20"/>
            <w:szCs w:val="20"/>
          </w:rPr>
          <w:instrText xml:space="preserve"> STYLEREF 1 \s </w:instrText>
        </w:r>
      </w:ins>
      <w:r>
        <w:rPr>
          <w:rFonts w:ascii="Arial" w:hAnsi="Arial" w:cs="Arial"/>
          <w:sz w:val="20"/>
          <w:szCs w:val="20"/>
        </w:rPr>
        <w:fldChar w:fldCharType="separate"/>
      </w:r>
      <w:r w:rsidR="000910A8">
        <w:rPr>
          <w:rFonts w:ascii="Arial" w:hAnsi="Arial" w:cs="Arial"/>
          <w:noProof/>
          <w:sz w:val="20"/>
          <w:szCs w:val="20"/>
        </w:rPr>
        <w:t>6</w:t>
      </w:r>
      <w:ins w:id="1090" w:author="Familia Valderrama A" w:date="2014-03-13T04:17:00Z">
        <w:r>
          <w:rPr>
            <w:rFonts w:ascii="Arial" w:hAnsi="Arial" w:cs="Arial"/>
            <w:sz w:val="20"/>
            <w:szCs w:val="20"/>
          </w:rPr>
          <w:fldChar w:fldCharType="end"/>
        </w:r>
        <w:r w:rsidR="003146DF">
          <w:rPr>
            <w:rFonts w:ascii="Arial" w:hAnsi="Arial" w:cs="Arial"/>
            <w:sz w:val="20"/>
            <w:szCs w:val="20"/>
          </w:rPr>
          <w:t>.</w:t>
        </w:r>
        <w:r>
          <w:rPr>
            <w:rFonts w:ascii="Arial" w:hAnsi="Arial" w:cs="Arial"/>
            <w:sz w:val="20"/>
            <w:szCs w:val="20"/>
          </w:rPr>
          <w:fldChar w:fldCharType="begin"/>
        </w:r>
        <w:r w:rsidR="003146DF">
          <w:rPr>
            <w:rFonts w:ascii="Arial" w:hAnsi="Arial" w:cs="Arial"/>
            <w:sz w:val="20"/>
            <w:szCs w:val="20"/>
          </w:rPr>
          <w:instrText xml:space="preserve"> SEQ Tabla \* ARABIC \s 1 </w:instrText>
        </w:r>
      </w:ins>
      <w:r>
        <w:rPr>
          <w:rFonts w:ascii="Arial" w:hAnsi="Arial" w:cs="Arial"/>
          <w:sz w:val="20"/>
          <w:szCs w:val="20"/>
        </w:rPr>
        <w:fldChar w:fldCharType="separate"/>
      </w:r>
      <w:ins w:id="1091" w:author="Estudiante" w:date="2014-04-01T16:48:00Z">
        <w:r w:rsidR="000910A8">
          <w:rPr>
            <w:rFonts w:ascii="Arial" w:hAnsi="Arial" w:cs="Arial"/>
            <w:noProof/>
            <w:sz w:val="20"/>
            <w:szCs w:val="20"/>
          </w:rPr>
          <w:t>1</w:t>
        </w:r>
      </w:ins>
      <w:ins w:id="1092" w:author="Familia Valderrama A" w:date="2014-03-13T04:17:00Z">
        <w:r>
          <w:rPr>
            <w:rFonts w:ascii="Arial" w:hAnsi="Arial" w:cs="Arial"/>
            <w:sz w:val="20"/>
            <w:szCs w:val="20"/>
          </w:rPr>
          <w:fldChar w:fldCharType="end"/>
        </w:r>
      </w:ins>
      <w:ins w:id="1093" w:author="Familia Valderrama A" w:date="2014-03-13T03:58:00Z">
        <w:r w:rsidR="00341DDB">
          <w:rPr>
            <w:rFonts w:ascii="Arial" w:hAnsi="Arial" w:cs="Arial"/>
            <w:sz w:val="20"/>
            <w:szCs w:val="20"/>
          </w:rPr>
          <w:t xml:space="preserve"> - </w:t>
        </w:r>
      </w:ins>
      <w:commentRangeStart w:id="1094"/>
      <w:ins w:id="1095" w:author="Familia Valderrama A" w:date="2014-03-13T03:59:00Z">
        <w:r w:rsidR="00722741">
          <w:rPr>
            <w:rFonts w:ascii="Arial" w:hAnsi="Arial" w:cs="Arial"/>
            <w:sz w:val="20"/>
            <w:szCs w:val="20"/>
          </w:rPr>
          <w:t>Entregables</w:t>
        </w:r>
      </w:ins>
      <w:bookmarkEnd w:id="1086"/>
      <w:commentRangeEnd w:id="1094"/>
      <w:r w:rsidR="00147F35">
        <w:rPr>
          <w:rStyle w:val="Refdecomentario"/>
          <w:rFonts w:cs="Calibri"/>
          <w:i w:val="0"/>
          <w:iCs w:val="0"/>
        </w:rPr>
        <w:commentReference w:id="1094"/>
      </w:r>
    </w:p>
    <w:tbl>
      <w:tblPr>
        <w:tblStyle w:val="Cuadrculamedia1-nfasis1"/>
        <w:tblW w:w="0" w:type="auto"/>
        <w:tblLook w:val="04A0"/>
        <w:tblPrChange w:id="1096" w:author="Estudiante" w:date="2014-04-01T17:21:00Z">
          <w:tblPr>
            <w:tblStyle w:val="Cuadrculamedia1-nfasis1"/>
            <w:tblW w:w="0" w:type="auto"/>
            <w:tblLook w:val="04A0"/>
          </w:tblPr>
        </w:tblPrChange>
      </w:tblPr>
      <w:tblGrid>
        <w:gridCol w:w="3112"/>
        <w:gridCol w:w="3326"/>
        <w:gridCol w:w="2282"/>
        <w:tblGridChange w:id="1097">
          <w:tblGrid>
            <w:gridCol w:w="3112"/>
            <w:gridCol w:w="1210"/>
            <w:gridCol w:w="2116"/>
            <w:gridCol w:w="2206"/>
            <w:gridCol w:w="76"/>
            <w:gridCol w:w="4246"/>
          </w:tblGrid>
        </w:tblGridChange>
      </w:tblGrid>
      <w:tr w:rsidR="00817BCA" w:rsidTr="00817BCA">
        <w:trPr>
          <w:cnfStyle w:val="100000000000"/>
          <w:ins w:id="1098" w:author="Familia Valderrama A" w:date="2014-03-13T03:53:00Z"/>
        </w:trPr>
        <w:tc>
          <w:tcPr>
            <w:cnfStyle w:val="001000000000"/>
            <w:tcW w:w="3112" w:type="dxa"/>
            <w:shd w:val="clear" w:color="auto" w:fill="17365D" w:themeFill="text2" w:themeFillShade="BF"/>
            <w:tcPrChange w:id="1099" w:author="Estudiante" w:date="2014-04-01T17:21:00Z">
              <w:tcPr>
                <w:tcW w:w="4322" w:type="dxa"/>
                <w:gridSpan w:val="2"/>
                <w:shd w:val="clear" w:color="auto" w:fill="17365D" w:themeFill="text2" w:themeFillShade="BF"/>
              </w:tcPr>
            </w:tcPrChange>
          </w:tcPr>
          <w:p w:rsidR="00817BCA" w:rsidRDefault="00817BCA" w:rsidP="000C4ADE">
            <w:pPr>
              <w:pStyle w:val="Textbody"/>
              <w:spacing w:after="240"/>
              <w:cnfStyle w:val="101000000000"/>
              <w:rPr>
                <w:ins w:id="1100" w:author="Familia Valderrama A" w:date="2014-03-13T03:53:00Z"/>
                <w:rFonts w:ascii="Arial" w:hAnsi="Arial" w:cs="Arial"/>
                <w:lang w:val="es-ES_tradnl"/>
              </w:rPr>
            </w:pPr>
            <w:ins w:id="1101" w:author="Familia Valderrama A" w:date="2014-03-13T03:53:00Z">
              <w:r>
                <w:rPr>
                  <w:rFonts w:ascii="Arial" w:hAnsi="Arial" w:cs="Arial"/>
                  <w:lang w:val="es-ES_tradnl"/>
                </w:rPr>
                <w:t>Artefacto</w:t>
              </w:r>
            </w:ins>
          </w:p>
        </w:tc>
        <w:tc>
          <w:tcPr>
            <w:tcW w:w="3326" w:type="dxa"/>
            <w:shd w:val="clear" w:color="auto" w:fill="17365D" w:themeFill="text2" w:themeFillShade="BF"/>
            <w:tcPrChange w:id="1102" w:author="Estudiante" w:date="2014-04-01T17:21:00Z">
              <w:tcPr>
                <w:tcW w:w="4322" w:type="dxa"/>
                <w:gridSpan w:val="2"/>
                <w:shd w:val="clear" w:color="auto" w:fill="17365D" w:themeFill="text2" w:themeFillShade="BF"/>
              </w:tcPr>
            </w:tcPrChange>
          </w:tcPr>
          <w:p w:rsidR="00817BCA" w:rsidRDefault="00817BCA" w:rsidP="000C4ADE">
            <w:pPr>
              <w:pStyle w:val="Textbody"/>
              <w:spacing w:after="240"/>
              <w:cnfStyle w:val="100000000000"/>
              <w:rPr>
                <w:ins w:id="1103" w:author="Familia Valderrama A" w:date="2014-03-13T03:53:00Z"/>
                <w:rFonts w:ascii="Arial" w:hAnsi="Arial" w:cs="Arial"/>
                <w:lang w:val="es-ES_tradnl"/>
              </w:rPr>
            </w:pPr>
            <w:ins w:id="1104" w:author="Familia Valderrama A" w:date="2014-03-13T03:53:00Z">
              <w:r>
                <w:rPr>
                  <w:rFonts w:ascii="Arial" w:hAnsi="Arial" w:cs="Arial"/>
                  <w:lang w:val="es-ES_tradnl"/>
                </w:rPr>
                <w:t>Destinatario</w:t>
              </w:r>
            </w:ins>
          </w:p>
        </w:tc>
        <w:tc>
          <w:tcPr>
            <w:tcW w:w="2282" w:type="dxa"/>
            <w:shd w:val="clear" w:color="auto" w:fill="17365D" w:themeFill="text2" w:themeFillShade="BF"/>
            <w:tcPrChange w:id="1105" w:author="Estudiante" w:date="2014-04-01T17:21:00Z">
              <w:tcPr>
                <w:tcW w:w="4322" w:type="dxa"/>
                <w:gridSpan w:val="2"/>
                <w:shd w:val="clear" w:color="auto" w:fill="17365D" w:themeFill="text2" w:themeFillShade="BF"/>
              </w:tcPr>
            </w:tcPrChange>
          </w:tcPr>
          <w:p w:rsidR="00817BCA" w:rsidRDefault="00817BCA" w:rsidP="000C4ADE">
            <w:pPr>
              <w:pStyle w:val="Textbody"/>
              <w:spacing w:after="240"/>
              <w:cnfStyle w:val="100000000000"/>
              <w:rPr>
                <w:ins w:id="1106" w:author="Estudiante" w:date="2014-04-01T17:21:00Z"/>
                <w:rFonts w:ascii="Arial" w:hAnsi="Arial" w:cs="Arial"/>
                <w:lang w:val="es-ES_tradnl"/>
              </w:rPr>
            </w:pPr>
            <w:ins w:id="1107" w:author="Estudiante" w:date="2014-04-01T17:21:00Z">
              <w:r>
                <w:rPr>
                  <w:rFonts w:ascii="Arial" w:hAnsi="Arial" w:cs="Arial"/>
                  <w:lang w:val="es-ES_tradnl"/>
                </w:rPr>
                <w:t>Entrega Asociada</w:t>
              </w:r>
            </w:ins>
          </w:p>
        </w:tc>
      </w:tr>
      <w:tr w:rsidR="00817BCA" w:rsidTr="00817BCA">
        <w:trPr>
          <w:cnfStyle w:val="000000100000"/>
          <w:trHeight w:val="316"/>
          <w:ins w:id="1108" w:author="Familia Valderrama A" w:date="2014-03-13T03:53:00Z"/>
          <w:trPrChange w:id="1109" w:author="Estudiante" w:date="2014-04-01T17:21:00Z">
            <w:trPr>
              <w:trHeight w:val="316"/>
            </w:trPr>
          </w:trPrChange>
        </w:trPr>
        <w:tc>
          <w:tcPr>
            <w:cnfStyle w:val="001000000000"/>
            <w:tcW w:w="3112" w:type="dxa"/>
            <w:tcPrChange w:id="1110" w:author="Estudiante" w:date="2014-04-01T17:21:00Z">
              <w:tcPr>
                <w:tcW w:w="4322" w:type="dxa"/>
                <w:gridSpan w:val="2"/>
              </w:tcPr>
            </w:tcPrChange>
          </w:tcPr>
          <w:p w:rsidR="00817BCA" w:rsidRDefault="00817BCA" w:rsidP="000C4ADE">
            <w:pPr>
              <w:pStyle w:val="Textbody"/>
              <w:spacing w:after="240"/>
              <w:cnfStyle w:val="001000100000"/>
              <w:rPr>
                <w:ins w:id="1111" w:author="Familia Valderrama A" w:date="2014-03-13T03:53:00Z"/>
                <w:rFonts w:ascii="Arial" w:hAnsi="Arial" w:cs="Arial"/>
                <w:lang w:val="es-ES_tradnl"/>
              </w:rPr>
            </w:pPr>
            <w:ins w:id="1112" w:author="Familia Valderrama A" w:date="2014-03-13T03:53:00Z">
              <w:r>
                <w:rPr>
                  <w:rFonts w:ascii="Arial" w:hAnsi="Arial" w:cs="Arial"/>
                  <w:lang w:val="es-ES_tradnl"/>
                </w:rPr>
                <w:t>SPMP</w:t>
              </w:r>
            </w:ins>
          </w:p>
        </w:tc>
        <w:tc>
          <w:tcPr>
            <w:tcW w:w="3326" w:type="dxa"/>
            <w:tcPrChange w:id="1113" w:author="Estudiante" w:date="2014-04-01T17:21:00Z">
              <w:tcPr>
                <w:tcW w:w="4322" w:type="dxa"/>
                <w:gridSpan w:val="2"/>
              </w:tcPr>
            </w:tcPrChange>
          </w:tcPr>
          <w:p w:rsidR="00817BCA" w:rsidRDefault="00817BCA" w:rsidP="000C4ADE">
            <w:pPr>
              <w:pStyle w:val="Textbody"/>
              <w:spacing w:after="240"/>
              <w:cnfStyle w:val="000000100000"/>
              <w:rPr>
                <w:ins w:id="1114" w:author="Familia Valderrama A" w:date="2014-03-13T03:53:00Z"/>
                <w:rFonts w:ascii="Arial" w:hAnsi="Arial" w:cs="Arial"/>
                <w:lang w:val="es-ES_tradnl"/>
              </w:rPr>
            </w:pPr>
            <w:ins w:id="1115" w:author="Familia Valderrama A" w:date="2014-03-13T03:53:00Z">
              <w:r>
                <w:rPr>
                  <w:rFonts w:ascii="Arial" w:hAnsi="Arial" w:cs="Arial"/>
                  <w:lang w:val="es-ES_tradnl"/>
                </w:rPr>
                <w:t>Cliente y Grupo de trabajo</w:t>
              </w:r>
            </w:ins>
          </w:p>
        </w:tc>
        <w:tc>
          <w:tcPr>
            <w:tcW w:w="2282" w:type="dxa"/>
            <w:tcPrChange w:id="1116" w:author="Estudiante" w:date="2014-04-01T17:21:00Z">
              <w:tcPr>
                <w:tcW w:w="4322" w:type="dxa"/>
                <w:gridSpan w:val="2"/>
              </w:tcPr>
            </w:tcPrChange>
          </w:tcPr>
          <w:p w:rsidR="00817BCA" w:rsidRDefault="00817BCA" w:rsidP="000C4ADE">
            <w:pPr>
              <w:pStyle w:val="Textbody"/>
              <w:spacing w:after="240"/>
              <w:cnfStyle w:val="000000100000"/>
              <w:rPr>
                <w:ins w:id="1117" w:author="Estudiante" w:date="2014-04-01T17:21:00Z"/>
                <w:rFonts w:ascii="Arial" w:hAnsi="Arial" w:cs="Arial"/>
                <w:lang w:val="es-ES_tradnl"/>
              </w:rPr>
            </w:pPr>
            <w:ins w:id="1118" w:author="Estudiante" w:date="2014-04-01T17:22:00Z">
              <w:r>
                <w:rPr>
                  <w:rFonts w:ascii="Arial" w:hAnsi="Arial" w:cs="Arial"/>
                  <w:lang w:val="es-ES_tradnl"/>
                </w:rPr>
                <w:t>Entrega 1</w:t>
              </w:r>
            </w:ins>
          </w:p>
        </w:tc>
      </w:tr>
      <w:tr w:rsidR="00817BCA" w:rsidTr="00817BCA">
        <w:trPr>
          <w:ins w:id="1119" w:author="Familia Valderrama A" w:date="2014-03-13T03:53:00Z"/>
        </w:trPr>
        <w:tc>
          <w:tcPr>
            <w:cnfStyle w:val="001000000000"/>
            <w:tcW w:w="3112" w:type="dxa"/>
            <w:tcPrChange w:id="1120" w:author="Estudiante" w:date="2014-04-01T17:21:00Z">
              <w:tcPr>
                <w:tcW w:w="4322" w:type="dxa"/>
                <w:gridSpan w:val="2"/>
              </w:tcPr>
            </w:tcPrChange>
          </w:tcPr>
          <w:p w:rsidR="00817BCA" w:rsidRDefault="00817BCA" w:rsidP="000C4ADE">
            <w:pPr>
              <w:pStyle w:val="Textbody"/>
              <w:spacing w:after="240"/>
              <w:rPr>
                <w:ins w:id="1121" w:author="Familia Valderrama A" w:date="2014-03-13T03:53:00Z"/>
                <w:rFonts w:ascii="Arial" w:hAnsi="Arial" w:cs="Arial"/>
                <w:lang w:val="es-ES_tradnl"/>
              </w:rPr>
            </w:pPr>
            <w:ins w:id="1122" w:author="Familia Valderrama A" w:date="2014-03-13T03:53:00Z">
              <w:r>
                <w:rPr>
                  <w:rFonts w:ascii="Arial" w:hAnsi="Arial" w:cs="Arial"/>
                  <w:lang w:val="es-ES_tradnl"/>
                </w:rPr>
                <w:t>SRS</w:t>
              </w:r>
            </w:ins>
          </w:p>
        </w:tc>
        <w:tc>
          <w:tcPr>
            <w:tcW w:w="3326" w:type="dxa"/>
            <w:tcPrChange w:id="1123" w:author="Estudiante" w:date="2014-04-01T17:21:00Z">
              <w:tcPr>
                <w:tcW w:w="4322" w:type="dxa"/>
                <w:gridSpan w:val="2"/>
              </w:tcPr>
            </w:tcPrChange>
          </w:tcPr>
          <w:p w:rsidR="00817BCA" w:rsidRDefault="00817BCA" w:rsidP="000C4ADE">
            <w:pPr>
              <w:pStyle w:val="Textbody"/>
              <w:spacing w:after="240"/>
              <w:cnfStyle w:val="000000000000"/>
              <w:rPr>
                <w:ins w:id="1124" w:author="Familia Valderrama A" w:date="2014-03-13T03:53:00Z"/>
                <w:rFonts w:ascii="Arial" w:hAnsi="Arial" w:cs="Arial"/>
                <w:lang w:val="es-ES_tradnl"/>
              </w:rPr>
            </w:pPr>
            <w:ins w:id="1125" w:author="Familia Valderrama A" w:date="2014-03-13T03:54:00Z">
              <w:r>
                <w:rPr>
                  <w:rFonts w:ascii="Arial" w:hAnsi="Arial" w:cs="Arial"/>
                  <w:lang w:val="es-ES_tradnl"/>
                </w:rPr>
                <w:t>Cliente y Grupo de trabajo</w:t>
              </w:r>
            </w:ins>
          </w:p>
        </w:tc>
        <w:tc>
          <w:tcPr>
            <w:tcW w:w="2282" w:type="dxa"/>
            <w:tcPrChange w:id="1126" w:author="Estudiante" w:date="2014-04-01T17:21:00Z">
              <w:tcPr>
                <w:tcW w:w="4322" w:type="dxa"/>
                <w:gridSpan w:val="2"/>
              </w:tcPr>
            </w:tcPrChange>
          </w:tcPr>
          <w:p w:rsidR="00817BCA" w:rsidRDefault="00817BCA" w:rsidP="000C4ADE">
            <w:pPr>
              <w:pStyle w:val="Textbody"/>
              <w:spacing w:after="240"/>
              <w:cnfStyle w:val="000000000000"/>
              <w:rPr>
                <w:ins w:id="1127" w:author="Estudiante" w:date="2014-04-01T17:21:00Z"/>
                <w:rFonts w:ascii="Arial" w:hAnsi="Arial" w:cs="Arial"/>
                <w:lang w:val="es-ES_tradnl"/>
              </w:rPr>
            </w:pPr>
            <w:ins w:id="1128" w:author="Estudiante" w:date="2014-04-01T17:22:00Z">
              <w:r>
                <w:rPr>
                  <w:rFonts w:ascii="Arial" w:hAnsi="Arial" w:cs="Arial"/>
                  <w:lang w:val="es-ES_tradnl"/>
                </w:rPr>
                <w:t>Entrega 2</w:t>
              </w:r>
            </w:ins>
          </w:p>
        </w:tc>
      </w:tr>
      <w:tr w:rsidR="00817BCA" w:rsidTr="00817BCA">
        <w:trPr>
          <w:cnfStyle w:val="000000100000"/>
          <w:ins w:id="1129" w:author="Familia Valderrama A" w:date="2014-03-13T03:53:00Z"/>
        </w:trPr>
        <w:tc>
          <w:tcPr>
            <w:cnfStyle w:val="001000000000"/>
            <w:tcW w:w="3112" w:type="dxa"/>
            <w:tcPrChange w:id="1130" w:author="Estudiante" w:date="2014-04-01T17:21:00Z">
              <w:tcPr>
                <w:tcW w:w="4322" w:type="dxa"/>
                <w:gridSpan w:val="2"/>
              </w:tcPr>
            </w:tcPrChange>
          </w:tcPr>
          <w:p w:rsidR="00817BCA" w:rsidRDefault="00817BCA" w:rsidP="000C4ADE">
            <w:pPr>
              <w:pStyle w:val="Textbody"/>
              <w:spacing w:after="240"/>
              <w:cnfStyle w:val="001000100000"/>
              <w:rPr>
                <w:ins w:id="1131" w:author="Familia Valderrama A" w:date="2014-03-13T03:53:00Z"/>
                <w:rFonts w:ascii="Arial" w:hAnsi="Arial" w:cs="Arial"/>
                <w:lang w:val="es-ES_tradnl"/>
              </w:rPr>
            </w:pPr>
            <w:commentRangeStart w:id="1132"/>
            <w:ins w:id="1133" w:author="Familia Valderrama A" w:date="2014-03-13T03:54:00Z">
              <w:r>
                <w:rPr>
                  <w:rFonts w:ascii="Arial" w:hAnsi="Arial" w:cs="Arial"/>
                  <w:lang w:val="es-ES_tradnl"/>
                </w:rPr>
                <w:t>SDD</w:t>
              </w:r>
            </w:ins>
            <w:commentRangeEnd w:id="1132"/>
            <w:r>
              <w:rPr>
                <w:rStyle w:val="Refdecomentario"/>
                <w:b w:val="0"/>
                <w:bCs w:val="0"/>
              </w:rPr>
              <w:commentReference w:id="1132"/>
            </w:r>
          </w:p>
        </w:tc>
        <w:tc>
          <w:tcPr>
            <w:tcW w:w="3326" w:type="dxa"/>
            <w:tcPrChange w:id="1134" w:author="Estudiante" w:date="2014-04-01T17:21:00Z">
              <w:tcPr>
                <w:tcW w:w="4322" w:type="dxa"/>
                <w:gridSpan w:val="2"/>
              </w:tcPr>
            </w:tcPrChange>
          </w:tcPr>
          <w:p w:rsidR="00817BCA" w:rsidRDefault="00817BCA" w:rsidP="000C4ADE">
            <w:pPr>
              <w:pStyle w:val="Textbody"/>
              <w:spacing w:after="240"/>
              <w:cnfStyle w:val="000000100000"/>
              <w:rPr>
                <w:ins w:id="1135" w:author="Familia Valderrama A" w:date="2014-03-13T03:53:00Z"/>
                <w:rFonts w:ascii="Arial" w:hAnsi="Arial" w:cs="Arial"/>
                <w:lang w:val="es-ES_tradnl"/>
              </w:rPr>
            </w:pPr>
            <w:ins w:id="1136" w:author="Familia Valderrama A" w:date="2014-03-13T03:54:00Z">
              <w:r>
                <w:rPr>
                  <w:rFonts w:ascii="Arial" w:hAnsi="Arial" w:cs="Arial"/>
                  <w:lang w:val="es-ES_tradnl"/>
                </w:rPr>
                <w:t>Cliente y</w:t>
              </w:r>
            </w:ins>
            <w:ins w:id="1137" w:author="Estudiante" w:date="2014-04-01T17:23:00Z">
              <w:r>
                <w:rPr>
                  <w:rFonts w:ascii="Arial" w:hAnsi="Arial" w:cs="Arial"/>
                  <w:lang w:val="es-ES_tradnl"/>
                </w:rPr>
                <w:t xml:space="preserve"> </w:t>
              </w:r>
            </w:ins>
            <w:ins w:id="1138" w:author="Familia Valderrama A" w:date="2014-03-13T03:54:00Z">
              <w:del w:id="1139" w:author="Estudiante" w:date="2014-04-01T17:23:00Z">
                <w:r w:rsidDel="00817BCA">
                  <w:rPr>
                    <w:rFonts w:ascii="Arial" w:hAnsi="Arial" w:cs="Arial"/>
                    <w:lang w:val="es-ES_tradnl"/>
                  </w:rPr>
                  <w:delText xml:space="preserve"> </w:delText>
                </w:r>
              </w:del>
              <w:r>
                <w:rPr>
                  <w:rFonts w:ascii="Arial" w:hAnsi="Arial" w:cs="Arial"/>
                  <w:lang w:val="es-ES_tradnl"/>
                </w:rPr>
                <w:t>G</w:t>
              </w:r>
            </w:ins>
            <w:ins w:id="1140" w:author="Estudiante" w:date="2014-04-01T17:24:00Z">
              <w:r>
                <w:rPr>
                  <w:rFonts w:ascii="Arial" w:hAnsi="Arial" w:cs="Arial"/>
                  <w:lang w:val="es-ES_tradnl"/>
                </w:rPr>
                <w:t>rupo de trabajo</w:t>
              </w:r>
            </w:ins>
            <w:ins w:id="1141" w:author="Familia Valderrama A" w:date="2014-03-13T03:54:00Z">
              <w:del w:id="1142" w:author="Estudiante" w:date="2014-04-01T17:24:00Z">
                <w:r w:rsidDel="00817BCA">
                  <w:rPr>
                    <w:rFonts w:ascii="Arial" w:hAnsi="Arial" w:cs="Arial"/>
                    <w:lang w:val="es-ES_tradnl"/>
                  </w:rPr>
                  <w:delText>erencia</w:delText>
                </w:r>
              </w:del>
            </w:ins>
          </w:p>
        </w:tc>
        <w:tc>
          <w:tcPr>
            <w:tcW w:w="2282" w:type="dxa"/>
            <w:tcPrChange w:id="1143" w:author="Estudiante" w:date="2014-04-01T17:21:00Z">
              <w:tcPr>
                <w:tcW w:w="4322" w:type="dxa"/>
                <w:gridSpan w:val="2"/>
              </w:tcPr>
            </w:tcPrChange>
          </w:tcPr>
          <w:p w:rsidR="00817BCA" w:rsidRDefault="00817BCA" w:rsidP="000C4ADE">
            <w:pPr>
              <w:pStyle w:val="Textbody"/>
              <w:spacing w:after="240"/>
              <w:cnfStyle w:val="000000100000"/>
              <w:rPr>
                <w:ins w:id="1144" w:author="Estudiante" w:date="2014-04-01T17:21:00Z"/>
                <w:rFonts w:ascii="Arial" w:hAnsi="Arial" w:cs="Arial"/>
                <w:lang w:val="es-ES_tradnl"/>
              </w:rPr>
            </w:pPr>
            <w:ins w:id="1145" w:author="Estudiante" w:date="2014-04-01T17:22:00Z">
              <w:r>
                <w:rPr>
                  <w:rFonts w:ascii="Arial" w:hAnsi="Arial" w:cs="Arial"/>
                  <w:lang w:val="es-ES_tradnl"/>
                </w:rPr>
                <w:t>Entrega 3</w:t>
              </w:r>
            </w:ins>
          </w:p>
        </w:tc>
      </w:tr>
      <w:tr w:rsidR="00817BCA" w:rsidTr="00817BCA">
        <w:trPr>
          <w:ins w:id="1146" w:author="Familia Valderrama A" w:date="2014-03-13T03:53:00Z"/>
        </w:trPr>
        <w:tc>
          <w:tcPr>
            <w:cnfStyle w:val="001000000000"/>
            <w:tcW w:w="3112" w:type="dxa"/>
            <w:tcPrChange w:id="1147" w:author="Estudiante" w:date="2014-04-01T17:21:00Z">
              <w:tcPr>
                <w:tcW w:w="4322" w:type="dxa"/>
                <w:gridSpan w:val="2"/>
              </w:tcPr>
            </w:tcPrChange>
          </w:tcPr>
          <w:p w:rsidR="00817BCA" w:rsidRDefault="00817BCA" w:rsidP="000C4ADE">
            <w:pPr>
              <w:pStyle w:val="Textbody"/>
              <w:spacing w:after="240"/>
              <w:rPr>
                <w:ins w:id="1148" w:author="Familia Valderrama A" w:date="2014-03-13T03:53:00Z"/>
                <w:rFonts w:ascii="Arial" w:hAnsi="Arial" w:cs="Arial"/>
                <w:lang w:val="es-ES_tradnl"/>
              </w:rPr>
            </w:pPr>
            <w:ins w:id="1149" w:author="Familia Valderrama A" w:date="2014-03-13T03:54:00Z">
              <w:r>
                <w:rPr>
                  <w:rFonts w:ascii="Arial" w:hAnsi="Arial" w:cs="Arial"/>
                  <w:lang w:val="es-ES_tradnl"/>
                </w:rPr>
                <w:t>Task Slips</w:t>
              </w:r>
            </w:ins>
          </w:p>
        </w:tc>
        <w:tc>
          <w:tcPr>
            <w:tcW w:w="3326" w:type="dxa"/>
            <w:tcPrChange w:id="1150" w:author="Estudiante" w:date="2014-04-01T17:21:00Z">
              <w:tcPr>
                <w:tcW w:w="4322" w:type="dxa"/>
                <w:gridSpan w:val="2"/>
              </w:tcPr>
            </w:tcPrChange>
          </w:tcPr>
          <w:p w:rsidR="00817BCA" w:rsidRDefault="00817BCA" w:rsidP="000C4ADE">
            <w:pPr>
              <w:pStyle w:val="Textbody"/>
              <w:spacing w:after="240"/>
              <w:cnfStyle w:val="000000000000"/>
              <w:rPr>
                <w:ins w:id="1151" w:author="Familia Valderrama A" w:date="2014-03-13T03:53:00Z"/>
                <w:rFonts w:ascii="Arial" w:hAnsi="Arial" w:cs="Arial"/>
                <w:lang w:val="es-ES_tradnl"/>
              </w:rPr>
            </w:pPr>
            <w:ins w:id="1152" w:author="Familia Valderrama A" w:date="2014-03-13T03:54:00Z">
              <w:r>
                <w:rPr>
                  <w:rFonts w:ascii="Arial" w:hAnsi="Arial" w:cs="Arial"/>
                  <w:lang w:val="es-ES_tradnl"/>
                </w:rPr>
                <w:t>Grupo de trabajo</w:t>
              </w:r>
            </w:ins>
          </w:p>
        </w:tc>
        <w:tc>
          <w:tcPr>
            <w:tcW w:w="2282" w:type="dxa"/>
            <w:tcPrChange w:id="1153" w:author="Estudiante" w:date="2014-04-01T17:21:00Z">
              <w:tcPr>
                <w:tcW w:w="4322" w:type="dxa"/>
                <w:gridSpan w:val="2"/>
              </w:tcPr>
            </w:tcPrChange>
          </w:tcPr>
          <w:p w:rsidR="00817BCA" w:rsidRDefault="00817BCA" w:rsidP="000C4ADE">
            <w:pPr>
              <w:pStyle w:val="Textbody"/>
              <w:spacing w:after="240"/>
              <w:cnfStyle w:val="000000000000"/>
              <w:rPr>
                <w:ins w:id="1154" w:author="Estudiante" w:date="2014-04-01T17:21:00Z"/>
                <w:rFonts w:ascii="Arial" w:hAnsi="Arial" w:cs="Arial"/>
                <w:lang w:val="es-ES_tradnl"/>
              </w:rPr>
            </w:pPr>
            <w:ins w:id="1155" w:author="Estudiante" w:date="2014-04-01T17:22:00Z">
              <w:r>
                <w:rPr>
                  <w:rFonts w:ascii="Arial" w:hAnsi="Arial" w:cs="Arial"/>
                  <w:lang w:val="es-ES_tradnl"/>
                </w:rPr>
                <w:t>Entrega</w:t>
              </w:r>
            </w:ins>
            <w:ins w:id="1156" w:author="Estudiante" w:date="2014-04-01T17:24:00Z">
              <w:r>
                <w:rPr>
                  <w:rFonts w:ascii="Arial" w:hAnsi="Arial" w:cs="Arial"/>
                  <w:lang w:val="es-ES_tradnl"/>
                </w:rPr>
                <w:t>s</w:t>
              </w:r>
            </w:ins>
            <w:ins w:id="1157" w:author="Estudiante" w:date="2014-04-01T17:22:00Z">
              <w:r>
                <w:rPr>
                  <w:rFonts w:ascii="Arial" w:hAnsi="Arial" w:cs="Arial"/>
                  <w:lang w:val="es-ES_tradnl"/>
                </w:rPr>
                <w:t xml:space="preserve"> 1 y 2</w:t>
              </w:r>
            </w:ins>
          </w:p>
        </w:tc>
      </w:tr>
      <w:tr w:rsidR="00817BCA" w:rsidTr="00817BCA">
        <w:trPr>
          <w:cnfStyle w:val="000000100000"/>
          <w:ins w:id="1158" w:author="Familia Valderrama A" w:date="2014-03-13T03:53:00Z"/>
        </w:trPr>
        <w:tc>
          <w:tcPr>
            <w:cnfStyle w:val="001000000000"/>
            <w:tcW w:w="3112" w:type="dxa"/>
            <w:tcPrChange w:id="1159" w:author="Estudiante" w:date="2014-04-01T17:21:00Z">
              <w:tcPr>
                <w:tcW w:w="4322" w:type="dxa"/>
                <w:gridSpan w:val="2"/>
              </w:tcPr>
            </w:tcPrChange>
          </w:tcPr>
          <w:p w:rsidR="00817BCA" w:rsidRDefault="00817BCA" w:rsidP="000C4ADE">
            <w:pPr>
              <w:pStyle w:val="Textbody"/>
              <w:spacing w:after="240"/>
              <w:cnfStyle w:val="001000100000"/>
              <w:rPr>
                <w:ins w:id="1160" w:author="Familia Valderrama A" w:date="2014-03-13T03:53:00Z"/>
                <w:rFonts w:ascii="Arial" w:hAnsi="Arial" w:cs="Arial"/>
                <w:lang w:val="es-ES_tradnl"/>
              </w:rPr>
            </w:pPr>
            <w:ins w:id="1161" w:author="Familia Valderrama A" w:date="2014-03-13T03:54:00Z">
              <w:r>
                <w:rPr>
                  <w:rFonts w:ascii="Arial" w:hAnsi="Arial" w:cs="Arial"/>
                  <w:lang w:val="es-ES_tradnl"/>
                </w:rPr>
                <w:t>Manual de Usuario</w:t>
              </w:r>
            </w:ins>
          </w:p>
        </w:tc>
        <w:tc>
          <w:tcPr>
            <w:tcW w:w="3326" w:type="dxa"/>
            <w:tcPrChange w:id="1162" w:author="Estudiante" w:date="2014-04-01T17:21:00Z">
              <w:tcPr>
                <w:tcW w:w="4322" w:type="dxa"/>
                <w:gridSpan w:val="2"/>
              </w:tcPr>
            </w:tcPrChange>
          </w:tcPr>
          <w:p w:rsidR="00817BCA" w:rsidRDefault="00817BCA" w:rsidP="000C4ADE">
            <w:pPr>
              <w:pStyle w:val="Textbody"/>
              <w:spacing w:after="240"/>
              <w:cnfStyle w:val="000000100000"/>
              <w:rPr>
                <w:ins w:id="1163" w:author="Familia Valderrama A" w:date="2014-03-13T03:53:00Z"/>
                <w:rFonts w:ascii="Arial" w:hAnsi="Arial" w:cs="Arial"/>
                <w:lang w:val="es-ES_tradnl"/>
              </w:rPr>
            </w:pPr>
            <w:ins w:id="1164" w:author="Familia Valderrama A" w:date="2014-03-13T03:54:00Z">
              <w:r>
                <w:rPr>
                  <w:rFonts w:ascii="Arial" w:hAnsi="Arial" w:cs="Arial"/>
                  <w:lang w:val="es-ES_tradnl"/>
                </w:rPr>
                <w:t>Cliente</w:t>
              </w:r>
            </w:ins>
          </w:p>
        </w:tc>
        <w:tc>
          <w:tcPr>
            <w:tcW w:w="2282" w:type="dxa"/>
            <w:tcPrChange w:id="1165" w:author="Estudiante" w:date="2014-04-01T17:21:00Z">
              <w:tcPr>
                <w:tcW w:w="4322" w:type="dxa"/>
                <w:gridSpan w:val="2"/>
              </w:tcPr>
            </w:tcPrChange>
          </w:tcPr>
          <w:p w:rsidR="00817BCA" w:rsidRDefault="00817BCA" w:rsidP="000C4ADE">
            <w:pPr>
              <w:pStyle w:val="Textbody"/>
              <w:spacing w:after="240"/>
              <w:cnfStyle w:val="000000100000"/>
              <w:rPr>
                <w:ins w:id="1166" w:author="Estudiante" w:date="2014-04-01T17:21:00Z"/>
                <w:rFonts w:ascii="Arial" w:hAnsi="Arial" w:cs="Arial"/>
                <w:lang w:val="es-ES_tradnl"/>
              </w:rPr>
            </w:pPr>
            <w:ins w:id="1167" w:author="Estudiante" w:date="2014-04-01T17:22:00Z">
              <w:r>
                <w:rPr>
                  <w:rFonts w:ascii="Arial" w:hAnsi="Arial" w:cs="Arial"/>
                  <w:lang w:val="es-ES_tradnl"/>
                </w:rPr>
                <w:t>Entrega</w:t>
              </w:r>
            </w:ins>
            <w:ins w:id="1168" w:author="Estudiante" w:date="2014-04-01T17:24:00Z">
              <w:r>
                <w:rPr>
                  <w:rFonts w:ascii="Arial" w:hAnsi="Arial" w:cs="Arial"/>
                  <w:lang w:val="es-ES_tradnl"/>
                </w:rPr>
                <w:t>s</w:t>
              </w:r>
            </w:ins>
            <w:ins w:id="1169" w:author="Estudiante" w:date="2014-04-01T17:22:00Z">
              <w:r>
                <w:rPr>
                  <w:rFonts w:ascii="Arial" w:hAnsi="Arial" w:cs="Arial"/>
                  <w:lang w:val="es-ES_tradnl"/>
                </w:rPr>
                <w:t xml:space="preserve"> 2 y 3</w:t>
              </w:r>
            </w:ins>
          </w:p>
        </w:tc>
      </w:tr>
      <w:tr w:rsidR="00817BCA" w:rsidTr="00817BCA">
        <w:trPr>
          <w:ins w:id="1170" w:author="Familia Valderrama A" w:date="2014-03-13T03:53:00Z"/>
        </w:trPr>
        <w:tc>
          <w:tcPr>
            <w:cnfStyle w:val="001000000000"/>
            <w:tcW w:w="3112" w:type="dxa"/>
            <w:tcPrChange w:id="1171" w:author="Estudiante" w:date="2014-04-01T17:21:00Z">
              <w:tcPr>
                <w:tcW w:w="4322" w:type="dxa"/>
                <w:gridSpan w:val="2"/>
              </w:tcPr>
            </w:tcPrChange>
          </w:tcPr>
          <w:p w:rsidR="00817BCA" w:rsidRDefault="00817BCA" w:rsidP="000C4ADE">
            <w:pPr>
              <w:pStyle w:val="Textbody"/>
              <w:spacing w:after="240"/>
              <w:rPr>
                <w:ins w:id="1172" w:author="Familia Valderrama A" w:date="2014-03-13T03:53:00Z"/>
                <w:rFonts w:ascii="Arial" w:hAnsi="Arial" w:cs="Arial"/>
                <w:lang w:val="es-ES_tradnl"/>
              </w:rPr>
            </w:pPr>
            <w:ins w:id="1173" w:author="Familia Valderrama A" w:date="2014-03-13T03:55:00Z">
              <w:r>
                <w:rPr>
                  <w:rFonts w:ascii="Arial" w:hAnsi="Arial" w:cs="Arial"/>
                  <w:lang w:val="es-ES_tradnl"/>
                </w:rPr>
                <w:t>Reporte de pruebas</w:t>
              </w:r>
            </w:ins>
          </w:p>
        </w:tc>
        <w:tc>
          <w:tcPr>
            <w:tcW w:w="3326" w:type="dxa"/>
            <w:tcPrChange w:id="1174" w:author="Estudiante" w:date="2014-04-01T17:21:00Z">
              <w:tcPr>
                <w:tcW w:w="4322" w:type="dxa"/>
                <w:gridSpan w:val="2"/>
              </w:tcPr>
            </w:tcPrChange>
          </w:tcPr>
          <w:p w:rsidR="00817BCA" w:rsidRDefault="00817BCA" w:rsidP="000C4ADE">
            <w:pPr>
              <w:pStyle w:val="Textbody"/>
              <w:spacing w:after="240"/>
              <w:cnfStyle w:val="000000000000"/>
              <w:rPr>
                <w:ins w:id="1175" w:author="Familia Valderrama A" w:date="2014-03-13T03:53:00Z"/>
                <w:rFonts w:ascii="Arial" w:hAnsi="Arial" w:cs="Arial"/>
                <w:lang w:val="es-ES_tradnl"/>
              </w:rPr>
            </w:pPr>
            <w:ins w:id="1176" w:author="Estudiante" w:date="2014-04-01T16:54:00Z">
              <w:r>
                <w:rPr>
                  <w:rFonts w:ascii="Arial" w:hAnsi="Arial" w:cs="Arial"/>
                  <w:lang w:val="es-ES_tradnl"/>
                </w:rPr>
                <w:t>Grupo de trabajo</w:t>
              </w:r>
            </w:ins>
            <w:ins w:id="1177" w:author="Estudiante" w:date="2014-04-01T17:24:00Z">
              <w:r>
                <w:rPr>
                  <w:rFonts w:ascii="Arial" w:hAnsi="Arial" w:cs="Arial"/>
                  <w:lang w:val="es-ES_tradnl"/>
                </w:rPr>
                <w:t xml:space="preserve"> y cliente</w:t>
              </w:r>
            </w:ins>
            <w:commentRangeStart w:id="1178"/>
            <w:ins w:id="1179" w:author="Familia Valderrama A" w:date="2014-03-13T03:55:00Z">
              <w:del w:id="1180" w:author="Estudiante" w:date="2014-04-01T16:54:00Z">
                <w:r w:rsidDel="000831B9">
                  <w:rPr>
                    <w:rFonts w:ascii="Arial" w:hAnsi="Arial" w:cs="Arial"/>
                    <w:lang w:val="es-ES_tradnl"/>
                  </w:rPr>
                  <w:delText>Gerencia</w:delText>
                </w:r>
              </w:del>
            </w:ins>
            <w:commentRangeEnd w:id="1178"/>
            <w:r>
              <w:rPr>
                <w:rStyle w:val="Refdecomentario"/>
              </w:rPr>
              <w:commentReference w:id="1178"/>
            </w:r>
          </w:p>
        </w:tc>
        <w:tc>
          <w:tcPr>
            <w:tcW w:w="2282" w:type="dxa"/>
            <w:tcPrChange w:id="1181" w:author="Estudiante" w:date="2014-04-01T17:21:00Z">
              <w:tcPr>
                <w:tcW w:w="4322" w:type="dxa"/>
                <w:gridSpan w:val="2"/>
              </w:tcPr>
            </w:tcPrChange>
          </w:tcPr>
          <w:p w:rsidR="00817BCA" w:rsidRDefault="00817BCA" w:rsidP="000C4ADE">
            <w:pPr>
              <w:pStyle w:val="Textbody"/>
              <w:spacing w:after="240"/>
              <w:cnfStyle w:val="000000000000"/>
              <w:rPr>
                <w:ins w:id="1182" w:author="Estudiante" w:date="2014-04-01T17:21:00Z"/>
                <w:rFonts w:ascii="Arial" w:hAnsi="Arial" w:cs="Arial"/>
                <w:lang w:val="es-ES_tradnl"/>
              </w:rPr>
            </w:pPr>
            <w:ins w:id="1183" w:author="Estudiante" w:date="2014-04-01T17:22:00Z">
              <w:r>
                <w:rPr>
                  <w:rFonts w:ascii="Arial" w:hAnsi="Arial" w:cs="Arial"/>
                  <w:lang w:val="es-ES_tradnl"/>
                </w:rPr>
                <w:t>Entrega</w:t>
              </w:r>
            </w:ins>
            <w:ins w:id="1184" w:author="Estudiante" w:date="2014-04-01T17:24:00Z">
              <w:r>
                <w:rPr>
                  <w:rFonts w:ascii="Arial" w:hAnsi="Arial" w:cs="Arial"/>
                  <w:lang w:val="es-ES_tradnl"/>
                </w:rPr>
                <w:t>s</w:t>
              </w:r>
            </w:ins>
            <w:ins w:id="1185" w:author="Estudiante" w:date="2014-04-01T17:22:00Z">
              <w:r>
                <w:rPr>
                  <w:rFonts w:ascii="Arial" w:hAnsi="Arial" w:cs="Arial"/>
                  <w:lang w:val="es-ES_tradnl"/>
                </w:rPr>
                <w:t xml:space="preserve"> 2 y 3</w:t>
              </w:r>
            </w:ins>
          </w:p>
        </w:tc>
      </w:tr>
      <w:tr w:rsidR="00817BCA" w:rsidTr="00817BCA">
        <w:trPr>
          <w:cnfStyle w:val="000000100000"/>
          <w:ins w:id="1186" w:author="Familia Valderrama A" w:date="2014-03-13T03:53:00Z"/>
        </w:trPr>
        <w:tc>
          <w:tcPr>
            <w:cnfStyle w:val="001000000000"/>
            <w:tcW w:w="3112" w:type="dxa"/>
            <w:tcPrChange w:id="1187" w:author="Estudiante" w:date="2014-04-01T17:21:00Z">
              <w:tcPr>
                <w:tcW w:w="4322" w:type="dxa"/>
                <w:gridSpan w:val="2"/>
              </w:tcPr>
            </w:tcPrChange>
          </w:tcPr>
          <w:p w:rsidR="00817BCA" w:rsidRDefault="00817BCA" w:rsidP="000C4ADE">
            <w:pPr>
              <w:pStyle w:val="Textbody"/>
              <w:spacing w:after="240"/>
              <w:cnfStyle w:val="001000100000"/>
              <w:rPr>
                <w:ins w:id="1188" w:author="Familia Valderrama A" w:date="2014-03-13T03:53:00Z"/>
                <w:rFonts w:ascii="Arial" w:hAnsi="Arial" w:cs="Arial"/>
                <w:lang w:val="es-ES_tradnl"/>
              </w:rPr>
            </w:pPr>
            <w:commentRangeStart w:id="1189"/>
            <w:ins w:id="1190" w:author="Familia Valderrama A" w:date="2014-03-13T03:55:00Z">
              <w:r>
                <w:rPr>
                  <w:rFonts w:ascii="Arial" w:hAnsi="Arial" w:cs="Arial"/>
                  <w:lang w:val="es-ES_tradnl"/>
                </w:rPr>
                <w:t>Pro</w:t>
              </w:r>
            </w:ins>
            <w:ins w:id="1191" w:author="Familia Valderrama A" w:date="2014-03-13T03:56:00Z">
              <w:r>
                <w:rPr>
                  <w:rFonts w:ascii="Arial" w:hAnsi="Arial" w:cs="Arial"/>
                  <w:lang w:val="es-ES_tradnl"/>
                </w:rPr>
                <w:t>totipos</w:t>
              </w:r>
            </w:ins>
            <w:commentRangeEnd w:id="1189"/>
            <w:r>
              <w:rPr>
                <w:rStyle w:val="Refdecomentario"/>
                <w:b w:val="0"/>
                <w:bCs w:val="0"/>
              </w:rPr>
              <w:commentReference w:id="1189"/>
            </w:r>
          </w:p>
        </w:tc>
        <w:tc>
          <w:tcPr>
            <w:tcW w:w="3326" w:type="dxa"/>
            <w:tcPrChange w:id="1192" w:author="Estudiante" w:date="2014-04-01T17:21:00Z">
              <w:tcPr>
                <w:tcW w:w="4322" w:type="dxa"/>
                <w:gridSpan w:val="2"/>
              </w:tcPr>
            </w:tcPrChange>
          </w:tcPr>
          <w:p w:rsidR="00817BCA" w:rsidRDefault="00817BCA" w:rsidP="000C4ADE">
            <w:pPr>
              <w:pStyle w:val="Textbody"/>
              <w:spacing w:after="240"/>
              <w:cnfStyle w:val="000000100000"/>
              <w:rPr>
                <w:ins w:id="1193" w:author="Familia Valderrama A" w:date="2014-03-13T03:53:00Z"/>
                <w:rFonts w:ascii="Arial" w:hAnsi="Arial" w:cs="Arial"/>
                <w:lang w:val="es-ES_tradnl"/>
              </w:rPr>
            </w:pPr>
            <w:ins w:id="1194" w:author="Familia Valderrama A" w:date="2014-03-13T03:56:00Z">
              <w:r>
                <w:rPr>
                  <w:rFonts w:ascii="Arial" w:hAnsi="Arial" w:cs="Arial"/>
                  <w:lang w:val="es-ES_tradnl"/>
                </w:rPr>
                <w:t>Cliente</w:t>
              </w:r>
            </w:ins>
          </w:p>
        </w:tc>
        <w:tc>
          <w:tcPr>
            <w:tcW w:w="2282" w:type="dxa"/>
            <w:tcPrChange w:id="1195" w:author="Estudiante" w:date="2014-04-01T17:21:00Z">
              <w:tcPr>
                <w:tcW w:w="4322" w:type="dxa"/>
                <w:gridSpan w:val="2"/>
              </w:tcPr>
            </w:tcPrChange>
          </w:tcPr>
          <w:p w:rsidR="00817BCA" w:rsidRDefault="00817BCA" w:rsidP="000C4ADE">
            <w:pPr>
              <w:pStyle w:val="Textbody"/>
              <w:spacing w:after="240"/>
              <w:cnfStyle w:val="000000100000"/>
              <w:rPr>
                <w:ins w:id="1196" w:author="Estudiante" w:date="2014-04-01T17:21:00Z"/>
                <w:rFonts w:ascii="Arial" w:hAnsi="Arial" w:cs="Arial"/>
                <w:lang w:val="es-ES_tradnl"/>
              </w:rPr>
            </w:pPr>
            <w:ins w:id="1197" w:author="Estudiante" w:date="2014-04-01T17:22:00Z">
              <w:r>
                <w:rPr>
                  <w:rFonts w:ascii="Arial" w:hAnsi="Arial" w:cs="Arial"/>
                  <w:lang w:val="es-ES_tradnl"/>
                </w:rPr>
                <w:t>Entrega</w:t>
              </w:r>
            </w:ins>
            <w:ins w:id="1198" w:author="Estudiante" w:date="2014-04-01T17:24:00Z">
              <w:r>
                <w:rPr>
                  <w:rFonts w:ascii="Arial" w:hAnsi="Arial" w:cs="Arial"/>
                  <w:lang w:val="es-ES_tradnl"/>
                </w:rPr>
                <w:t>s</w:t>
              </w:r>
            </w:ins>
            <w:ins w:id="1199" w:author="Estudiante" w:date="2014-04-01T17:22:00Z">
              <w:r>
                <w:rPr>
                  <w:rFonts w:ascii="Arial" w:hAnsi="Arial" w:cs="Arial"/>
                  <w:lang w:val="es-ES_tradnl"/>
                </w:rPr>
                <w:t xml:space="preserve"> 2 y 3</w:t>
              </w:r>
            </w:ins>
          </w:p>
        </w:tc>
      </w:tr>
      <w:tr w:rsidR="00817BCA" w:rsidTr="00A31FBE">
        <w:trPr>
          <w:trHeight w:val="431"/>
          <w:ins w:id="1200" w:author="Estudiante" w:date="2014-04-01T17:23:00Z"/>
          <w:trPrChange w:id="1201" w:author="Estudiante" w:date="2014-04-01T17:25:00Z">
            <w:trPr>
              <w:gridAfter w:val="0"/>
            </w:trPr>
          </w:trPrChange>
        </w:trPr>
        <w:tc>
          <w:tcPr>
            <w:cnfStyle w:val="001000000000"/>
            <w:tcW w:w="3112" w:type="dxa"/>
            <w:shd w:val="clear" w:color="auto" w:fill="A7BFDE" w:themeFill="accent1" w:themeFillTint="7F"/>
            <w:tcPrChange w:id="1202" w:author="Estudiante" w:date="2014-04-01T17:25:00Z">
              <w:tcPr>
                <w:tcW w:w="3112" w:type="dxa"/>
                <w:shd w:val="clear" w:color="auto" w:fill="A7BFDE" w:themeFill="accent1" w:themeFillTint="7F"/>
              </w:tcPr>
            </w:tcPrChange>
          </w:tcPr>
          <w:p w:rsidR="00817BCA" w:rsidRDefault="00817BCA" w:rsidP="000C4ADE">
            <w:pPr>
              <w:pStyle w:val="Textbody"/>
              <w:spacing w:after="240"/>
              <w:rPr>
                <w:ins w:id="1203" w:author="Estudiante" w:date="2014-04-01T17:23:00Z"/>
                <w:rFonts w:ascii="Arial" w:hAnsi="Arial" w:cs="Arial"/>
                <w:lang w:val="es-ES_tradnl"/>
              </w:rPr>
            </w:pPr>
            <w:ins w:id="1204" w:author="Estudiante" w:date="2014-04-01T17:23:00Z">
              <w:r>
                <w:rPr>
                  <w:rFonts w:ascii="Arial" w:hAnsi="Arial" w:cs="Arial"/>
                  <w:lang w:val="es-ES_tradnl"/>
                </w:rPr>
                <w:t>Reporte Gerencial</w:t>
              </w:r>
            </w:ins>
          </w:p>
        </w:tc>
        <w:tc>
          <w:tcPr>
            <w:tcW w:w="3326" w:type="dxa"/>
            <w:shd w:val="clear" w:color="auto" w:fill="A7BFDE" w:themeFill="accent1" w:themeFillTint="7F"/>
            <w:tcPrChange w:id="1205" w:author="Estudiante" w:date="2014-04-01T17:25:00Z">
              <w:tcPr>
                <w:tcW w:w="3326" w:type="dxa"/>
                <w:gridSpan w:val="2"/>
                <w:shd w:val="clear" w:color="auto" w:fill="A7BFDE" w:themeFill="accent1" w:themeFillTint="7F"/>
              </w:tcPr>
            </w:tcPrChange>
          </w:tcPr>
          <w:p w:rsidR="00817BCA" w:rsidRDefault="00817BCA" w:rsidP="000C4ADE">
            <w:pPr>
              <w:pStyle w:val="Textbody"/>
              <w:spacing w:after="240"/>
              <w:cnfStyle w:val="000000000000"/>
              <w:rPr>
                <w:ins w:id="1206" w:author="Estudiante" w:date="2014-04-01T17:23:00Z"/>
                <w:rFonts w:ascii="Arial" w:hAnsi="Arial" w:cs="Arial"/>
                <w:lang w:val="es-ES_tradnl"/>
              </w:rPr>
            </w:pPr>
            <w:ins w:id="1207" w:author="Estudiante" w:date="2014-04-01T17:24:00Z">
              <w:r>
                <w:rPr>
                  <w:rFonts w:ascii="Arial" w:hAnsi="Arial" w:cs="Arial"/>
                  <w:lang w:val="es-ES_tradnl"/>
                </w:rPr>
                <w:t>Grupo de trabajo y cliente</w:t>
              </w:r>
            </w:ins>
          </w:p>
        </w:tc>
        <w:tc>
          <w:tcPr>
            <w:tcW w:w="2282" w:type="dxa"/>
            <w:shd w:val="clear" w:color="auto" w:fill="A7BFDE" w:themeFill="accent1" w:themeFillTint="7F"/>
            <w:tcPrChange w:id="1208" w:author="Estudiante" w:date="2014-04-01T17:25:00Z">
              <w:tcPr>
                <w:tcW w:w="2282" w:type="dxa"/>
                <w:gridSpan w:val="2"/>
                <w:shd w:val="clear" w:color="auto" w:fill="A7BFDE" w:themeFill="accent1" w:themeFillTint="7F"/>
              </w:tcPr>
            </w:tcPrChange>
          </w:tcPr>
          <w:p w:rsidR="00817BCA" w:rsidRDefault="00817BCA" w:rsidP="000C4ADE">
            <w:pPr>
              <w:pStyle w:val="Textbody"/>
              <w:spacing w:after="240"/>
              <w:cnfStyle w:val="000000000000"/>
              <w:rPr>
                <w:ins w:id="1209" w:author="Estudiante" w:date="2014-04-01T17:23:00Z"/>
                <w:rFonts w:ascii="Arial" w:hAnsi="Arial" w:cs="Arial"/>
                <w:lang w:val="es-ES_tradnl"/>
              </w:rPr>
            </w:pPr>
            <w:ins w:id="1210" w:author="Estudiante" w:date="2014-04-01T17:24:00Z">
              <w:r>
                <w:rPr>
                  <w:rFonts w:ascii="Arial" w:hAnsi="Arial" w:cs="Arial"/>
                  <w:lang w:val="es-ES_tradnl"/>
                </w:rPr>
                <w:t>Entregas 1, 2 y 3</w:t>
              </w:r>
            </w:ins>
          </w:p>
        </w:tc>
      </w:tr>
    </w:tbl>
    <w:p w:rsidR="008B38F0" w:rsidRDefault="008B38F0">
      <w:pPr>
        <w:pStyle w:val="Textbody"/>
        <w:spacing w:after="240"/>
        <w:rPr>
          <w:ins w:id="1211" w:author="Familia Valderrama A" w:date="2014-03-13T03:49:00Z"/>
          <w:rFonts w:ascii="Arial" w:hAnsi="Arial" w:cs="Arial"/>
          <w:lang w:val="es-ES_tradnl"/>
          <w:rPrChange w:id="1212" w:author="Familia Valderrama A" w:date="2014-03-13T03:50:00Z">
            <w:rPr>
              <w:ins w:id="1213" w:author="Familia Valderrama A" w:date="2014-03-13T03:49:00Z"/>
              <w:rFonts w:ascii="Arial" w:hAnsi="Arial" w:cs="Arial"/>
              <w:sz w:val="28"/>
              <w:szCs w:val="28"/>
              <w:lang w:val="es-ES_tradnl"/>
            </w:rPr>
          </w:rPrChange>
        </w:rPr>
        <w:pPrChange w:id="1214" w:author="Familia Valderrama A" w:date="2014-03-13T03:50:00Z">
          <w:pPr>
            <w:pStyle w:val="Ttulo2"/>
          </w:pPr>
        </w:pPrChange>
      </w:pPr>
    </w:p>
    <w:p w:rsidR="008B38F0" w:rsidRDefault="000C4ADE">
      <w:pPr>
        <w:pStyle w:val="Textbody"/>
        <w:rPr>
          <w:ins w:id="1215" w:author="Familia Valderrama A" w:date="2014-03-13T04:13:00Z"/>
          <w:rFonts w:ascii="Arial" w:hAnsi="Arial" w:cs="Arial"/>
          <w:szCs w:val="28"/>
          <w:lang w:val="es-CO"/>
        </w:rPr>
        <w:pPrChange w:id="1216" w:author="Familia Valderrama A" w:date="2014-03-13T03:49:00Z">
          <w:pPr>
            <w:pStyle w:val="Ttulo2"/>
          </w:pPr>
        </w:pPrChange>
      </w:pPr>
      <w:ins w:id="1217" w:author="Familia Valderrama A" w:date="2014-03-13T03:49:00Z">
        <w:r>
          <w:rPr>
            <w:rFonts w:ascii="Arial" w:hAnsi="Arial" w:cs="Arial"/>
            <w:szCs w:val="28"/>
            <w:lang w:val="es-CO"/>
          </w:rPr>
          <w:t xml:space="preserve">En el siguiente diagrama podemos ver las fechas de las entregas y su asociación con las iteraciones y fases que se van a realizar en el proyecto según el modelo de ciclo de vida en la sección </w:t>
        </w:r>
      </w:ins>
      <w:ins w:id="1218" w:author="Estudiante" w:date="2014-04-01T17:17:00Z">
        <w:r w:rsidR="002956A8">
          <w:rPr>
            <w:rFonts w:ascii="Arial" w:hAnsi="Arial" w:cs="Arial"/>
            <w:szCs w:val="28"/>
            <w:lang w:val="es-CO"/>
          </w:rPr>
          <w:fldChar w:fldCharType="begin"/>
        </w:r>
        <w:r w:rsidR="00D97E2E">
          <w:rPr>
            <w:rFonts w:ascii="Arial" w:hAnsi="Arial" w:cs="Arial"/>
            <w:szCs w:val="28"/>
            <w:lang w:val="es-CO"/>
          </w:rPr>
          <w:instrText xml:space="preserve"> REF _Ref384135950 \r \h </w:instrText>
        </w:r>
      </w:ins>
      <w:r w:rsidR="002956A8">
        <w:rPr>
          <w:rFonts w:ascii="Arial" w:hAnsi="Arial" w:cs="Arial"/>
          <w:szCs w:val="28"/>
          <w:lang w:val="es-CO"/>
        </w:rPr>
      </w:r>
      <w:r w:rsidR="002956A8">
        <w:rPr>
          <w:rFonts w:ascii="Arial" w:hAnsi="Arial" w:cs="Arial"/>
          <w:szCs w:val="28"/>
          <w:lang w:val="es-CO"/>
        </w:rPr>
        <w:fldChar w:fldCharType="separate"/>
      </w:r>
      <w:ins w:id="1219" w:author="Estudiante" w:date="2014-04-01T17:17:00Z">
        <w:r w:rsidR="00D97E2E">
          <w:rPr>
            <w:rFonts w:ascii="Arial" w:hAnsi="Arial" w:cs="Arial"/>
            <w:szCs w:val="28"/>
            <w:lang w:val="es-CO"/>
          </w:rPr>
          <w:t>8.1</w:t>
        </w:r>
        <w:r w:rsidR="002956A8">
          <w:rPr>
            <w:rFonts w:ascii="Arial" w:hAnsi="Arial" w:cs="Arial"/>
            <w:szCs w:val="28"/>
            <w:lang w:val="es-CO"/>
          </w:rPr>
          <w:fldChar w:fldCharType="end"/>
        </w:r>
      </w:ins>
      <w:ins w:id="1220" w:author="Familia Valderrama A" w:date="2014-03-13T03:49:00Z">
        <w:del w:id="1221" w:author="Estudiante" w:date="2014-04-01T17:17:00Z">
          <w:r w:rsidDel="00D97E2E">
            <w:rPr>
              <w:rFonts w:ascii="Arial" w:hAnsi="Arial" w:cs="Arial"/>
              <w:szCs w:val="28"/>
              <w:lang w:val="es-CO"/>
            </w:rPr>
            <w:delText>8.1</w:delText>
          </w:r>
        </w:del>
        <w:r>
          <w:rPr>
            <w:rFonts w:ascii="Arial" w:hAnsi="Arial" w:cs="Arial"/>
            <w:szCs w:val="28"/>
            <w:lang w:val="es-CO"/>
          </w:rPr>
          <w:t>.</w:t>
        </w:r>
      </w:ins>
    </w:p>
    <w:p w:rsidR="008B38F0" w:rsidRDefault="008B38F0">
      <w:pPr>
        <w:pStyle w:val="Textbody"/>
        <w:rPr>
          <w:lang w:val="es-ES_tradnl"/>
          <w:rPrChange w:id="1222" w:author="Familia Valderrama A" w:date="2014-03-13T03:49:00Z">
            <w:rPr>
              <w:rFonts w:ascii="Arial" w:hAnsi="Arial" w:cs="Arial"/>
              <w:sz w:val="28"/>
              <w:szCs w:val="28"/>
              <w:lang w:val="es-ES_tradnl"/>
            </w:rPr>
          </w:rPrChange>
        </w:rPr>
        <w:pPrChange w:id="1223" w:author="Familia Valderrama A" w:date="2014-03-13T03:49:00Z">
          <w:pPr>
            <w:pStyle w:val="Ttulo2"/>
          </w:pPr>
        </w:pPrChange>
      </w:pPr>
    </w:p>
    <w:p w:rsidR="000C4ADE" w:rsidRDefault="008B38F0" w:rsidP="000C4ADE">
      <w:pPr>
        <w:rPr>
          <w:ins w:id="1224" w:author="Familia Valderrama A" w:date="2014-03-13T03:49:00Z"/>
        </w:rPr>
      </w:pPr>
      <w:ins w:id="1225" w:author="Familia Valderrama A" w:date="2014-03-13T03:49:00Z">
        <w:r>
          <w:rPr>
            <w:rFonts w:ascii="Arial" w:hAnsi="Arial" w:cs="Arial"/>
            <w:noProof/>
            <w:szCs w:val="28"/>
            <w:lang w:val="es-CO" w:eastAsia="es-CO"/>
            <w:rPrChange w:id="1226" w:author="Unknown">
              <w:rPr>
                <w:rFonts w:ascii="Cambria" w:hAnsi="Cambria"/>
                <w:b/>
                <w:bCs/>
                <w:noProof/>
                <w:sz w:val="26"/>
                <w:szCs w:val="26"/>
                <w:lang w:val="es-CO" w:eastAsia="es-CO"/>
              </w:rPr>
            </w:rPrChange>
          </w:rPr>
          <w:drawing>
            <wp:inline distT="0" distB="0" distL="0" distR="0">
              <wp:extent cx="5314950" cy="1666875"/>
              <wp:effectExtent l="19050" t="0" r="19050" b="0"/>
              <wp:docPr id="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ins>
    </w:p>
    <w:p w:rsidR="000C4ADE" w:rsidRPr="000C4ADE" w:rsidRDefault="000C4ADE" w:rsidP="000C4ADE">
      <w:pPr>
        <w:pStyle w:val="Epgrafe"/>
        <w:rPr>
          <w:ins w:id="1227" w:author="Familia Valderrama A" w:date="2014-03-13T03:49:00Z"/>
          <w:rFonts w:ascii="Arial" w:hAnsi="Arial" w:cs="Arial"/>
          <w:sz w:val="20"/>
          <w:szCs w:val="20"/>
          <w:lang w:val="es-CO"/>
        </w:rPr>
      </w:pPr>
      <w:bookmarkStart w:id="1228" w:name="_Toc382447395"/>
      <w:ins w:id="1229" w:author="Familia Valderrama A" w:date="2014-03-13T03:49:00Z">
        <w:r w:rsidRPr="000C4ADE">
          <w:rPr>
            <w:rFonts w:ascii="Arial" w:hAnsi="Arial" w:cs="Arial"/>
            <w:sz w:val="20"/>
            <w:szCs w:val="20"/>
          </w:rPr>
          <w:t xml:space="preserve">Figura </w:t>
        </w:r>
      </w:ins>
      <w:ins w:id="1230" w:author="Familia Valderrama A" w:date="2014-04-24T00:29:00Z">
        <w:r w:rsidR="00C84773">
          <w:rPr>
            <w:rFonts w:ascii="Arial" w:hAnsi="Arial" w:cs="Arial"/>
            <w:sz w:val="20"/>
            <w:szCs w:val="20"/>
          </w:rPr>
          <w:fldChar w:fldCharType="begin"/>
        </w:r>
        <w:r w:rsidR="00C84773">
          <w:rPr>
            <w:rFonts w:ascii="Arial" w:hAnsi="Arial" w:cs="Arial"/>
            <w:sz w:val="20"/>
            <w:szCs w:val="20"/>
          </w:rPr>
          <w:instrText xml:space="preserve"> STYLEREF 1 \s </w:instrText>
        </w:r>
      </w:ins>
      <w:r w:rsidR="00C84773">
        <w:rPr>
          <w:rFonts w:ascii="Arial" w:hAnsi="Arial" w:cs="Arial"/>
          <w:sz w:val="20"/>
          <w:szCs w:val="20"/>
        </w:rPr>
        <w:fldChar w:fldCharType="separate"/>
      </w:r>
      <w:r w:rsidR="00C84773">
        <w:rPr>
          <w:rFonts w:ascii="Arial" w:hAnsi="Arial" w:cs="Arial"/>
          <w:noProof/>
          <w:sz w:val="20"/>
          <w:szCs w:val="20"/>
        </w:rPr>
        <w:t>6</w:t>
      </w:r>
      <w:ins w:id="1231" w:author="Familia Valderrama A" w:date="2014-04-24T00:29:00Z">
        <w:r w:rsidR="00C84773">
          <w:rPr>
            <w:rFonts w:ascii="Arial" w:hAnsi="Arial" w:cs="Arial"/>
            <w:sz w:val="20"/>
            <w:szCs w:val="20"/>
          </w:rPr>
          <w:fldChar w:fldCharType="end"/>
        </w:r>
        <w:r w:rsidR="00C84773">
          <w:rPr>
            <w:rFonts w:ascii="Arial" w:hAnsi="Arial" w:cs="Arial"/>
            <w:sz w:val="20"/>
            <w:szCs w:val="20"/>
          </w:rPr>
          <w:t>.</w:t>
        </w:r>
        <w:r w:rsidR="00C84773">
          <w:rPr>
            <w:rFonts w:ascii="Arial" w:hAnsi="Arial" w:cs="Arial"/>
            <w:sz w:val="20"/>
            <w:szCs w:val="20"/>
          </w:rPr>
          <w:fldChar w:fldCharType="begin"/>
        </w:r>
        <w:r w:rsidR="00C84773">
          <w:rPr>
            <w:rFonts w:ascii="Arial" w:hAnsi="Arial" w:cs="Arial"/>
            <w:sz w:val="20"/>
            <w:szCs w:val="20"/>
          </w:rPr>
          <w:instrText xml:space="preserve"> SEQ Figura \* ARABIC \s 1 </w:instrText>
        </w:r>
      </w:ins>
      <w:r w:rsidR="00C84773">
        <w:rPr>
          <w:rFonts w:ascii="Arial" w:hAnsi="Arial" w:cs="Arial"/>
          <w:sz w:val="20"/>
          <w:szCs w:val="20"/>
        </w:rPr>
        <w:fldChar w:fldCharType="separate"/>
      </w:r>
      <w:ins w:id="1232" w:author="Familia Valderrama A" w:date="2014-04-24T00:29:00Z">
        <w:r w:rsidR="00C84773">
          <w:rPr>
            <w:rFonts w:ascii="Arial" w:hAnsi="Arial" w:cs="Arial"/>
            <w:noProof/>
            <w:sz w:val="20"/>
            <w:szCs w:val="20"/>
          </w:rPr>
          <w:t>1</w:t>
        </w:r>
        <w:r w:rsidR="00C84773">
          <w:rPr>
            <w:rFonts w:ascii="Arial" w:hAnsi="Arial" w:cs="Arial"/>
            <w:sz w:val="20"/>
            <w:szCs w:val="20"/>
          </w:rPr>
          <w:fldChar w:fldCharType="end"/>
        </w:r>
      </w:ins>
      <w:ins w:id="1233" w:author="Familia Valderrama A" w:date="2014-03-13T03:49:00Z">
        <w:r>
          <w:rPr>
            <w:rFonts w:ascii="Arial" w:hAnsi="Arial" w:cs="Arial"/>
            <w:sz w:val="20"/>
            <w:szCs w:val="20"/>
          </w:rPr>
          <w:t xml:space="preserve"> – Fechas de entregables</w:t>
        </w:r>
        <w:bookmarkEnd w:id="1228"/>
      </w:ins>
    </w:p>
    <w:p w:rsidR="008B38F0" w:rsidRDefault="002956A8">
      <w:pPr>
        <w:rPr>
          <w:ins w:id="1234" w:author="Estudiante" w:date="2014-04-01T16:51:00Z"/>
          <w:rFonts w:ascii="Arial" w:hAnsi="Arial" w:cs="Arial"/>
          <w:szCs w:val="28"/>
          <w:lang w:val="es-CO"/>
        </w:rPr>
        <w:pPrChange w:id="1235" w:author="Familia Valderrama A" w:date="2014-03-13T04:00:00Z">
          <w:pPr>
            <w:pStyle w:val="Ttulo2"/>
          </w:pPr>
        </w:pPrChange>
      </w:pPr>
      <w:ins w:id="1236" w:author="Familia Valderrama A" w:date="2014-03-13T03:49:00Z">
        <w:r>
          <w:rPr>
            <w:rFonts w:ascii="Arial" w:hAnsi="Arial" w:cs="Arial"/>
            <w:noProof/>
            <w:szCs w:val="28"/>
            <w:lang w:val="es-CO" w:eastAsia="es-CO"/>
            <w:rPrChange w:id="1237" w:author="Unknown">
              <w:rPr>
                <w:rFonts w:ascii="Arial" w:hAnsi="Arial" w:cs="Arial"/>
                <w:noProof/>
                <w:szCs w:val="28"/>
                <w:lang w:val="es-CO" w:eastAsia="es-CO"/>
              </w:rPr>
            </w:rPrChange>
          </w:rPr>
        </w:r>
        <w:r>
          <w:rPr>
            <w:rFonts w:ascii="Arial" w:hAnsi="Arial" w:cs="Arial"/>
            <w:noProof/>
            <w:szCs w:val="28"/>
            <w:lang w:val="es-CO" w:eastAsia="es-CO"/>
            <w:rPrChange w:id="1238" w:author="Unknown">
              <w:rPr>
                <w:rFonts w:ascii="Arial" w:hAnsi="Arial" w:cs="Arial"/>
                <w:noProof/>
                <w:szCs w:val="28"/>
                <w:lang w:val="es-CO" w:eastAsia="es-CO"/>
              </w:rPr>
            </w:rPrChange>
          </w:rPr>
          <w:pict>
            <v:shapetype id="_x0000_t202" coordsize="21600,21600" o:spt="202" path="m,l,21600r21600,l21600,xe">
              <v:stroke joinstyle="miter"/>
              <v:path gradientshapeok="t" o:connecttype="rect"/>
            </v:shapetype>
            <v:shape id="Text Box 47" o:spid="_x0000_s1056" type="#_x0000_t202" style="width:409.45pt;height:33.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mrttwIAALs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" filled="f" stroked="f">
              <v:textbox>
                <w:txbxContent>
                  <w:p w:rsidR="008B38F0" w:rsidRPr="007C7B4D" w:rsidRDefault="008B38F0" w:rsidP="000C4ADE">
                    <w:pPr>
                      <w:rPr>
                        <w:i/>
                        <w:sz w:val="18"/>
                        <w:szCs w:val="18"/>
                      </w:rPr>
                    </w:pPr>
                    <w:r>
                      <w:rPr>
                        <w:i/>
                        <w:sz w:val="18"/>
                        <w:szCs w:val="18"/>
                      </w:rPr>
                      <w:t>Muestra las</w:t>
                    </w:r>
                    <w:ins w:id="1239" w:author="Estudiante" w:date="2014-04-01T16:52:00Z">
                      <w:r>
                        <w:rPr>
                          <w:i/>
                          <w:sz w:val="18"/>
                          <w:szCs w:val="18"/>
                        </w:rPr>
                        <w:t xml:space="preserve"> </w:t>
                      </w:r>
                    </w:ins>
                    <w:del w:id="1240" w:author="Estudiante" w:date="2014-04-01T16:52:00Z">
                      <w:r w:rsidDel="000831B9">
                        <w:rPr>
                          <w:i/>
                          <w:sz w:val="18"/>
                          <w:szCs w:val="18"/>
                        </w:rPr>
                        <w:delText xml:space="preserve"> f</w:delText>
                      </w:r>
                    </w:del>
                    <w:del w:id="1241" w:author="Estudiante" w:date="2014-04-01T16:51:00Z">
                      <w:r w:rsidDel="000831B9">
                        <w:rPr>
                          <w:i/>
                          <w:sz w:val="18"/>
                          <w:szCs w:val="18"/>
                        </w:rPr>
                        <w:delText>ases</w:delText>
                      </w:r>
                    </w:del>
                    <w:del w:id="1242" w:author="Estudiante" w:date="2014-04-01T16:52:00Z">
                      <w:r w:rsidDel="000831B9">
                        <w:rPr>
                          <w:i/>
                          <w:sz w:val="18"/>
                          <w:szCs w:val="18"/>
                        </w:rPr>
                        <w:delText xml:space="preserve"> e </w:delText>
                      </w:r>
                    </w:del>
                    <w:r>
                      <w:rPr>
                        <w:i/>
                        <w:sz w:val="18"/>
                        <w:szCs w:val="18"/>
                      </w:rPr>
                      <w:t xml:space="preserve">iteraciones asociadas a cada una de las entregas y las fechas programadas para estas en el cronograma (Ver sección </w:t>
                    </w:r>
                    <w:ins w:id="1243" w:author="Estudiante" w:date="2014-04-01T17:17:00Z">
                      <w:r>
                        <w:rPr>
                          <w:i/>
                          <w:sz w:val="18"/>
                          <w:szCs w:val="18"/>
                        </w:rPr>
                        <w:fldChar w:fldCharType="begin"/>
                      </w:r>
                      <w:r>
                        <w:rPr>
                          <w:i/>
                          <w:sz w:val="18"/>
                          <w:szCs w:val="18"/>
                        </w:rPr>
                        <w:instrText xml:space="preserve"> REF _Ref384135980 \r \h </w:instrText>
                      </w:r>
                    </w:ins>
                    <w:r>
                      <w:rPr>
                        <w:i/>
                        <w:sz w:val="18"/>
                        <w:szCs w:val="18"/>
                      </w:rPr>
                    </w:r>
                    <w:r>
                      <w:rPr>
                        <w:i/>
                        <w:sz w:val="18"/>
                        <w:szCs w:val="18"/>
                      </w:rPr>
                      <w:fldChar w:fldCharType="separate"/>
                    </w:r>
                    <w:ins w:id="1244" w:author="Estudiante" w:date="2014-04-01T17:17:00Z">
                      <w:r>
                        <w:rPr>
                          <w:i/>
                          <w:sz w:val="18"/>
                          <w:szCs w:val="18"/>
                        </w:rPr>
                        <w:t>9.3.2</w:t>
                      </w:r>
                      <w:r>
                        <w:rPr>
                          <w:i/>
                          <w:sz w:val="18"/>
                          <w:szCs w:val="18"/>
                        </w:rPr>
                        <w:fldChar w:fldCharType="end"/>
                      </w:r>
                    </w:ins>
                    <w:del w:id="1245" w:author="Estudiante" w:date="2014-04-01T17:17:00Z">
                      <w:r w:rsidDel="00D97E2E">
                        <w:rPr>
                          <w:i/>
                          <w:sz w:val="18"/>
                          <w:szCs w:val="18"/>
                        </w:rPr>
                        <w:delText>9.3.2</w:delText>
                      </w:r>
                    </w:del>
                    <w:r>
                      <w:rPr>
                        <w:i/>
                        <w:sz w:val="18"/>
                        <w:szCs w:val="18"/>
                      </w:rPr>
                      <w:t>)</w:t>
                    </w:r>
                  </w:p>
                </w:txbxContent>
              </v:textbox>
              <w10:wrap type="none"/>
              <w10:anchorlock/>
            </v:shape>
          </w:pict>
        </w:r>
      </w:ins>
    </w:p>
    <w:p w:rsidR="008B38F0" w:rsidRDefault="000831B9">
      <w:pPr>
        <w:rPr>
          <w:ins w:id="1246" w:author="Familia Valderrama A" w:date="2014-03-13T03:49:00Z"/>
          <w:rFonts w:ascii="Arial" w:hAnsi="Arial" w:cs="Arial"/>
          <w:szCs w:val="28"/>
          <w:lang w:val="es-CO"/>
          <w:rPrChange w:id="1247" w:author="Familia Valderrama A" w:date="2014-03-13T04:00:00Z">
            <w:rPr>
              <w:ins w:id="1248" w:author="Familia Valderrama A" w:date="2014-03-13T03:49:00Z"/>
              <w:rFonts w:ascii="Arial" w:hAnsi="Arial" w:cs="Arial"/>
              <w:color w:val="000090"/>
              <w:lang w:val="es-ES_tradnl"/>
            </w:rPr>
          </w:rPrChange>
        </w:rPr>
        <w:pPrChange w:id="1249" w:author="Familia Valderrama A" w:date="2014-03-13T04:00:00Z">
          <w:pPr>
            <w:pStyle w:val="Ttulo2"/>
          </w:pPr>
        </w:pPrChange>
      </w:pPr>
      <w:ins w:id="1250" w:author="Estudiante" w:date="2014-04-01T16:53:00Z">
        <w:r>
          <w:rPr>
            <w:rFonts w:ascii="Arial" w:hAnsi="Arial" w:cs="Arial"/>
            <w:szCs w:val="28"/>
            <w:lang w:val="es-CO"/>
          </w:rPr>
          <w:t>En la secci</w:t>
        </w:r>
        <w:r w:rsidR="00D97E2E">
          <w:rPr>
            <w:rFonts w:ascii="Arial" w:hAnsi="Arial" w:cs="Arial"/>
            <w:szCs w:val="28"/>
            <w:lang w:val="es-CO"/>
          </w:rPr>
          <w:t xml:space="preserve">ón </w:t>
        </w:r>
      </w:ins>
      <w:ins w:id="1251" w:author="Estudiante" w:date="2014-04-01T17:15:00Z">
        <w:r w:rsidR="002956A8">
          <w:rPr>
            <w:rFonts w:ascii="Arial" w:hAnsi="Arial" w:cs="Arial"/>
            <w:szCs w:val="28"/>
            <w:lang w:val="es-CO"/>
          </w:rPr>
          <w:fldChar w:fldCharType="begin"/>
        </w:r>
        <w:r w:rsidR="00D97E2E">
          <w:rPr>
            <w:rFonts w:ascii="Arial" w:hAnsi="Arial" w:cs="Arial"/>
            <w:szCs w:val="28"/>
            <w:lang w:val="es-CO"/>
          </w:rPr>
          <w:instrText xml:space="preserve"> REF _Ref382262050 \r \h </w:instrText>
        </w:r>
      </w:ins>
      <w:r w:rsidR="002956A8">
        <w:rPr>
          <w:rFonts w:ascii="Arial" w:hAnsi="Arial" w:cs="Arial"/>
          <w:szCs w:val="28"/>
          <w:lang w:val="es-CO"/>
        </w:rPr>
      </w:r>
      <w:r w:rsidR="002956A8">
        <w:rPr>
          <w:rFonts w:ascii="Arial" w:hAnsi="Arial" w:cs="Arial"/>
          <w:szCs w:val="28"/>
          <w:lang w:val="es-CO"/>
        </w:rPr>
        <w:fldChar w:fldCharType="separate"/>
      </w:r>
      <w:ins w:id="1252" w:author="Estudiante" w:date="2014-04-01T17:15:00Z">
        <w:r w:rsidR="00D97E2E">
          <w:rPr>
            <w:rFonts w:ascii="Arial" w:hAnsi="Arial" w:cs="Arial"/>
            <w:szCs w:val="28"/>
            <w:lang w:val="es-CO"/>
          </w:rPr>
          <w:t>8.3</w:t>
        </w:r>
        <w:r w:rsidR="002956A8">
          <w:rPr>
            <w:rFonts w:ascii="Arial" w:hAnsi="Arial" w:cs="Arial"/>
            <w:szCs w:val="28"/>
            <w:lang w:val="es-CO"/>
          </w:rPr>
          <w:fldChar w:fldCharType="end"/>
        </w:r>
      </w:ins>
      <w:ins w:id="1253" w:author="Estudiante" w:date="2014-04-01T17:16:00Z">
        <w:r w:rsidR="00D97E2E">
          <w:rPr>
            <w:rFonts w:ascii="Arial" w:hAnsi="Arial" w:cs="Arial"/>
            <w:szCs w:val="28"/>
            <w:lang w:val="es-CO"/>
          </w:rPr>
          <w:t xml:space="preserve"> </w:t>
        </w:r>
      </w:ins>
      <w:ins w:id="1254" w:author="Estudiante" w:date="2014-04-01T16:53:00Z">
        <w:r w:rsidR="00D97E2E">
          <w:rPr>
            <w:rFonts w:ascii="Arial" w:hAnsi="Arial" w:cs="Arial"/>
            <w:szCs w:val="28"/>
            <w:lang w:val="es-CO"/>
          </w:rPr>
          <w:t>se puede</w:t>
        </w:r>
      </w:ins>
      <w:ins w:id="1255" w:author="Estudiante" w:date="2014-04-01T17:13:00Z">
        <w:r w:rsidR="00D97E2E">
          <w:rPr>
            <w:rFonts w:ascii="Arial" w:hAnsi="Arial" w:cs="Arial"/>
            <w:szCs w:val="28"/>
            <w:lang w:val="es-CO"/>
          </w:rPr>
          <w:t xml:space="preserve"> ver a que iteraci</w:t>
        </w:r>
      </w:ins>
      <w:ins w:id="1256" w:author="Estudiante" w:date="2014-04-01T17:14:00Z">
        <w:r w:rsidR="00D97E2E">
          <w:rPr>
            <w:rFonts w:ascii="Arial" w:hAnsi="Arial" w:cs="Arial"/>
            <w:szCs w:val="28"/>
            <w:lang w:val="es-CO"/>
          </w:rPr>
          <w:t>ón y entrega está asociada cada entregable y</w:t>
        </w:r>
      </w:ins>
      <w:ins w:id="1257" w:author="Estudiante" w:date="2014-04-01T16:53:00Z">
        <w:r>
          <w:rPr>
            <w:rFonts w:ascii="Arial" w:hAnsi="Arial" w:cs="Arial"/>
            <w:szCs w:val="28"/>
            <w:lang w:val="es-CO"/>
          </w:rPr>
          <w:t xml:space="preserve"> </w:t>
        </w:r>
      </w:ins>
      <w:ins w:id="1258" w:author="Estudiante" w:date="2014-04-01T17:15:00Z">
        <w:r w:rsidR="00D97E2E">
          <w:rPr>
            <w:rFonts w:ascii="Arial" w:hAnsi="Arial" w:cs="Arial"/>
            <w:szCs w:val="28"/>
            <w:lang w:val="es-CO"/>
          </w:rPr>
          <w:t>se especifican</w:t>
        </w:r>
      </w:ins>
      <w:ins w:id="1259" w:author="Estudiante" w:date="2014-04-01T17:12:00Z">
        <w:r w:rsidR="007911ED">
          <w:rPr>
            <w:rFonts w:ascii="Arial" w:hAnsi="Arial" w:cs="Arial"/>
            <w:szCs w:val="28"/>
            <w:lang w:val="es-CO"/>
          </w:rPr>
          <w:t xml:space="preserve"> l</w:t>
        </w:r>
      </w:ins>
      <w:ins w:id="1260" w:author="Estudiante" w:date="2014-04-01T17:13:00Z">
        <w:r w:rsidR="00D97E2E">
          <w:rPr>
            <w:rFonts w:ascii="Arial" w:hAnsi="Arial" w:cs="Arial"/>
            <w:szCs w:val="28"/>
            <w:lang w:val="es-CO"/>
          </w:rPr>
          <w:t>as condiciones que de cumplir cada entregable.</w:t>
        </w:r>
      </w:ins>
    </w:p>
    <w:p w:rsidR="00380229" w:rsidDel="000C4ADE" w:rsidRDefault="005B51FA">
      <w:pPr>
        <w:rPr>
          <w:del w:id="1261" w:author="Familia Valderrama A" w:date="2014-03-13T03:49:00Z"/>
          <w:rFonts w:ascii="Arial" w:hAnsi="Arial" w:cs="Arial"/>
          <w:lang w:val="es-ES_tradnl"/>
        </w:rPr>
      </w:pPr>
      <w:del w:id="1262" w:author="Familia Valderrama A" w:date="2014-03-13T03:49:00Z">
        <w:r w:rsidRPr="0007042C" w:rsidDel="000C4ADE">
          <w:rPr>
            <w:rFonts w:ascii="Arial" w:hAnsi="Arial" w:cs="Arial"/>
            <w:color w:val="000090"/>
            <w:lang w:val="es-ES_tradnl"/>
          </w:rPr>
          <w:delText xml:space="preserve">Propósito: Que el lector entienda rápidamente los </w:delText>
        </w:r>
        <w:r w:rsidRPr="0007042C" w:rsidDel="000C4ADE">
          <w:rPr>
            <w:rFonts w:ascii="Arial" w:hAnsi="Arial" w:cs="Arial"/>
            <w:b/>
            <w:color w:val="000090"/>
            <w:lang w:val="es-ES_tradnl"/>
          </w:rPr>
          <w:delText>entregables que recibirá el cliente</w:delText>
        </w:r>
        <w:r w:rsidRPr="0007042C" w:rsidDel="000C4ADE">
          <w:rPr>
            <w:rFonts w:ascii="Arial" w:hAnsi="Arial" w:cs="Arial"/>
            <w:color w:val="000090"/>
            <w:lang w:val="es-ES_tradnl"/>
          </w:rPr>
          <w:delText xml:space="preserve">, así como los </w:delText>
        </w:r>
        <w:r w:rsidRPr="0007042C" w:rsidDel="000C4ADE">
          <w:rPr>
            <w:rFonts w:ascii="Arial" w:hAnsi="Arial" w:cs="Arial"/>
            <w:b/>
            <w:color w:val="000090"/>
            <w:lang w:val="es-ES_tradnl"/>
          </w:rPr>
          <w:delText>entregables internos</w:delText>
        </w:r>
        <w:r w:rsidRPr="0007042C" w:rsidDel="000C4ADE">
          <w:rPr>
            <w:rFonts w:ascii="Arial" w:hAnsi="Arial" w:cs="Arial"/>
            <w:color w:val="000090"/>
            <w:lang w:val="es-ES_tradnl"/>
          </w:rPr>
          <w:delText xml:space="preserve"> del proyecto.</w:delText>
        </w:r>
        <w:bookmarkStart w:id="1263" w:name="_Toc382447279"/>
        <w:bookmarkStart w:id="1264" w:name="_Toc382447821"/>
        <w:bookmarkStart w:id="1265" w:name="_Toc382448248"/>
        <w:bookmarkStart w:id="1266" w:name="_Toc382448478"/>
        <w:bookmarkStart w:id="1267" w:name="_Toc382448582"/>
        <w:bookmarkStart w:id="1268" w:name="_Toc382448711"/>
        <w:bookmarkStart w:id="1269" w:name="_Toc382448838"/>
        <w:bookmarkStart w:id="1270" w:name="_Toc382448964"/>
        <w:bookmarkStart w:id="1271" w:name="_Toc382449089"/>
        <w:bookmarkEnd w:id="1263"/>
        <w:bookmarkEnd w:id="1264"/>
        <w:bookmarkEnd w:id="1265"/>
        <w:bookmarkEnd w:id="1266"/>
        <w:bookmarkEnd w:id="1267"/>
        <w:bookmarkEnd w:id="1268"/>
        <w:bookmarkEnd w:id="1269"/>
        <w:bookmarkEnd w:id="1270"/>
        <w:bookmarkEnd w:id="1271"/>
      </w:del>
    </w:p>
    <w:p w:rsidR="00380229" w:rsidDel="000C4ADE" w:rsidRDefault="005B51FA">
      <w:pPr>
        <w:rPr>
          <w:del w:id="1272" w:author="Familia Valderrama A" w:date="2014-03-13T03:49:00Z"/>
          <w:rFonts w:ascii="Arial" w:hAnsi="Arial" w:cs="Arial"/>
          <w:lang w:val="es-ES_tradnl"/>
        </w:rPr>
      </w:pPr>
      <w:del w:id="1273" w:author="Familia Valderrama A" w:date="2014-03-13T03:49:00Z">
        <w:r w:rsidRPr="0007042C" w:rsidDel="000C4ADE">
          <w:rPr>
            <w:rFonts w:ascii="Arial" w:hAnsi="Arial" w:cs="Arial"/>
            <w:color w:val="000090"/>
            <w:lang w:val="es-ES_tradnl"/>
          </w:rPr>
          <w:delText xml:space="preserve">Contenido: Nombre de cada entregable, cantidad (si aplica), breve descripción y a quién va dirigido, fechas de entregas. </w:delText>
        </w:r>
        <w:bookmarkStart w:id="1274" w:name="_Toc382447280"/>
        <w:bookmarkStart w:id="1275" w:name="_Toc382447822"/>
        <w:bookmarkStart w:id="1276" w:name="_Toc382448249"/>
        <w:bookmarkStart w:id="1277" w:name="_Toc382448479"/>
        <w:bookmarkStart w:id="1278" w:name="_Toc382448583"/>
        <w:bookmarkStart w:id="1279" w:name="_Toc382448712"/>
        <w:bookmarkStart w:id="1280" w:name="_Toc382448839"/>
        <w:bookmarkStart w:id="1281" w:name="_Toc382448965"/>
        <w:bookmarkStart w:id="1282" w:name="_Toc382449090"/>
        <w:bookmarkEnd w:id="1274"/>
        <w:bookmarkEnd w:id="1275"/>
        <w:bookmarkEnd w:id="1276"/>
        <w:bookmarkEnd w:id="1277"/>
        <w:bookmarkEnd w:id="1278"/>
        <w:bookmarkEnd w:id="1279"/>
        <w:bookmarkEnd w:id="1280"/>
        <w:bookmarkEnd w:id="1281"/>
        <w:bookmarkEnd w:id="1282"/>
      </w:del>
    </w:p>
    <w:p w:rsidR="00380229" w:rsidDel="000C4ADE" w:rsidRDefault="005B51FA">
      <w:pPr>
        <w:rPr>
          <w:del w:id="1283" w:author="Familia Valderrama A" w:date="2014-03-13T03:49:00Z"/>
          <w:rFonts w:ascii="Arial" w:hAnsi="Arial" w:cs="Arial"/>
          <w:lang w:val="es-ES_tradnl"/>
        </w:rPr>
      </w:pPr>
      <w:del w:id="1284" w:author="Familia Valderrama A" w:date="2014-03-13T03:49:00Z">
        <w:r w:rsidRPr="0007042C" w:rsidDel="000C4ADE">
          <w:rPr>
            <w:rFonts w:ascii="Arial" w:hAnsi="Arial" w:cs="Arial"/>
            <w:color w:val="000090"/>
            <w:lang w:val="es-ES_tradnl"/>
          </w:rPr>
          <w:delText>Tamaño máximo: 1/2 página.</w:delText>
        </w:r>
        <w:bookmarkStart w:id="1285" w:name="_Toc382447281"/>
        <w:bookmarkStart w:id="1286" w:name="_Toc382447823"/>
        <w:bookmarkStart w:id="1287" w:name="_Toc382448250"/>
        <w:bookmarkStart w:id="1288" w:name="_Toc382448480"/>
        <w:bookmarkStart w:id="1289" w:name="_Toc382448584"/>
        <w:bookmarkStart w:id="1290" w:name="_Toc382448713"/>
        <w:bookmarkStart w:id="1291" w:name="_Toc382448840"/>
        <w:bookmarkStart w:id="1292" w:name="_Toc382448966"/>
        <w:bookmarkStart w:id="1293" w:name="_Toc382449091"/>
        <w:bookmarkEnd w:id="1285"/>
        <w:bookmarkEnd w:id="1286"/>
        <w:bookmarkEnd w:id="1287"/>
        <w:bookmarkEnd w:id="1288"/>
        <w:bookmarkEnd w:id="1289"/>
        <w:bookmarkEnd w:id="1290"/>
        <w:bookmarkEnd w:id="1291"/>
        <w:bookmarkEnd w:id="1292"/>
        <w:bookmarkEnd w:id="1293"/>
      </w:del>
    </w:p>
    <w:p w:rsidR="00380229" w:rsidDel="000C4ADE" w:rsidRDefault="005B51FA">
      <w:pPr>
        <w:rPr>
          <w:del w:id="1294" w:author="Familia Valderrama A" w:date="2014-03-13T03:49:00Z"/>
          <w:rFonts w:ascii="Arial" w:hAnsi="Arial" w:cs="Arial"/>
          <w:lang w:val="es-ES_tradnl"/>
        </w:rPr>
      </w:pPr>
      <w:del w:id="1295" w:author="Familia Valderrama A" w:date="2014-03-13T03:49:00Z">
        <w:r w:rsidRPr="0007042C" w:rsidDel="000C4ADE">
          <w:rPr>
            <w:rFonts w:ascii="Arial" w:hAnsi="Arial" w:cs="Arial"/>
            <w:color w:val="000090"/>
            <w:lang w:val="es-ES_tradnl"/>
          </w:rPr>
          <w:delText>Referencias: [1], sección 5.1.1.3</w:delText>
        </w:r>
        <w:bookmarkStart w:id="1296" w:name="_Toc382447282"/>
        <w:bookmarkStart w:id="1297" w:name="_Toc382447824"/>
        <w:bookmarkStart w:id="1298" w:name="_Toc382448251"/>
        <w:bookmarkStart w:id="1299" w:name="_Toc382448481"/>
        <w:bookmarkStart w:id="1300" w:name="_Toc382448585"/>
        <w:bookmarkStart w:id="1301" w:name="_Toc382448714"/>
        <w:bookmarkStart w:id="1302" w:name="_Toc382448841"/>
        <w:bookmarkStart w:id="1303" w:name="_Toc382448967"/>
        <w:bookmarkStart w:id="1304" w:name="_Toc382449092"/>
        <w:bookmarkEnd w:id="1296"/>
        <w:bookmarkEnd w:id="1297"/>
        <w:bookmarkEnd w:id="1298"/>
        <w:bookmarkEnd w:id="1299"/>
        <w:bookmarkEnd w:id="1300"/>
        <w:bookmarkEnd w:id="1301"/>
        <w:bookmarkEnd w:id="1302"/>
        <w:bookmarkEnd w:id="1303"/>
        <w:bookmarkEnd w:id="1304"/>
      </w:del>
    </w:p>
    <w:p w:rsidR="008B38F0" w:rsidRDefault="005B51FA">
      <w:pPr>
        <w:pStyle w:val="Ttulo2"/>
        <w:spacing w:after="240"/>
        <w:rPr>
          <w:rFonts w:ascii="Arial" w:hAnsi="Arial" w:cs="Arial"/>
          <w:sz w:val="28"/>
          <w:szCs w:val="28"/>
          <w:lang w:val="es-ES_tradnl"/>
        </w:rPr>
        <w:pPrChange w:id="1305" w:author="Familia Valderrama A" w:date="2014-03-13T03:46:00Z">
          <w:pPr>
            <w:pStyle w:val="Ttulo2"/>
          </w:pPr>
        </w:pPrChange>
      </w:pPr>
      <w:bookmarkStart w:id="1306" w:name="_Toc384230507"/>
      <w:r w:rsidRPr="0007042C">
        <w:rPr>
          <w:rFonts w:ascii="Arial" w:hAnsi="Arial" w:cs="Arial"/>
          <w:sz w:val="28"/>
          <w:szCs w:val="28"/>
          <w:lang w:val="es-ES_tradnl"/>
        </w:rPr>
        <w:t xml:space="preserve">Resumen de Calendarización y </w:t>
      </w:r>
      <w:commentRangeStart w:id="1307"/>
      <w:r w:rsidRPr="0007042C">
        <w:rPr>
          <w:rFonts w:ascii="Arial" w:hAnsi="Arial" w:cs="Arial"/>
          <w:sz w:val="28"/>
          <w:szCs w:val="28"/>
          <w:lang w:val="es-ES_tradnl"/>
        </w:rPr>
        <w:t>Presupuesto</w:t>
      </w:r>
      <w:commentRangeEnd w:id="1307"/>
      <w:r w:rsidR="008D3401">
        <w:rPr>
          <w:rStyle w:val="Refdecomentario"/>
          <w:rFonts w:ascii="Calibri" w:hAnsi="Calibri"/>
          <w:b w:val="0"/>
          <w:bCs w:val="0"/>
        </w:rPr>
        <w:commentReference w:id="1307"/>
      </w:r>
      <w:bookmarkEnd w:id="1306"/>
    </w:p>
    <w:p w:rsidR="008B38F0" w:rsidRDefault="000C4ADE">
      <w:pPr>
        <w:spacing w:after="240"/>
        <w:rPr>
          <w:ins w:id="1308" w:author="Familia Valderrama A" w:date="2014-03-13T03:46:00Z"/>
          <w:rFonts w:ascii="Arial" w:hAnsi="Arial" w:cs="Arial"/>
          <w:noProof/>
          <w:szCs w:val="28"/>
          <w:lang w:val="es-CO" w:eastAsia="es-CO"/>
        </w:rPr>
        <w:pPrChange w:id="1309" w:author="Familia Valderrama A" w:date="2014-03-13T03:46:00Z">
          <w:pPr/>
        </w:pPrChange>
      </w:pPr>
      <w:ins w:id="1310" w:author="Familia Valderrama A" w:date="2014-03-13T03:46:00Z">
        <w:r>
          <w:rPr>
            <w:rFonts w:ascii="Arial" w:hAnsi="Arial" w:cs="Arial"/>
            <w:szCs w:val="28"/>
            <w:lang w:val="es-CO"/>
          </w:rPr>
          <w:t xml:space="preserve">Durante el proyecto ¿Adivina Quién? Se tienen 3 hitos que están asociados con 3 </w:t>
        </w:r>
        <w:commentRangeStart w:id="1311"/>
        <w:r>
          <w:rPr>
            <w:rFonts w:ascii="Arial" w:hAnsi="Arial" w:cs="Arial"/>
            <w:szCs w:val="28"/>
            <w:lang w:val="es-CO"/>
          </w:rPr>
          <w:t>entregas</w:t>
        </w:r>
      </w:ins>
      <w:commentRangeEnd w:id="1311"/>
      <w:r w:rsidR="00CD1A6A">
        <w:rPr>
          <w:rStyle w:val="Refdecomentario"/>
        </w:rPr>
        <w:commentReference w:id="1311"/>
      </w:r>
      <w:ins w:id="1312" w:author="Familia Valderrama A" w:date="2014-03-13T03:46:00Z">
        <w:r>
          <w:rPr>
            <w:rFonts w:ascii="Arial" w:hAnsi="Arial" w:cs="Arial"/>
            <w:szCs w:val="28"/>
            <w:lang w:val="es-CO"/>
          </w:rPr>
          <w:t xml:space="preserve"> al cliente las cuales se pueden ver en la sección anterior </w:t>
        </w:r>
        <w:commentRangeStart w:id="1313"/>
        <w:r>
          <w:rPr>
            <w:rFonts w:ascii="Arial" w:hAnsi="Arial" w:cs="Arial"/>
            <w:szCs w:val="28"/>
            <w:lang w:val="es-CO"/>
          </w:rPr>
          <w:t>(6.4)</w:t>
        </w:r>
      </w:ins>
      <w:commentRangeEnd w:id="1313"/>
      <w:r w:rsidR="005B72CC">
        <w:rPr>
          <w:rStyle w:val="Refdecomentario"/>
        </w:rPr>
        <w:commentReference w:id="1313"/>
      </w:r>
      <w:ins w:id="1314" w:author="Familia Valderrama A" w:date="2014-03-13T03:46:00Z">
        <w:r>
          <w:rPr>
            <w:rFonts w:ascii="Arial" w:hAnsi="Arial" w:cs="Arial"/>
            <w:szCs w:val="28"/>
            <w:lang w:val="es-CO"/>
          </w:rPr>
          <w:t>:</w:t>
        </w:r>
        <w:r w:rsidRPr="007C7B4D">
          <w:rPr>
            <w:rFonts w:ascii="Arial" w:hAnsi="Arial" w:cs="Arial"/>
            <w:noProof/>
            <w:szCs w:val="28"/>
            <w:lang w:val="es-CO" w:eastAsia="es-CO"/>
          </w:rPr>
          <w:t xml:space="preserve"> </w:t>
        </w:r>
      </w:ins>
    </w:p>
    <w:p w:rsidR="000C4ADE" w:rsidRDefault="008B38F0">
      <w:pPr>
        <w:rPr>
          <w:ins w:id="1315" w:author="Familia Valderrama A" w:date="2014-03-13T03:51:00Z"/>
        </w:rPr>
      </w:pPr>
      <w:ins w:id="1316" w:author="Familia Valderrama A" w:date="2014-03-13T03:46:00Z">
        <w:r>
          <w:rPr>
            <w:rFonts w:ascii="Arial" w:hAnsi="Arial" w:cs="Arial"/>
            <w:noProof/>
            <w:szCs w:val="28"/>
            <w:lang w:val="es-CO" w:eastAsia="es-CO"/>
            <w:rPrChange w:id="1317" w:author="Unknown">
              <w:rPr>
                <w:noProof/>
                <w:sz w:val="16"/>
                <w:szCs w:val="16"/>
                <w:lang w:val="es-CO" w:eastAsia="es-CO"/>
              </w:rPr>
            </w:rPrChange>
          </w:rPr>
          <w:drawing>
            <wp:inline distT="0" distB="0" distL="0" distR="0">
              <wp:extent cx="4819650" cy="2000250"/>
              <wp:effectExtent l="76200" t="0" r="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ins>
    </w:p>
    <w:p w:rsidR="008B38F0" w:rsidRDefault="002956A8">
      <w:pPr>
        <w:pStyle w:val="Epgrafe"/>
        <w:rPr>
          <w:ins w:id="1318" w:author="Familia Valderrama A" w:date="2014-03-13T03:46:00Z"/>
          <w:rFonts w:ascii="Arial" w:hAnsi="Arial" w:cs="Arial"/>
          <w:sz w:val="20"/>
          <w:szCs w:val="28"/>
          <w:lang w:val="es-CO"/>
          <w:rPrChange w:id="1319" w:author="Familia Valderrama A" w:date="2014-03-13T03:52:00Z">
            <w:rPr>
              <w:ins w:id="1320" w:author="Familia Valderrama A" w:date="2014-03-13T03:46:00Z"/>
              <w:rFonts w:ascii="Arial" w:hAnsi="Arial" w:cs="Arial"/>
              <w:szCs w:val="28"/>
              <w:lang w:val="es-CO"/>
            </w:rPr>
          </w:rPrChange>
        </w:rPr>
        <w:pPrChange w:id="1321" w:author="Familia Valderrama A" w:date="2014-03-13T03:51:00Z">
          <w:pPr/>
        </w:pPrChange>
      </w:pPr>
      <w:bookmarkStart w:id="1322" w:name="_Toc382447396"/>
      <w:ins w:id="1323" w:author="Familia Valderrama A" w:date="2014-03-13T03:51:00Z">
        <w:r w:rsidRPr="002956A8">
          <w:rPr>
            <w:rFonts w:ascii="Arial" w:hAnsi="Arial" w:cs="Arial"/>
            <w:sz w:val="20"/>
            <w:rPrChange w:id="1324" w:author="Familia Valderrama A" w:date="2014-03-13T03:52:00Z">
              <w:rPr>
                <w:sz w:val="16"/>
                <w:szCs w:val="16"/>
              </w:rPr>
            </w:rPrChange>
          </w:rPr>
          <w:t xml:space="preserve">Figura </w:t>
        </w:r>
      </w:ins>
      <w:ins w:id="1325" w:author="Familia Valderrama A" w:date="2014-04-24T00:29:00Z">
        <w:r w:rsidR="00C84773">
          <w:rPr>
            <w:rFonts w:ascii="Arial" w:hAnsi="Arial" w:cs="Arial"/>
            <w:sz w:val="20"/>
          </w:rPr>
          <w:fldChar w:fldCharType="begin"/>
        </w:r>
        <w:r w:rsidR="00C84773">
          <w:rPr>
            <w:rFonts w:ascii="Arial" w:hAnsi="Arial" w:cs="Arial"/>
            <w:sz w:val="20"/>
          </w:rPr>
          <w:instrText xml:space="preserve"> STYLEREF 1 \s </w:instrText>
        </w:r>
      </w:ins>
      <w:r w:rsidR="00C84773">
        <w:rPr>
          <w:rFonts w:ascii="Arial" w:hAnsi="Arial" w:cs="Arial"/>
          <w:sz w:val="20"/>
        </w:rPr>
        <w:fldChar w:fldCharType="separate"/>
      </w:r>
      <w:r w:rsidR="00C84773">
        <w:rPr>
          <w:rFonts w:ascii="Arial" w:hAnsi="Arial" w:cs="Arial"/>
          <w:noProof/>
          <w:sz w:val="20"/>
        </w:rPr>
        <w:t>6</w:t>
      </w:r>
      <w:ins w:id="1326" w:author="Familia Valderrama A" w:date="2014-04-24T00:29:00Z">
        <w:r w:rsidR="00C84773">
          <w:rPr>
            <w:rFonts w:ascii="Arial" w:hAnsi="Arial" w:cs="Arial"/>
            <w:sz w:val="20"/>
          </w:rPr>
          <w:fldChar w:fldCharType="end"/>
        </w:r>
        <w:r w:rsidR="00C84773">
          <w:rPr>
            <w:rFonts w:ascii="Arial" w:hAnsi="Arial" w:cs="Arial"/>
            <w:sz w:val="20"/>
          </w:rPr>
          <w:t>.</w:t>
        </w:r>
        <w:r w:rsidR="00C84773">
          <w:rPr>
            <w:rFonts w:ascii="Arial" w:hAnsi="Arial" w:cs="Arial"/>
            <w:sz w:val="20"/>
          </w:rPr>
          <w:fldChar w:fldCharType="begin"/>
        </w:r>
        <w:r w:rsidR="00C84773">
          <w:rPr>
            <w:rFonts w:ascii="Arial" w:hAnsi="Arial" w:cs="Arial"/>
            <w:sz w:val="20"/>
          </w:rPr>
          <w:instrText xml:space="preserve"> SEQ Figura \* ARABIC \s 1 </w:instrText>
        </w:r>
      </w:ins>
      <w:r w:rsidR="00C84773">
        <w:rPr>
          <w:rFonts w:ascii="Arial" w:hAnsi="Arial" w:cs="Arial"/>
          <w:sz w:val="20"/>
        </w:rPr>
        <w:fldChar w:fldCharType="separate"/>
      </w:r>
      <w:ins w:id="1327" w:author="Familia Valderrama A" w:date="2014-04-24T00:29:00Z">
        <w:r w:rsidR="00C84773">
          <w:rPr>
            <w:rFonts w:ascii="Arial" w:hAnsi="Arial" w:cs="Arial"/>
            <w:noProof/>
            <w:sz w:val="20"/>
          </w:rPr>
          <w:t>2</w:t>
        </w:r>
        <w:r w:rsidR="00C84773">
          <w:rPr>
            <w:rFonts w:ascii="Arial" w:hAnsi="Arial" w:cs="Arial"/>
            <w:sz w:val="20"/>
          </w:rPr>
          <w:fldChar w:fldCharType="end"/>
        </w:r>
      </w:ins>
      <w:ins w:id="1328" w:author="Familia Valderrama A" w:date="2014-03-13T03:52:00Z">
        <w:r w:rsidR="000C4ADE">
          <w:rPr>
            <w:rFonts w:ascii="Arial" w:hAnsi="Arial" w:cs="Arial"/>
            <w:sz w:val="20"/>
          </w:rPr>
          <w:t xml:space="preserve"> – Artefactos de </w:t>
        </w:r>
        <w:commentRangeStart w:id="1329"/>
        <w:r w:rsidR="000C4ADE">
          <w:rPr>
            <w:rFonts w:ascii="Arial" w:hAnsi="Arial" w:cs="Arial"/>
            <w:sz w:val="20"/>
          </w:rPr>
          <w:t>entregas</w:t>
        </w:r>
      </w:ins>
      <w:bookmarkEnd w:id="1322"/>
      <w:commentRangeEnd w:id="1329"/>
      <w:r w:rsidR="0021734E">
        <w:rPr>
          <w:rStyle w:val="Refdecomentario"/>
          <w:rFonts w:cs="Calibri"/>
          <w:i w:val="0"/>
          <w:iCs w:val="0"/>
        </w:rPr>
        <w:commentReference w:id="1329"/>
      </w:r>
    </w:p>
    <w:p w:rsidR="003146DF" w:rsidRDefault="002956A8">
      <w:pPr>
        <w:rPr>
          <w:ins w:id="1330" w:author="Familia Valderrama A" w:date="2014-03-13T04:13:00Z"/>
          <w:rFonts w:ascii="Arial" w:hAnsi="Arial" w:cs="Arial"/>
          <w:color w:val="000090"/>
          <w:lang w:val="es-ES_tradnl"/>
        </w:rPr>
      </w:pPr>
      <w:ins w:id="1331" w:author="Familia Valderrama A" w:date="2014-03-13T03:46:00Z">
        <w:r w:rsidRPr="002956A8">
          <w:rPr>
            <w:rFonts w:ascii="Arial" w:hAnsi="Arial" w:cs="Arial"/>
            <w:noProof/>
            <w:szCs w:val="28"/>
            <w:lang w:val="es-CO" w:eastAsia="es-CO"/>
            <w:rPrChange w:id="1332" w:author="Unknown">
              <w:rPr>
                <w:rFonts w:ascii="Arial" w:hAnsi="Arial" w:cs="Arial"/>
                <w:noProof/>
                <w:szCs w:val="28"/>
                <w:lang w:val="es-CO" w:eastAsia="es-CO"/>
              </w:rPr>
            </w:rPrChange>
          </w:rPr>
        </w:r>
        <w:r w:rsidR="008B38F0" w:rsidRPr="002956A8">
          <w:rPr>
            <w:rFonts w:ascii="Arial" w:hAnsi="Arial" w:cs="Arial"/>
            <w:noProof/>
            <w:szCs w:val="28"/>
            <w:lang w:val="es-CO" w:eastAsia="es-CO"/>
          </w:rPr>
          <w:pict>
            <v:shape id="Text Box 46" o:spid="_x0000_s1055" type="#_x0000_t202" style="width:409.45pt;height:14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B0uAIAAMI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" filled="f" stroked="f">
              <v:textbox style="mso-fit-shape-to-text:t">
                <w:txbxContent>
                  <w:p w:rsidR="008B38F0" w:rsidRPr="007C7B4D" w:rsidRDefault="008B38F0" w:rsidP="000C4ADE">
                    <w:pPr>
                      <w:rPr>
                        <w:i/>
                        <w:sz w:val="18"/>
                        <w:szCs w:val="18"/>
                      </w:rPr>
                    </w:pPr>
                    <w:r>
                      <w:rPr>
                        <w:i/>
                        <w:sz w:val="18"/>
                        <w:szCs w:val="18"/>
                      </w:rPr>
                      <w:t>Se muestra los documentos y productos que debe incluir cada entrega.</w:t>
                    </w:r>
                  </w:p>
                </w:txbxContent>
              </v:textbox>
              <w10:wrap type="none"/>
              <w10:anchorlock/>
            </v:shape>
          </w:pict>
        </w:r>
        <w:r w:rsidR="000C4ADE">
          <w:rPr>
            <w:rFonts w:ascii="Arial" w:hAnsi="Arial" w:cs="Arial"/>
            <w:szCs w:val="28"/>
            <w:lang w:val="es-CO"/>
          </w:rPr>
          <w:br w:type="textWrapping" w:clear="all"/>
        </w:r>
        <w:r w:rsidRPr="002956A8">
          <w:rPr>
            <w:rFonts w:ascii="Arial" w:hAnsi="Arial" w:cs="Arial"/>
            <w:rPrChange w:id="1333" w:author="Familia Valderrama A" w:date="2014-03-13T03:59:00Z">
              <w:rPr>
                <w:rFonts w:ascii="Arial" w:hAnsi="Arial" w:cs="Arial"/>
                <w:b/>
                <w:sz w:val="16"/>
                <w:szCs w:val="16"/>
              </w:rPr>
            </w:rPrChange>
          </w:rPr>
          <w:t>El presupuesto del proyecto se hizo tomando el valor de la primera entrega de acuerdo con las actividades realizadas y un estimado para las 2 entregas posteriores basado en las horas disponibles del grupo de trabajo (</w:t>
        </w:r>
        <w:commentRangeStart w:id="1334"/>
        <w:r w:rsidRPr="002956A8">
          <w:rPr>
            <w:rFonts w:ascii="Arial" w:hAnsi="Arial" w:cs="Arial"/>
            <w:rPrChange w:id="1335" w:author="Familia Valderrama A" w:date="2014-03-13T03:59:00Z">
              <w:rPr>
                <w:rFonts w:ascii="Arial" w:hAnsi="Arial" w:cs="Arial"/>
                <w:b/>
                <w:sz w:val="16"/>
                <w:szCs w:val="16"/>
              </w:rPr>
            </w:rPrChange>
          </w:rPr>
          <w:t>ver sección 9.3.4)</w:t>
        </w:r>
      </w:ins>
      <w:commentRangeEnd w:id="1334"/>
      <w:r w:rsidR="008D3401">
        <w:rPr>
          <w:rStyle w:val="Refdecomentario"/>
        </w:rPr>
        <w:commentReference w:id="1334"/>
      </w:r>
      <w:ins w:id="1336" w:author="Familia Valderrama A" w:date="2014-03-13T03:46:00Z">
        <w:r w:rsidRPr="002956A8">
          <w:rPr>
            <w:rFonts w:ascii="Arial" w:hAnsi="Arial" w:cs="Arial"/>
            <w:rPrChange w:id="1337" w:author="Familia Valderrama A" w:date="2014-03-13T03:59:00Z">
              <w:rPr>
                <w:rFonts w:ascii="Arial" w:hAnsi="Arial" w:cs="Arial"/>
                <w:b/>
                <w:sz w:val="16"/>
                <w:szCs w:val="16"/>
              </w:rPr>
            </w:rPrChange>
          </w:rPr>
          <w:t>.</w:t>
        </w:r>
        <w:r w:rsidR="000C4ADE">
          <w:rPr>
            <w:rFonts w:ascii="Arial" w:hAnsi="Arial" w:cs="Arial"/>
            <w:b/>
          </w:rPr>
          <w:t xml:space="preserve"> </w:t>
        </w:r>
      </w:ins>
      <w:commentRangeStart w:id="1338"/>
      <w:ins w:id="1339" w:author="Familia Valderrama A" w:date="2014-03-13T04:05:00Z">
        <w:r w:rsidR="00722741">
          <w:rPr>
            <w:rFonts w:ascii="Arial" w:hAnsi="Arial" w:cs="Arial"/>
          </w:rPr>
          <w:t>Se estim</w:t>
        </w:r>
        <w:del w:id="1340" w:author="Sala Virtual Piso 1" w:date="2014-03-13T11:32:00Z">
          <w:r w:rsidR="00722741" w:rsidDel="008D7BB8">
            <w:rPr>
              <w:rFonts w:ascii="Arial" w:hAnsi="Arial" w:cs="Arial"/>
            </w:rPr>
            <w:delText>o</w:delText>
          </w:r>
        </w:del>
      </w:ins>
      <w:ins w:id="1341" w:author="Sala Virtual Piso 1" w:date="2014-03-13T11:32:00Z">
        <w:r w:rsidR="008D7BB8">
          <w:rPr>
            <w:rFonts w:ascii="Arial" w:hAnsi="Arial" w:cs="Arial"/>
          </w:rPr>
          <w:t>ó</w:t>
        </w:r>
      </w:ins>
      <w:ins w:id="1342" w:author="Familia Valderrama A" w:date="2014-03-13T04:05:00Z">
        <w:r w:rsidR="00722741">
          <w:rPr>
            <w:rFonts w:ascii="Arial" w:hAnsi="Arial" w:cs="Arial"/>
          </w:rPr>
          <w:t xml:space="preserve"> un valor de </w:t>
        </w:r>
      </w:ins>
      <w:ins w:id="1343" w:author="Familia Valderrama A" w:date="2014-03-13T04:06:00Z">
        <w:r w:rsidRPr="002956A8">
          <w:rPr>
            <w:rFonts w:ascii="Arial" w:hAnsi="Arial" w:cs="Arial"/>
            <w:b/>
            <w:rPrChange w:id="1344" w:author="Familia Valderrama A" w:date="2014-03-13T04:06:00Z">
              <w:rPr>
                <w:rFonts w:ascii="Arial" w:hAnsi="Arial" w:cs="Arial"/>
                <w:sz w:val="16"/>
                <w:szCs w:val="16"/>
              </w:rPr>
            </w:rPrChange>
          </w:rPr>
          <w:t>$</w:t>
        </w:r>
      </w:ins>
      <w:ins w:id="1345" w:author="Familia Valderrama A" w:date="2014-03-13T04:05:00Z">
        <w:r w:rsidRPr="002956A8">
          <w:rPr>
            <w:rFonts w:ascii="Arial" w:hAnsi="Arial" w:cs="Arial"/>
            <w:b/>
            <w:rPrChange w:id="1346" w:author="Familia Valderrama A" w:date="2014-03-13T04:06:00Z">
              <w:rPr>
                <w:rFonts w:ascii="Arial" w:hAnsi="Arial" w:cs="Arial"/>
                <w:sz w:val="16"/>
                <w:szCs w:val="16"/>
              </w:rPr>
            </w:rPrChange>
          </w:rPr>
          <w:t>6</w:t>
        </w:r>
      </w:ins>
      <w:ins w:id="1347" w:author="Familia Valderrama A" w:date="2014-03-13T04:06:00Z">
        <w:r w:rsidRPr="002956A8">
          <w:rPr>
            <w:rFonts w:ascii="Arial" w:hAnsi="Arial" w:cs="Arial"/>
            <w:b/>
            <w:rPrChange w:id="1348" w:author="Familia Valderrama A" w:date="2014-03-13T04:06:00Z">
              <w:rPr>
                <w:rFonts w:ascii="Arial" w:hAnsi="Arial" w:cs="Arial"/>
                <w:sz w:val="16"/>
                <w:szCs w:val="16"/>
              </w:rPr>
            </w:rPrChange>
          </w:rPr>
          <w:t>’876.</w:t>
        </w:r>
        <w:commentRangeStart w:id="1349"/>
        <w:r w:rsidRPr="002956A8">
          <w:rPr>
            <w:rFonts w:ascii="Arial" w:hAnsi="Arial" w:cs="Arial"/>
            <w:b/>
            <w:rPrChange w:id="1350" w:author="Familia Valderrama A" w:date="2014-03-13T04:06:00Z">
              <w:rPr>
                <w:rFonts w:ascii="Arial" w:hAnsi="Arial" w:cs="Arial"/>
                <w:sz w:val="16"/>
                <w:szCs w:val="16"/>
              </w:rPr>
            </w:rPrChange>
          </w:rPr>
          <w:t>000</w:t>
        </w:r>
      </w:ins>
      <w:commentRangeEnd w:id="1349"/>
      <w:r w:rsidR="00147F35">
        <w:rPr>
          <w:rStyle w:val="Refdecomentario"/>
        </w:rPr>
        <w:commentReference w:id="1349"/>
      </w:r>
      <w:ins w:id="1351" w:author="Familia Valderrama A" w:date="2014-03-13T04:06:00Z">
        <w:r w:rsidR="00722741">
          <w:rPr>
            <w:rFonts w:ascii="Arial" w:hAnsi="Arial" w:cs="Arial"/>
            <w:color w:val="000090"/>
            <w:lang w:val="es-ES_tradnl"/>
          </w:rPr>
          <w:t>.</w:t>
        </w:r>
      </w:ins>
      <w:commentRangeEnd w:id="1338"/>
      <w:r w:rsidR="00932C55">
        <w:rPr>
          <w:rStyle w:val="Refdecomentario"/>
        </w:rPr>
        <w:commentReference w:id="1338"/>
      </w:r>
    </w:p>
    <w:p w:rsidR="00C77F6C" w:rsidRDefault="00C77F6C">
      <w:pPr>
        <w:rPr>
          <w:ins w:id="1352" w:author="Sergio" w:date="2014-04-02T21:10:00Z"/>
          <w:rFonts w:ascii="Arial" w:hAnsi="Arial" w:cs="Arial"/>
          <w:color w:val="000090"/>
          <w:lang w:val="es-ES_tradnl"/>
        </w:rPr>
      </w:pPr>
    </w:p>
    <w:p w:rsidR="00C77F6C" w:rsidRDefault="00C77F6C">
      <w:pPr>
        <w:rPr>
          <w:ins w:id="1353" w:author="Sergio" w:date="2014-04-02T21:10:00Z"/>
          <w:rFonts w:ascii="Arial" w:hAnsi="Arial" w:cs="Arial"/>
          <w:color w:val="000090"/>
          <w:lang w:val="es-ES_tradnl"/>
        </w:rPr>
      </w:pPr>
    </w:p>
    <w:p w:rsidR="00C77F6C" w:rsidRDefault="00C77F6C">
      <w:pPr>
        <w:rPr>
          <w:ins w:id="1354" w:author="Sergio" w:date="2014-04-02T21:10:00Z"/>
          <w:rFonts w:ascii="Arial" w:hAnsi="Arial" w:cs="Arial"/>
          <w:color w:val="000090"/>
          <w:lang w:val="es-ES_tradnl"/>
        </w:rPr>
      </w:pPr>
    </w:p>
    <w:p w:rsidR="00C77F6C" w:rsidRDefault="00C77F6C">
      <w:pPr>
        <w:rPr>
          <w:ins w:id="1355" w:author="Sergio" w:date="2014-04-02T21:10:00Z"/>
          <w:rFonts w:ascii="Arial" w:hAnsi="Arial" w:cs="Arial"/>
          <w:color w:val="000090"/>
          <w:lang w:val="es-ES_tradnl"/>
        </w:rPr>
      </w:pPr>
    </w:p>
    <w:p w:rsidR="00C77F6C" w:rsidRDefault="00C77F6C">
      <w:pPr>
        <w:rPr>
          <w:ins w:id="1356" w:author="Sergio" w:date="2014-04-02T21:10:00Z"/>
          <w:rFonts w:ascii="Arial" w:hAnsi="Arial" w:cs="Arial"/>
          <w:color w:val="000090"/>
          <w:lang w:val="es-ES_tradnl"/>
        </w:rPr>
      </w:pPr>
    </w:p>
    <w:p w:rsidR="00C77F6C" w:rsidRDefault="00C77F6C">
      <w:pPr>
        <w:rPr>
          <w:ins w:id="1357" w:author="Sergio" w:date="2014-04-02T21:10:00Z"/>
          <w:rFonts w:ascii="Arial" w:hAnsi="Arial" w:cs="Arial"/>
          <w:color w:val="000090"/>
          <w:lang w:val="es-ES_tradnl"/>
        </w:rPr>
      </w:pPr>
    </w:p>
    <w:p w:rsidR="00C77F6C" w:rsidRDefault="00C77F6C">
      <w:pPr>
        <w:rPr>
          <w:ins w:id="1358" w:author="Sergio" w:date="2014-04-02T21:10:00Z"/>
          <w:rFonts w:ascii="Arial" w:hAnsi="Arial" w:cs="Arial"/>
          <w:color w:val="000090"/>
          <w:lang w:val="es-ES_tradnl"/>
        </w:rPr>
      </w:pPr>
    </w:p>
    <w:p w:rsidR="00C77F6C" w:rsidRDefault="00C77F6C">
      <w:pPr>
        <w:rPr>
          <w:ins w:id="1359" w:author="Sergio" w:date="2014-04-02T21:10:00Z"/>
          <w:rFonts w:ascii="Arial" w:hAnsi="Arial" w:cs="Arial"/>
          <w:color w:val="000090"/>
          <w:lang w:val="es-ES_tradnl"/>
        </w:rPr>
      </w:pPr>
    </w:p>
    <w:p w:rsidR="00C77F6C" w:rsidRDefault="00C77F6C">
      <w:pPr>
        <w:rPr>
          <w:ins w:id="1360" w:author="Sergio" w:date="2014-04-02T21:10:00Z"/>
          <w:rFonts w:ascii="Arial" w:hAnsi="Arial" w:cs="Arial"/>
          <w:color w:val="000090"/>
          <w:lang w:val="es-ES_tradnl"/>
        </w:rPr>
      </w:pPr>
    </w:p>
    <w:p w:rsidR="00C77F6C" w:rsidRDefault="00C77F6C">
      <w:pPr>
        <w:rPr>
          <w:ins w:id="1361" w:author="Sergio" w:date="2014-04-02T21:10:00Z"/>
          <w:rFonts w:ascii="Arial" w:hAnsi="Arial" w:cs="Arial"/>
          <w:color w:val="000090"/>
          <w:lang w:val="es-ES_tradnl"/>
        </w:rPr>
      </w:pPr>
    </w:p>
    <w:p w:rsidR="00C77F6C" w:rsidRDefault="00C77F6C">
      <w:pPr>
        <w:rPr>
          <w:ins w:id="1362" w:author="Sergio" w:date="2014-04-02T21:10:00Z"/>
          <w:rFonts w:ascii="Arial" w:hAnsi="Arial" w:cs="Arial"/>
          <w:color w:val="000090"/>
          <w:lang w:val="es-ES_tradnl"/>
        </w:rPr>
      </w:pPr>
    </w:p>
    <w:p w:rsidR="00380229" w:rsidRPr="00722741" w:rsidDel="000C4ADE" w:rsidRDefault="005B51FA">
      <w:pPr>
        <w:rPr>
          <w:del w:id="1363" w:author="Familia Valderrama A" w:date="2014-03-13T03:46:00Z"/>
          <w:rFonts w:ascii="Arial" w:hAnsi="Arial" w:cs="Arial"/>
          <w:b/>
          <w:rPrChange w:id="1364" w:author="Familia Valderrama A" w:date="2014-03-13T04:00:00Z">
            <w:rPr>
              <w:del w:id="1365" w:author="Familia Valderrama A" w:date="2014-03-13T03:46:00Z"/>
              <w:rFonts w:ascii="Arial" w:hAnsi="Arial" w:cs="Arial"/>
              <w:lang w:val="es-ES_tradnl"/>
            </w:rPr>
          </w:rPrChange>
        </w:rPr>
      </w:pPr>
      <w:del w:id="1366" w:author="Familia Valderrama A" w:date="2014-03-13T03:46:00Z">
        <w:r w:rsidRPr="0007042C" w:rsidDel="000C4ADE">
          <w:rPr>
            <w:rFonts w:ascii="Arial" w:hAnsi="Arial" w:cs="Arial"/>
            <w:color w:val="000090"/>
            <w:lang w:val="es-ES_tradnl"/>
          </w:rPr>
          <w:delText>Propósito: Que el lector entienda las principales fases e hitos del proyecto, así como los ítems más importantes de presupuesto</w:delText>
        </w:r>
      </w:del>
    </w:p>
    <w:p w:rsidR="00380229" w:rsidDel="000C4ADE" w:rsidRDefault="005B51FA">
      <w:pPr>
        <w:rPr>
          <w:del w:id="1367" w:author="Familia Valderrama A" w:date="2014-03-13T03:46:00Z"/>
          <w:rFonts w:ascii="Arial" w:hAnsi="Arial" w:cs="Arial"/>
          <w:lang w:val="es-ES_tradnl"/>
        </w:rPr>
      </w:pPr>
      <w:del w:id="1368" w:author="Familia Valderrama A" w:date="2014-03-13T03:46:00Z">
        <w:r w:rsidRPr="0007042C" w:rsidDel="000C4ADE">
          <w:rPr>
            <w:rFonts w:ascii="Arial" w:hAnsi="Arial" w:cs="Arial"/>
            <w:color w:val="000090"/>
            <w:lang w:val="es-ES_tradnl"/>
          </w:rPr>
          <w:delText>Contenido: Una tabla que indique las principales fases e hitos del proyecto, con sus respectivas fechas. Otra tabla que indique los ítems consolidados de presupuesto y sus valores asociados, así como el costo total del proyecto.</w:delText>
        </w:r>
      </w:del>
    </w:p>
    <w:p w:rsidR="00380229" w:rsidDel="000C4ADE" w:rsidRDefault="005B51FA">
      <w:pPr>
        <w:rPr>
          <w:del w:id="1369" w:author="Familia Valderrama A" w:date="2014-03-13T03:46:00Z"/>
          <w:rFonts w:ascii="Arial" w:hAnsi="Arial" w:cs="Arial"/>
          <w:lang w:val="es-ES_tradnl"/>
        </w:rPr>
      </w:pPr>
      <w:del w:id="1370" w:author="Familia Valderrama A" w:date="2014-03-13T03:46:00Z">
        <w:r w:rsidRPr="0007042C" w:rsidDel="000C4ADE">
          <w:rPr>
            <w:rFonts w:ascii="Arial" w:hAnsi="Arial" w:cs="Arial"/>
            <w:color w:val="000090"/>
            <w:lang w:val="es-ES_tradnl"/>
          </w:rPr>
          <w:delText>Tamaño máximo: 1/2 página.</w:delText>
        </w:r>
      </w:del>
    </w:p>
    <w:p w:rsidR="00380229" w:rsidDel="000C4ADE" w:rsidRDefault="005B51FA">
      <w:pPr>
        <w:rPr>
          <w:del w:id="1371" w:author="Familia Valderrama A" w:date="2014-03-13T03:46:00Z"/>
          <w:rFonts w:ascii="Arial" w:hAnsi="Arial" w:cs="Arial"/>
          <w:color w:val="000090"/>
          <w:lang w:val="es-ES_tradnl"/>
        </w:rPr>
      </w:pPr>
      <w:del w:id="1372" w:author="Familia Valderrama A" w:date="2014-03-13T03:46:00Z">
        <w:r w:rsidRPr="0007042C" w:rsidDel="000C4ADE">
          <w:rPr>
            <w:rFonts w:ascii="Arial" w:hAnsi="Arial" w:cs="Arial"/>
            <w:color w:val="000090"/>
            <w:lang w:val="es-ES_tradnl"/>
          </w:rPr>
          <w:delText>Referencias: [1], sección 5.1.1.4</w:delText>
        </w:r>
      </w:del>
    </w:p>
    <w:p w:rsidR="00380229" w:rsidDel="00722741" w:rsidRDefault="00380229">
      <w:pPr>
        <w:rPr>
          <w:del w:id="1373" w:author="Familia Valderrama A" w:date="2014-03-13T03:59:00Z"/>
          <w:rFonts w:ascii="Arial" w:hAnsi="Arial" w:cs="Arial"/>
          <w:color w:val="000090"/>
          <w:lang w:val="es-ES_tradnl"/>
        </w:rPr>
      </w:pPr>
    </w:p>
    <w:p w:rsidR="00380229" w:rsidDel="00722741" w:rsidRDefault="00380229">
      <w:pPr>
        <w:rPr>
          <w:del w:id="1374" w:author="Familia Valderrama A" w:date="2014-03-13T03:59:00Z"/>
          <w:rFonts w:ascii="Arial" w:hAnsi="Arial" w:cs="Arial"/>
          <w:color w:val="000090"/>
          <w:lang w:val="es-ES_tradnl"/>
        </w:rPr>
      </w:pPr>
    </w:p>
    <w:p w:rsidR="00380229" w:rsidDel="00722741" w:rsidRDefault="00380229">
      <w:pPr>
        <w:rPr>
          <w:del w:id="1375" w:author="Familia Valderrama A" w:date="2014-03-13T03:59:00Z"/>
          <w:rFonts w:ascii="Arial" w:hAnsi="Arial" w:cs="Arial"/>
          <w:color w:val="000090"/>
          <w:lang w:val="es-ES_tradnl"/>
        </w:rPr>
      </w:pPr>
    </w:p>
    <w:p w:rsidR="00380229" w:rsidDel="00722741" w:rsidRDefault="00380229">
      <w:pPr>
        <w:rPr>
          <w:del w:id="1376" w:author="Familia Valderrama A" w:date="2014-03-13T03:59:00Z"/>
          <w:rFonts w:ascii="Arial" w:hAnsi="Arial" w:cs="Arial"/>
          <w:color w:val="000090"/>
          <w:lang w:val="es-ES_tradnl"/>
        </w:rPr>
      </w:pPr>
    </w:p>
    <w:p w:rsidR="00380229" w:rsidDel="00722741" w:rsidRDefault="00380229">
      <w:pPr>
        <w:rPr>
          <w:del w:id="1377" w:author="Familia Valderrama A" w:date="2014-03-13T03:59:00Z"/>
          <w:rFonts w:ascii="Arial" w:hAnsi="Arial" w:cs="Arial"/>
          <w:color w:val="000090"/>
          <w:lang w:val="es-ES_tradnl"/>
        </w:rPr>
      </w:pPr>
    </w:p>
    <w:p w:rsidR="00380229" w:rsidDel="00722741" w:rsidRDefault="00380229">
      <w:pPr>
        <w:rPr>
          <w:del w:id="1378" w:author="Familia Valderrama A" w:date="2014-03-13T03:59:00Z"/>
          <w:rFonts w:ascii="Arial" w:hAnsi="Arial" w:cs="Arial"/>
          <w:color w:val="000090"/>
          <w:lang w:val="es-ES_tradnl"/>
        </w:rPr>
      </w:pPr>
    </w:p>
    <w:p w:rsidR="00380229" w:rsidDel="00722741" w:rsidRDefault="00380229">
      <w:pPr>
        <w:rPr>
          <w:del w:id="1379" w:author="Familia Valderrama A" w:date="2014-03-13T03:59:00Z"/>
          <w:rFonts w:ascii="Arial" w:hAnsi="Arial" w:cs="Arial"/>
          <w:color w:val="000090"/>
          <w:lang w:val="es-ES_tradnl"/>
        </w:rPr>
      </w:pPr>
    </w:p>
    <w:p w:rsidR="00380229" w:rsidDel="00722741" w:rsidRDefault="00380229">
      <w:pPr>
        <w:rPr>
          <w:del w:id="1380" w:author="Familia Valderrama A" w:date="2014-03-13T03:59:00Z"/>
          <w:rFonts w:ascii="Arial" w:hAnsi="Arial" w:cs="Arial"/>
          <w:color w:val="000090"/>
          <w:lang w:val="es-ES_tradnl"/>
        </w:rPr>
      </w:pPr>
    </w:p>
    <w:p w:rsidR="00380229" w:rsidDel="00722741" w:rsidRDefault="00380229">
      <w:pPr>
        <w:rPr>
          <w:del w:id="1381" w:author="Familia Valderrama A" w:date="2014-03-13T03:59:00Z"/>
          <w:rFonts w:ascii="Arial" w:hAnsi="Arial" w:cs="Arial"/>
          <w:color w:val="000090"/>
          <w:lang w:val="es-ES_tradnl"/>
        </w:rPr>
      </w:pPr>
    </w:p>
    <w:p w:rsidR="00380229" w:rsidDel="00722741" w:rsidRDefault="00380229">
      <w:pPr>
        <w:rPr>
          <w:del w:id="1382" w:author="Familia Valderrama A" w:date="2014-03-13T03:59:00Z"/>
          <w:rFonts w:ascii="Arial" w:hAnsi="Arial" w:cs="Arial"/>
          <w:color w:val="000090"/>
          <w:lang w:val="es-ES_tradnl"/>
        </w:rPr>
      </w:pPr>
    </w:p>
    <w:p w:rsidR="00380229" w:rsidDel="00722741" w:rsidRDefault="00380229">
      <w:pPr>
        <w:rPr>
          <w:del w:id="1383" w:author="Familia Valderrama A" w:date="2014-03-13T03:59:00Z"/>
          <w:rFonts w:ascii="Arial" w:hAnsi="Arial" w:cs="Arial"/>
          <w:color w:val="000090"/>
          <w:lang w:val="es-ES_tradnl"/>
        </w:rPr>
      </w:pPr>
    </w:p>
    <w:p w:rsidR="00380229" w:rsidDel="00722741" w:rsidRDefault="00380229">
      <w:pPr>
        <w:rPr>
          <w:del w:id="1384" w:author="Familia Valderrama A" w:date="2014-03-13T03:59:00Z"/>
          <w:rFonts w:ascii="Arial" w:hAnsi="Arial" w:cs="Arial"/>
          <w:color w:val="000090"/>
          <w:lang w:val="es-ES_tradnl"/>
        </w:rPr>
      </w:pPr>
    </w:p>
    <w:p w:rsidR="00380229" w:rsidDel="00722741" w:rsidRDefault="00380229">
      <w:pPr>
        <w:rPr>
          <w:del w:id="1385" w:author="Familia Valderrama A" w:date="2014-03-13T04:00:00Z"/>
          <w:rFonts w:ascii="Arial" w:hAnsi="Arial" w:cs="Arial"/>
          <w:color w:val="000090"/>
          <w:lang w:val="es-ES_tradnl"/>
        </w:rPr>
      </w:pPr>
    </w:p>
    <w:p w:rsidR="00380229" w:rsidRDefault="00380229">
      <w:pPr>
        <w:rPr>
          <w:rFonts w:ascii="Arial" w:hAnsi="Arial" w:cs="Arial"/>
          <w:lang w:val="es-ES_tradnl"/>
        </w:rPr>
      </w:pPr>
    </w:p>
    <w:p w:rsidR="008B38F0" w:rsidRDefault="00FB16EB">
      <w:pPr>
        <w:pStyle w:val="Ttulo2"/>
        <w:spacing w:after="240"/>
        <w:rPr>
          <w:ins w:id="1386" w:author="Familia Valderrama A" w:date="2014-03-13T04:33:00Z"/>
          <w:rFonts w:ascii="Arial" w:hAnsi="Arial" w:cs="Arial"/>
          <w:sz w:val="28"/>
          <w:szCs w:val="28"/>
          <w:lang w:val="es-ES_tradnl"/>
        </w:rPr>
        <w:pPrChange w:id="1387" w:author="Familia Valderrama A" w:date="2014-03-13T04:00:00Z">
          <w:pPr>
            <w:pStyle w:val="Textbody"/>
          </w:pPr>
        </w:pPrChange>
      </w:pPr>
      <w:bookmarkStart w:id="1388" w:name="_Toc384230508"/>
      <w:ins w:id="1389" w:author="Familia Valderrama A" w:date="2014-03-13T04:33:00Z">
        <w:r>
          <w:rPr>
            <w:rFonts w:ascii="Arial" w:hAnsi="Arial" w:cs="Arial"/>
            <w:sz w:val="28"/>
            <w:szCs w:val="28"/>
            <w:lang w:val="es-ES_tradnl"/>
          </w:rPr>
          <w:t>Evolución del Plan</w:t>
        </w:r>
        <w:bookmarkEnd w:id="1388"/>
      </w:ins>
    </w:p>
    <w:p w:rsidR="008B38F0" w:rsidRDefault="005B51FA">
      <w:pPr>
        <w:pStyle w:val="Ttulo2"/>
        <w:numPr>
          <w:ilvl w:val="0"/>
          <w:numId w:val="0"/>
        </w:numPr>
        <w:spacing w:after="240"/>
        <w:rPr>
          <w:del w:id="1390" w:author="Familia Valderrama A" w:date="2014-03-13T04:00:00Z"/>
          <w:rFonts w:ascii="Arial" w:hAnsi="Arial" w:cs="Arial"/>
          <w:sz w:val="28"/>
          <w:szCs w:val="28"/>
          <w:lang w:val="es-ES_tradnl"/>
        </w:rPr>
        <w:pPrChange w:id="1391" w:author="Familia Valderrama A" w:date="2014-03-13T04:33:00Z">
          <w:pPr>
            <w:pStyle w:val="Ttulo2"/>
          </w:pPr>
        </w:pPrChange>
      </w:pPr>
      <w:del w:id="1392" w:author="Familia Valderrama A" w:date="2014-03-13T04:33:00Z">
        <w:r w:rsidRPr="0007042C" w:rsidDel="00FB16EB">
          <w:rPr>
            <w:rFonts w:ascii="Arial" w:hAnsi="Arial" w:cs="Arial"/>
            <w:sz w:val="28"/>
            <w:szCs w:val="28"/>
            <w:lang w:val="es-ES_tradnl"/>
          </w:rPr>
          <w:delText>Evolución del Plan</w:delText>
        </w:r>
      </w:del>
    </w:p>
    <w:p w:rsidR="008B38F0" w:rsidRDefault="008B38F0">
      <w:pPr>
        <w:pStyle w:val="Ttulo2"/>
        <w:numPr>
          <w:ilvl w:val="0"/>
          <w:numId w:val="0"/>
        </w:numPr>
        <w:spacing w:after="240"/>
        <w:rPr>
          <w:del w:id="1393" w:author="Familia Valderrama A" w:date="2014-03-13T04:33:00Z"/>
          <w:lang w:val="es-ES_tradnl"/>
        </w:rPr>
        <w:pPrChange w:id="1394" w:author="Familia Valderrama A" w:date="2014-03-13T04:33:00Z">
          <w:pPr>
            <w:pStyle w:val="Textbody"/>
          </w:pPr>
        </w:pPrChange>
      </w:pPr>
    </w:p>
    <w:p w:rsidR="008B38F0" w:rsidRDefault="005F4D45">
      <w:pPr>
        <w:pStyle w:val="Textbody"/>
        <w:spacing w:after="240"/>
        <w:rPr>
          <w:rFonts w:ascii="Arial" w:hAnsi="Arial" w:cs="Arial"/>
          <w:szCs w:val="24"/>
          <w:lang w:val="es-ES_tradnl"/>
        </w:rPr>
        <w:pPrChange w:id="1395" w:author="Familia Valderrama A" w:date="2014-03-13T04:00:00Z">
          <w:pPr>
            <w:pStyle w:val="Textbody"/>
          </w:pPr>
        </w:pPrChange>
      </w:pPr>
      <w:r w:rsidRPr="005F4D45">
        <w:rPr>
          <w:rFonts w:ascii="Arial" w:hAnsi="Arial" w:cs="Arial"/>
          <w:szCs w:val="24"/>
          <w:lang w:val="es-ES_tradnl"/>
        </w:rPr>
        <w:t xml:space="preserve">A continuación se describe el proceso para hacer cambios a este documento (SPMP), así como los responsables de hacer estos cambios y la plantilla que se </w:t>
      </w:r>
      <w:r w:rsidR="00F3433D" w:rsidRPr="001A641C">
        <w:rPr>
          <w:rFonts w:ascii="Arial" w:hAnsi="Arial" w:cs="Arial"/>
          <w:szCs w:val="24"/>
          <w:lang w:val="es-ES_tradnl"/>
        </w:rPr>
        <w:t>debe</w:t>
      </w:r>
      <w:r w:rsidRPr="005F4D45">
        <w:rPr>
          <w:rFonts w:ascii="Arial" w:hAnsi="Arial" w:cs="Arial"/>
          <w:szCs w:val="24"/>
          <w:lang w:val="es-ES_tradnl"/>
        </w:rPr>
        <w:t xml:space="preserve"> utilizar</w:t>
      </w:r>
      <w:r w:rsidR="00F3433D">
        <w:rPr>
          <w:rFonts w:ascii="Arial" w:hAnsi="Arial" w:cs="Arial"/>
          <w:szCs w:val="24"/>
          <w:lang w:val="es-ES_tradnl"/>
        </w:rPr>
        <w:t xml:space="preserve"> para asegurar un orden correcto y consistencia. </w:t>
      </w:r>
      <w:ins w:id="1396" w:author="Sergio" w:date="2014-04-02T21:12:00Z">
        <w:r w:rsidR="006771A3">
          <w:rPr>
            <w:rFonts w:ascii="Arial" w:hAnsi="Arial" w:cs="Arial"/>
            <w:szCs w:val="24"/>
            <w:lang w:val="es-ES_tradnl"/>
          </w:rPr>
          <w:t xml:space="preserve">Adicionalmente se describe el proceso para asegurar que los cambios a este </w:t>
        </w:r>
      </w:ins>
      <w:ins w:id="1397" w:author="Sergio" w:date="2014-04-02T21:13:00Z">
        <w:r w:rsidR="00FF2CFB">
          <w:rPr>
            <w:rFonts w:ascii="Arial" w:hAnsi="Arial" w:cs="Arial"/>
            <w:szCs w:val="24"/>
            <w:lang w:val="es-ES_tradnl"/>
          </w:rPr>
          <w:t>documento (plan)</w:t>
        </w:r>
      </w:ins>
      <w:ins w:id="1398" w:author="Sergio" w:date="2014-04-02T21:15:00Z">
        <w:r w:rsidR="007D7601">
          <w:rPr>
            <w:rFonts w:ascii="Arial" w:hAnsi="Arial" w:cs="Arial"/>
            <w:szCs w:val="24"/>
            <w:lang w:val="es-ES_tradnl"/>
          </w:rPr>
          <w:t>,</w:t>
        </w:r>
      </w:ins>
      <w:ins w:id="1399" w:author="Sergio" w:date="2014-04-02T21:12:00Z">
        <w:r w:rsidR="006771A3">
          <w:rPr>
            <w:rFonts w:ascii="Arial" w:hAnsi="Arial" w:cs="Arial"/>
            <w:szCs w:val="24"/>
            <w:lang w:val="es-ES_tradnl"/>
          </w:rPr>
          <w:t xml:space="preserve"> </w:t>
        </w:r>
        <w:r w:rsidR="00FF2CFB">
          <w:rPr>
            <w:rFonts w:ascii="Arial" w:hAnsi="Arial" w:cs="Arial"/>
            <w:szCs w:val="24"/>
            <w:lang w:val="es-ES_tradnl"/>
          </w:rPr>
          <w:t xml:space="preserve">se </w:t>
        </w:r>
      </w:ins>
      <w:ins w:id="1400" w:author="Sergio" w:date="2014-04-02T21:15:00Z">
        <w:r w:rsidR="007D7601">
          <w:rPr>
            <w:rFonts w:ascii="Arial" w:hAnsi="Arial" w:cs="Arial"/>
            <w:szCs w:val="24"/>
            <w:lang w:val="es-ES_tradnl"/>
          </w:rPr>
          <w:t xml:space="preserve">controlen y se lleven a cabo. </w:t>
        </w:r>
      </w:ins>
      <w:ins w:id="1401" w:author="Sergio" w:date="2014-04-02T21:12:00Z">
        <w:r w:rsidR="006771A3">
          <w:rPr>
            <w:rFonts w:ascii="Arial" w:hAnsi="Arial" w:cs="Arial"/>
            <w:szCs w:val="24"/>
            <w:lang w:val="es-ES_tradnl"/>
          </w:rPr>
          <w:t xml:space="preserve"> </w:t>
        </w:r>
      </w:ins>
    </w:p>
    <w:p w:rsidR="00380229" w:rsidDel="003A26FD" w:rsidRDefault="00105F74">
      <w:pPr>
        <w:pStyle w:val="Textbody"/>
        <w:rPr>
          <w:del w:id="1402" w:author="Sergio" w:date="2014-04-02T21:19:00Z"/>
          <w:rFonts w:ascii="Arial" w:hAnsi="Arial" w:cs="Arial"/>
          <w:b/>
          <w:szCs w:val="24"/>
          <w:lang w:val="es-ES_tradnl"/>
        </w:rPr>
      </w:pPr>
      <w:del w:id="1403" w:author="Sergio" w:date="2014-04-02T21:19:00Z">
        <w:r w:rsidRPr="00105F74" w:rsidDel="003A26FD">
          <w:rPr>
            <w:rFonts w:ascii="Arial" w:hAnsi="Arial" w:cs="Arial"/>
            <w:b/>
            <w:szCs w:val="24"/>
            <w:lang w:val="es-ES_tradnl"/>
          </w:rPr>
          <w:delText xml:space="preserve">Responsables: </w:delText>
        </w:r>
      </w:del>
    </w:p>
    <w:p w:rsidR="00FF2CFB" w:rsidDel="009D7F4E" w:rsidRDefault="005F4D45">
      <w:pPr>
        <w:pStyle w:val="Textbody"/>
        <w:numPr>
          <w:ilvl w:val="0"/>
          <w:numId w:val="29"/>
        </w:numPr>
        <w:rPr>
          <w:del w:id="1404" w:author="Sergio" w:date="2014-04-02T21:19:00Z"/>
          <w:rFonts w:ascii="Arial" w:hAnsi="Arial" w:cs="Arial"/>
          <w:szCs w:val="24"/>
          <w:lang w:val="es-ES_tradnl"/>
        </w:rPr>
      </w:pPr>
      <w:del w:id="1405" w:author="Sergio" w:date="2014-04-02T21:19:00Z">
        <w:r w:rsidRPr="005F4D45" w:rsidDel="003A26FD">
          <w:rPr>
            <w:rFonts w:ascii="Arial" w:hAnsi="Arial" w:cs="Arial"/>
            <w:szCs w:val="24"/>
            <w:lang w:val="es-ES_tradnl"/>
          </w:rPr>
          <w:delText>Supervisor y analista</w:delText>
        </w:r>
        <w:r w:rsidR="00CC6A15" w:rsidDel="003A26FD">
          <w:rPr>
            <w:rFonts w:ascii="Arial" w:hAnsi="Arial" w:cs="Arial"/>
            <w:szCs w:val="24"/>
            <w:lang w:val="es-ES_tradnl"/>
          </w:rPr>
          <w:delText>.</w:delText>
        </w:r>
        <w:r w:rsidRPr="005F4D45" w:rsidDel="003A26FD">
          <w:rPr>
            <w:rFonts w:ascii="Arial" w:hAnsi="Arial" w:cs="Arial"/>
            <w:szCs w:val="24"/>
            <w:lang w:val="es-ES_tradnl"/>
          </w:rPr>
          <w:delText xml:space="preserve"> </w:delText>
        </w:r>
        <w:r w:rsidR="00CC6A15" w:rsidDel="003A26FD">
          <w:rPr>
            <w:rFonts w:ascii="Arial" w:hAnsi="Arial" w:cs="Arial"/>
            <w:szCs w:val="24"/>
            <w:lang w:val="es-ES_tradnl"/>
          </w:rPr>
          <w:delText>(P</w:delText>
        </w:r>
        <w:r w:rsidRPr="005F4D45" w:rsidDel="003A26FD">
          <w:rPr>
            <w:rFonts w:ascii="Arial" w:hAnsi="Arial" w:cs="Arial"/>
            <w:szCs w:val="24"/>
            <w:lang w:val="es-ES_tradnl"/>
          </w:rPr>
          <w:delText>ara ver detalles</w:delText>
        </w:r>
        <w:r w:rsidR="00661B28" w:rsidDel="003A26FD">
          <w:rPr>
            <w:rFonts w:ascii="Arial" w:hAnsi="Arial" w:cs="Arial"/>
            <w:szCs w:val="24"/>
            <w:lang w:val="es-ES_tradnl"/>
          </w:rPr>
          <w:delText xml:space="preserve"> del rol</w:delText>
        </w:r>
        <w:r w:rsidR="00F3433D" w:rsidRPr="001A641C" w:rsidDel="003A26FD">
          <w:rPr>
            <w:rFonts w:ascii="Arial" w:hAnsi="Arial" w:cs="Arial"/>
            <w:szCs w:val="24"/>
            <w:lang w:val="es-ES_tradnl"/>
          </w:rPr>
          <w:delText xml:space="preserve"> </w:delText>
        </w:r>
        <w:r w:rsidRPr="005F4D45" w:rsidDel="003A26FD">
          <w:rPr>
            <w:rFonts w:ascii="Arial" w:hAnsi="Arial" w:cs="Arial"/>
            <w:szCs w:val="24"/>
            <w:lang w:val="es-ES_tradnl"/>
          </w:rPr>
          <w:delText xml:space="preserve">ver </w:delText>
        </w:r>
        <w:r w:rsidR="002956A8" w:rsidDel="003A26FD">
          <w:fldChar w:fldCharType="begin"/>
        </w:r>
        <w:r w:rsidR="000B552D" w:rsidDel="003A26FD">
          <w:delInstrText xml:space="preserve"> REF _Ref382081672 \r \h  \* MERGEFORMAT </w:delInstrText>
        </w:r>
        <w:r w:rsidR="002956A8" w:rsidDel="003A26FD">
          <w:fldChar w:fldCharType="separate"/>
        </w:r>
      </w:del>
      <w:ins w:id="1406" w:author="Estudiante" w:date="2014-04-01T16:48:00Z">
        <w:del w:id="1407" w:author="Sergio" w:date="2014-04-02T21:19:00Z">
          <w:r w:rsidR="002956A8" w:rsidRPr="002956A8">
            <w:rPr>
              <w:rFonts w:ascii="Arial" w:hAnsi="Arial" w:cs="Arial"/>
              <w:szCs w:val="24"/>
              <w:u w:val="single"/>
              <w:lang w:val="es-ES_tradnl"/>
              <w:rPrChange w:id="1408" w:author="Estudiante" w:date="2014-04-01T16:48:00Z">
                <w:rPr>
                  <w:sz w:val="16"/>
                  <w:szCs w:val="16"/>
                </w:rPr>
              </w:rPrChange>
            </w:rPr>
            <w:delText>8.4.2</w:delText>
          </w:r>
        </w:del>
      </w:ins>
      <w:del w:id="1409" w:author="Sergio" w:date="2014-04-02T21:19:00Z">
        <w:r w:rsidR="00105F74" w:rsidRPr="00105F74" w:rsidDel="003A26FD">
          <w:rPr>
            <w:rFonts w:ascii="Arial" w:hAnsi="Arial" w:cs="Arial"/>
            <w:szCs w:val="24"/>
            <w:u w:val="single"/>
            <w:lang w:val="es-ES_tradnl"/>
          </w:rPr>
          <w:delText>8.4.2</w:delText>
        </w:r>
        <w:r w:rsidR="002956A8" w:rsidDel="003A26FD">
          <w:fldChar w:fldCharType="end"/>
        </w:r>
        <w:r w:rsidRPr="005F4D45" w:rsidDel="003A26FD">
          <w:rPr>
            <w:rFonts w:ascii="Arial" w:hAnsi="Arial" w:cs="Arial"/>
            <w:szCs w:val="24"/>
            <w:lang w:val="es-ES_tradnl"/>
          </w:rPr>
          <w:delText>).</w:delText>
        </w:r>
      </w:del>
    </w:p>
    <w:p w:rsidR="00380229" w:rsidRDefault="00105F74">
      <w:pPr>
        <w:pStyle w:val="Textbody"/>
        <w:rPr>
          <w:ins w:id="1410" w:author="Sergio" w:date="2014-04-02T21:19:00Z"/>
          <w:rFonts w:ascii="Arial" w:hAnsi="Arial" w:cs="Arial"/>
          <w:b/>
          <w:szCs w:val="24"/>
          <w:lang w:val="es-ES_tradnl"/>
        </w:rPr>
      </w:pPr>
      <w:commentRangeStart w:id="1411"/>
      <w:r w:rsidRPr="00105F74">
        <w:rPr>
          <w:rFonts w:ascii="Arial" w:hAnsi="Arial" w:cs="Arial"/>
          <w:b/>
          <w:szCs w:val="24"/>
          <w:lang w:val="es-ES_tradnl"/>
        </w:rPr>
        <w:t>Proceso</w:t>
      </w:r>
      <w:commentRangeEnd w:id="1411"/>
      <w:r w:rsidR="00E75A64">
        <w:rPr>
          <w:rStyle w:val="Refdecomentario"/>
        </w:rPr>
        <w:commentReference w:id="1411"/>
      </w:r>
      <w:ins w:id="1412" w:author="Sergio" w:date="2014-04-02T21:14:00Z">
        <w:r w:rsidR="007D7601">
          <w:rPr>
            <w:rFonts w:ascii="Arial" w:hAnsi="Arial" w:cs="Arial"/>
            <w:b/>
            <w:szCs w:val="24"/>
            <w:lang w:val="es-ES_tradnl"/>
          </w:rPr>
          <w:t xml:space="preserve"> para cambios </w:t>
        </w:r>
      </w:ins>
      <w:ins w:id="1413" w:author="Sergio" w:date="2014-04-02T21:17:00Z">
        <w:r w:rsidR="00705B0E">
          <w:rPr>
            <w:rFonts w:ascii="Arial" w:hAnsi="Arial" w:cs="Arial"/>
            <w:b/>
            <w:szCs w:val="24"/>
            <w:lang w:val="es-ES_tradnl"/>
          </w:rPr>
          <w:t>al plan (documento)</w:t>
        </w:r>
      </w:ins>
      <w:r w:rsidRPr="00105F74">
        <w:rPr>
          <w:rFonts w:ascii="Arial" w:hAnsi="Arial" w:cs="Arial"/>
          <w:b/>
          <w:szCs w:val="24"/>
          <w:lang w:val="es-ES_tradnl"/>
        </w:rPr>
        <w:t xml:space="preserve">: </w:t>
      </w:r>
    </w:p>
    <w:p w:rsidR="003A26FD" w:rsidRDefault="003A26FD" w:rsidP="003A26FD">
      <w:pPr>
        <w:pStyle w:val="Textbody"/>
        <w:rPr>
          <w:ins w:id="1414" w:author="Sergio" w:date="2014-04-02T21:19:00Z"/>
          <w:rFonts w:ascii="Arial" w:hAnsi="Arial" w:cs="Arial"/>
          <w:b/>
          <w:szCs w:val="24"/>
          <w:lang w:val="es-ES_tradnl"/>
        </w:rPr>
      </w:pPr>
      <w:ins w:id="1415" w:author="Sergio" w:date="2014-04-02T21:19:00Z">
        <w:r>
          <w:rPr>
            <w:rFonts w:ascii="Arial" w:hAnsi="Arial" w:cs="Arial"/>
            <w:b/>
            <w:szCs w:val="24"/>
            <w:lang w:val="es-ES_tradnl"/>
          </w:rPr>
          <w:t>Responsable</w:t>
        </w:r>
        <w:r w:rsidRPr="00105F74">
          <w:rPr>
            <w:rFonts w:ascii="Arial" w:hAnsi="Arial" w:cs="Arial"/>
            <w:b/>
            <w:szCs w:val="24"/>
            <w:lang w:val="es-ES_tradnl"/>
          </w:rPr>
          <w:t xml:space="preserve">: </w:t>
        </w:r>
      </w:ins>
    </w:p>
    <w:p w:rsidR="003A26FD" w:rsidRDefault="003A26FD" w:rsidP="003A26FD">
      <w:pPr>
        <w:pStyle w:val="Textbody"/>
        <w:numPr>
          <w:ilvl w:val="0"/>
          <w:numId w:val="29"/>
        </w:numPr>
        <w:rPr>
          <w:ins w:id="1416" w:author="Sergio" w:date="2014-04-02T21:19:00Z"/>
          <w:rFonts w:ascii="Arial" w:hAnsi="Arial" w:cs="Arial"/>
          <w:szCs w:val="24"/>
          <w:lang w:val="es-ES_tradnl"/>
        </w:rPr>
      </w:pPr>
      <w:ins w:id="1417" w:author="Sergio" w:date="2014-04-02T21:19:00Z">
        <w:r w:rsidRPr="005F4D45">
          <w:rPr>
            <w:rFonts w:ascii="Arial" w:hAnsi="Arial" w:cs="Arial"/>
            <w:szCs w:val="24"/>
            <w:lang w:val="es-ES_tradnl"/>
          </w:rPr>
          <w:t>Supervisor y analista</w:t>
        </w:r>
        <w:r>
          <w:rPr>
            <w:rFonts w:ascii="Arial" w:hAnsi="Arial" w:cs="Arial"/>
            <w:szCs w:val="24"/>
            <w:lang w:val="es-ES_tradnl"/>
          </w:rPr>
          <w:t>.</w:t>
        </w:r>
        <w:r w:rsidRPr="005F4D45">
          <w:rPr>
            <w:rFonts w:ascii="Arial" w:hAnsi="Arial" w:cs="Arial"/>
            <w:szCs w:val="24"/>
            <w:lang w:val="es-ES_tradnl"/>
          </w:rPr>
          <w:t xml:space="preserve"> </w:t>
        </w:r>
        <w:r>
          <w:rPr>
            <w:rFonts w:ascii="Arial" w:hAnsi="Arial" w:cs="Arial"/>
            <w:szCs w:val="24"/>
            <w:lang w:val="es-ES_tradnl"/>
          </w:rPr>
          <w:t>(P</w:t>
        </w:r>
        <w:r w:rsidRPr="005F4D45">
          <w:rPr>
            <w:rFonts w:ascii="Arial" w:hAnsi="Arial" w:cs="Arial"/>
            <w:szCs w:val="24"/>
            <w:lang w:val="es-ES_tradnl"/>
          </w:rPr>
          <w:t>ara ver detalles</w:t>
        </w:r>
        <w:r>
          <w:rPr>
            <w:rFonts w:ascii="Arial" w:hAnsi="Arial" w:cs="Arial"/>
            <w:szCs w:val="24"/>
            <w:lang w:val="es-ES_tradnl"/>
          </w:rPr>
          <w:t xml:space="preserve"> del rol</w:t>
        </w:r>
        <w:r w:rsidRPr="001A641C">
          <w:rPr>
            <w:rFonts w:ascii="Arial" w:hAnsi="Arial" w:cs="Arial"/>
            <w:szCs w:val="24"/>
            <w:lang w:val="es-ES_tradnl"/>
          </w:rPr>
          <w:t xml:space="preserve"> </w:t>
        </w:r>
        <w:r w:rsidRPr="005F4D45">
          <w:rPr>
            <w:rFonts w:ascii="Arial" w:hAnsi="Arial" w:cs="Arial"/>
            <w:szCs w:val="24"/>
            <w:lang w:val="es-ES_tradnl"/>
          </w:rPr>
          <w:t xml:space="preserve">ver </w:t>
        </w:r>
        <w:r w:rsidR="002956A8">
          <w:fldChar w:fldCharType="begin"/>
        </w:r>
        <w:r>
          <w:instrText xml:space="preserve"> REF _Ref382081672 \r \h  \* MERGEFORMAT </w:instrText>
        </w:r>
      </w:ins>
      <w:ins w:id="1418" w:author="Sergio" w:date="2014-04-02T21:19:00Z">
        <w:r w:rsidR="002956A8">
          <w:fldChar w:fldCharType="separate"/>
        </w:r>
        <w:r w:rsidRPr="00E8770C">
          <w:rPr>
            <w:rFonts w:ascii="Arial" w:hAnsi="Arial" w:cs="Arial"/>
            <w:szCs w:val="24"/>
            <w:u w:val="single"/>
            <w:lang w:val="es-ES_tradnl"/>
          </w:rPr>
          <w:t>8.4.2</w:t>
        </w:r>
        <w:r w:rsidR="002956A8">
          <w:fldChar w:fldCharType="end"/>
        </w:r>
        <w:r w:rsidRPr="005F4D45">
          <w:rPr>
            <w:rFonts w:ascii="Arial" w:hAnsi="Arial" w:cs="Arial"/>
            <w:szCs w:val="24"/>
            <w:lang w:val="es-ES_tradnl"/>
          </w:rPr>
          <w:t>).</w:t>
        </w:r>
      </w:ins>
    </w:p>
    <w:p w:rsidR="003A26FD" w:rsidRDefault="003A26FD">
      <w:pPr>
        <w:pStyle w:val="Textbody"/>
        <w:rPr>
          <w:rFonts w:ascii="Arial" w:hAnsi="Arial" w:cs="Arial"/>
          <w:b/>
          <w:szCs w:val="24"/>
          <w:lang w:val="es-ES_tradnl"/>
        </w:rPr>
      </w:pPr>
      <w:ins w:id="1419" w:author="Sergio" w:date="2014-04-02T21:19:00Z">
        <w:r>
          <w:rPr>
            <w:rFonts w:ascii="Arial" w:hAnsi="Arial" w:cs="Arial"/>
            <w:b/>
            <w:szCs w:val="24"/>
            <w:lang w:val="es-ES_tradnl"/>
          </w:rPr>
          <w:t>Proceso:</w:t>
        </w:r>
      </w:ins>
    </w:p>
    <w:p w:rsidR="00380229" w:rsidRDefault="00A175E5">
      <w:pPr>
        <w:pStyle w:val="Textbody"/>
        <w:numPr>
          <w:ilvl w:val="0"/>
          <w:numId w:val="29"/>
        </w:numPr>
        <w:rPr>
          <w:rFonts w:ascii="Arial" w:hAnsi="Arial" w:cs="Arial"/>
          <w:szCs w:val="24"/>
          <w:lang w:val="es-ES_tradnl"/>
        </w:rPr>
      </w:pPr>
      <w:commentRangeStart w:id="1420"/>
      <w:r>
        <w:rPr>
          <w:rFonts w:ascii="Arial" w:hAnsi="Arial" w:cs="Arial"/>
          <w:szCs w:val="24"/>
          <w:lang w:val="es-ES_tradnl"/>
        </w:rPr>
        <w:t>El</w:t>
      </w:r>
      <w:r w:rsidR="00661B28">
        <w:rPr>
          <w:rFonts w:ascii="Arial" w:hAnsi="Arial" w:cs="Arial"/>
          <w:szCs w:val="24"/>
          <w:lang w:val="es-ES_tradnl"/>
        </w:rPr>
        <w:t xml:space="preserve"> integrante del equipo </w:t>
      </w:r>
      <w:r w:rsidR="00B35237">
        <w:rPr>
          <w:rFonts w:ascii="Arial" w:hAnsi="Arial" w:cs="Arial"/>
          <w:szCs w:val="24"/>
          <w:lang w:val="es-ES_tradnl"/>
        </w:rPr>
        <w:t xml:space="preserve"> </w:t>
      </w:r>
      <w:r w:rsidR="00661B28">
        <w:rPr>
          <w:rFonts w:ascii="Arial" w:hAnsi="Arial" w:cs="Arial"/>
          <w:szCs w:val="24"/>
          <w:lang w:val="es-ES_tradnl"/>
        </w:rPr>
        <w:t>realiza una tarea asignada</w:t>
      </w:r>
      <w:r>
        <w:rPr>
          <w:rFonts w:ascii="Arial" w:hAnsi="Arial" w:cs="Arial"/>
          <w:szCs w:val="24"/>
          <w:lang w:val="es-ES_tradnl"/>
        </w:rPr>
        <w:t xml:space="preserve"> y</w:t>
      </w:r>
      <w:r w:rsidR="00B35237">
        <w:rPr>
          <w:rFonts w:ascii="Arial" w:hAnsi="Arial" w:cs="Arial"/>
          <w:szCs w:val="24"/>
          <w:lang w:val="es-ES_tradnl"/>
        </w:rPr>
        <w:t xml:space="preserve"> sube el docu</w:t>
      </w:r>
      <w:r>
        <w:rPr>
          <w:rFonts w:ascii="Arial" w:hAnsi="Arial" w:cs="Arial"/>
          <w:szCs w:val="24"/>
          <w:lang w:val="es-ES_tradnl"/>
        </w:rPr>
        <w:t>mento a la carpeta de versiones.</w:t>
      </w:r>
      <w:commentRangeEnd w:id="1420"/>
      <w:r w:rsidR="00902810">
        <w:rPr>
          <w:rStyle w:val="Refdecomentario"/>
        </w:rPr>
        <w:commentReference w:id="1420"/>
      </w:r>
    </w:p>
    <w:p w:rsidR="00380229" w:rsidRPr="00D859A8" w:rsidRDefault="00A175E5">
      <w:pPr>
        <w:pStyle w:val="Textbody"/>
        <w:numPr>
          <w:ilvl w:val="0"/>
          <w:numId w:val="29"/>
        </w:numPr>
        <w:rPr>
          <w:ins w:id="1421" w:author="Sergio" w:date="2014-04-02T21:29:00Z"/>
          <w:rFonts w:ascii="Arial" w:hAnsi="Arial" w:cs="Arial"/>
          <w:szCs w:val="24"/>
          <w:lang w:val="es-ES_tradnl"/>
          <w:rPrChange w:id="1422" w:author="Sergio" w:date="2014-04-02T21:29:00Z">
            <w:rPr>
              <w:ins w:id="1423" w:author="Sergio" w:date="2014-04-02T21:29:00Z"/>
              <w:rFonts w:ascii="Arial" w:hAnsi="Arial" w:cs="Arial"/>
              <w:szCs w:val="24"/>
            </w:rPr>
          </w:rPrChange>
        </w:rPr>
      </w:pPr>
      <w:commentRangeStart w:id="1424"/>
      <w:r>
        <w:rPr>
          <w:rFonts w:ascii="Arial" w:hAnsi="Arial" w:cs="Arial"/>
          <w:szCs w:val="24"/>
          <w:lang w:val="es-ES_tradnl"/>
        </w:rPr>
        <w:t xml:space="preserve">El </w:t>
      </w:r>
      <w:del w:id="1425" w:author="Sergio" w:date="2014-04-02T21:28:00Z">
        <w:r w:rsidDel="00D859A8">
          <w:rPr>
            <w:rFonts w:ascii="Arial" w:hAnsi="Arial" w:cs="Arial"/>
            <w:szCs w:val="24"/>
            <w:lang w:val="es-ES_tradnl"/>
          </w:rPr>
          <w:delText>administrador de la configuración</w:delText>
        </w:r>
      </w:del>
      <w:ins w:id="1426" w:author="Sergio" w:date="2014-04-02T21:28:00Z">
        <w:r w:rsidR="00D859A8">
          <w:rPr>
            <w:rFonts w:ascii="Arial" w:hAnsi="Arial" w:cs="Arial"/>
            <w:szCs w:val="24"/>
            <w:lang w:val="es-ES_tradnl"/>
          </w:rPr>
          <w:t>supervisor y analista</w:t>
        </w:r>
      </w:ins>
      <w:r>
        <w:rPr>
          <w:rFonts w:ascii="Arial" w:hAnsi="Arial" w:cs="Arial"/>
          <w:szCs w:val="24"/>
          <w:lang w:val="es-ES_tradnl"/>
        </w:rPr>
        <w:t xml:space="preserve"> integra </w:t>
      </w:r>
      <w:r w:rsidR="00CC6A15">
        <w:rPr>
          <w:rFonts w:ascii="Arial" w:hAnsi="Arial" w:cs="Arial"/>
          <w:szCs w:val="24"/>
          <w:lang w:val="es-ES_tradnl"/>
        </w:rPr>
        <w:t>el aporte</w:t>
      </w:r>
      <w:r>
        <w:rPr>
          <w:rFonts w:ascii="Arial" w:hAnsi="Arial" w:cs="Arial"/>
          <w:szCs w:val="24"/>
          <w:lang w:val="es-ES_tradnl"/>
        </w:rPr>
        <w:t xml:space="preserve"> de</w:t>
      </w:r>
      <w:ins w:id="1427" w:author="Sergio" w:date="2014-04-02T21:28:00Z">
        <w:r w:rsidR="00D859A8">
          <w:rPr>
            <w:rFonts w:ascii="Arial" w:hAnsi="Arial" w:cs="Arial"/>
            <w:szCs w:val="24"/>
            <w:lang w:val="es-ES_tradnl"/>
          </w:rPr>
          <w:t>l</w:t>
        </w:r>
      </w:ins>
      <w:del w:id="1428" w:author="Sergio" w:date="2014-04-02T21:28:00Z">
        <w:r w:rsidDel="00D859A8">
          <w:rPr>
            <w:rFonts w:ascii="Arial" w:hAnsi="Arial" w:cs="Arial"/>
            <w:szCs w:val="24"/>
            <w:lang w:val="es-ES_tradnl"/>
          </w:rPr>
          <w:delText>l</w:delText>
        </w:r>
      </w:del>
      <w:r>
        <w:rPr>
          <w:rFonts w:ascii="Arial" w:hAnsi="Arial" w:cs="Arial"/>
          <w:szCs w:val="24"/>
          <w:lang w:val="es-ES_tradnl"/>
        </w:rPr>
        <w:t xml:space="preserve"> integrante del </w:t>
      </w:r>
      <w:del w:id="1429" w:author="Sergio" w:date="2014-04-02T21:28:00Z">
        <w:r w:rsidDel="00D859A8">
          <w:rPr>
            <w:rFonts w:ascii="Arial" w:hAnsi="Arial" w:cs="Arial"/>
            <w:szCs w:val="24"/>
            <w:lang w:val="es-ES_tradnl"/>
          </w:rPr>
          <w:delText xml:space="preserve">equipo </w:delText>
        </w:r>
      </w:del>
      <w:ins w:id="1430" w:author="Sergio" w:date="2014-04-02T21:28:00Z">
        <w:r w:rsidR="00D859A8">
          <w:rPr>
            <w:rFonts w:ascii="Arial" w:hAnsi="Arial" w:cs="Arial"/>
            <w:szCs w:val="24"/>
            <w:lang w:val="es-ES_tradnl"/>
          </w:rPr>
          <w:t xml:space="preserve">grupo de trabajo </w:t>
        </w:r>
      </w:ins>
      <w:r>
        <w:rPr>
          <w:rFonts w:ascii="Arial" w:hAnsi="Arial" w:cs="Arial"/>
          <w:szCs w:val="24"/>
          <w:lang w:val="es-ES_tradnl"/>
        </w:rPr>
        <w:t>al SPMP</w:t>
      </w:r>
      <w:del w:id="1431" w:author="Sergio" w:date="2014-04-02T21:28:00Z">
        <w:r w:rsidDel="00D859A8">
          <w:rPr>
            <w:rFonts w:ascii="Arial" w:hAnsi="Arial" w:cs="Arial"/>
            <w:szCs w:val="24"/>
            <w:lang w:val="es-ES_tradnl"/>
          </w:rPr>
          <w:delText xml:space="preserve"> </w:delText>
        </w:r>
        <w:r w:rsidR="007016BB" w:rsidDel="00D859A8">
          <w:rPr>
            <w:rFonts w:ascii="Arial" w:hAnsi="Arial" w:cs="Arial"/>
            <w:szCs w:val="24"/>
            <w:lang w:val="es-ES_tradnl"/>
          </w:rPr>
          <w:delText>y actualiza versión</w:delText>
        </w:r>
      </w:del>
      <w:r w:rsidR="007016BB">
        <w:rPr>
          <w:rFonts w:ascii="Arial" w:hAnsi="Arial" w:cs="Arial"/>
          <w:szCs w:val="24"/>
          <w:lang w:val="es-ES_tradnl"/>
        </w:rPr>
        <w:t xml:space="preserve">. </w:t>
      </w:r>
      <w:commentRangeEnd w:id="1424"/>
      <w:r w:rsidR="00902810">
        <w:rPr>
          <w:rStyle w:val="Refdecomentario"/>
        </w:rPr>
        <w:commentReference w:id="1424"/>
      </w:r>
    </w:p>
    <w:p w:rsidR="00D859A8" w:rsidRDefault="00D859A8">
      <w:pPr>
        <w:pStyle w:val="Textbody"/>
        <w:numPr>
          <w:ilvl w:val="0"/>
          <w:numId w:val="29"/>
        </w:numPr>
        <w:rPr>
          <w:rFonts w:ascii="Arial" w:hAnsi="Arial" w:cs="Arial"/>
          <w:szCs w:val="24"/>
          <w:lang w:val="es-ES_tradnl"/>
        </w:rPr>
      </w:pPr>
      <w:ins w:id="1432" w:author="Sergio" w:date="2014-04-02T21:29:00Z">
        <w:r>
          <w:rPr>
            <w:rFonts w:ascii="Arial" w:hAnsi="Arial" w:cs="Arial"/>
            <w:szCs w:val="24"/>
          </w:rPr>
          <w:t>El administrador de la configuración actualiza versión del SPMP.</w:t>
        </w:r>
      </w:ins>
    </w:p>
    <w:p w:rsidR="00380229" w:rsidRDefault="007016BB">
      <w:pPr>
        <w:pStyle w:val="Textbody"/>
        <w:numPr>
          <w:ilvl w:val="0"/>
          <w:numId w:val="29"/>
        </w:numPr>
        <w:rPr>
          <w:rFonts w:ascii="Arial" w:hAnsi="Arial" w:cs="Arial"/>
          <w:szCs w:val="24"/>
          <w:lang w:val="es-ES_tradnl"/>
        </w:rPr>
      </w:pPr>
      <w:r>
        <w:rPr>
          <w:rFonts w:ascii="Arial" w:hAnsi="Arial" w:cs="Arial"/>
          <w:szCs w:val="24"/>
          <w:lang w:val="es-ES_tradnl"/>
        </w:rPr>
        <w:t xml:space="preserve">Al final de cada Sprint se realiza </w:t>
      </w:r>
      <w:commentRangeStart w:id="1433"/>
      <w:r>
        <w:rPr>
          <w:rFonts w:ascii="Arial" w:hAnsi="Arial" w:cs="Arial"/>
          <w:szCs w:val="24"/>
          <w:lang w:val="es-ES_tradnl"/>
        </w:rPr>
        <w:t xml:space="preserve">control de calidad </w:t>
      </w:r>
      <w:commentRangeEnd w:id="1433"/>
      <w:r w:rsidR="008D10EB">
        <w:rPr>
          <w:rStyle w:val="Refdecomentario"/>
        </w:rPr>
        <w:commentReference w:id="1433"/>
      </w:r>
      <w:r>
        <w:rPr>
          <w:rFonts w:ascii="Arial" w:hAnsi="Arial" w:cs="Arial"/>
          <w:szCs w:val="24"/>
          <w:lang w:val="es-ES_tradnl"/>
        </w:rPr>
        <w:t xml:space="preserve">y si hay partes que no cumplen con calidad </w:t>
      </w:r>
      <w:ins w:id="1434" w:author="Sergio" w:date="2014-04-02T21:20:00Z">
        <w:r w:rsidR="002956A8" w:rsidRPr="002956A8">
          <w:rPr>
            <w:rFonts w:ascii="Arial" w:hAnsi="Arial" w:cs="Arial"/>
            <w:szCs w:val="24"/>
            <w:u w:val="single"/>
            <w:lang w:val="es-ES_tradnl"/>
            <w:rPrChange w:id="1435" w:author="Sergio" w:date="2014-04-02T21:20:00Z">
              <w:rPr>
                <w:rFonts w:ascii="Arial" w:hAnsi="Arial" w:cs="Arial"/>
                <w:sz w:val="16"/>
                <w:szCs w:val="24"/>
                <w:lang w:val="es-ES_tradnl"/>
              </w:rPr>
            </w:rPrChange>
          </w:rPr>
          <w:fldChar w:fldCharType="begin"/>
        </w:r>
        <w:r w:rsidR="002956A8" w:rsidRPr="002956A8">
          <w:rPr>
            <w:rFonts w:ascii="Arial" w:hAnsi="Arial" w:cs="Arial"/>
            <w:szCs w:val="24"/>
            <w:u w:val="single"/>
            <w:lang w:val="es-ES_tradnl"/>
            <w:rPrChange w:id="1436" w:author="Sergio" w:date="2014-04-02T21:20:00Z">
              <w:rPr>
                <w:rFonts w:ascii="Arial" w:hAnsi="Arial" w:cs="Arial"/>
                <w:sz w:val="16"/>
                <w:szCs w:val="24"/>
                <w:lang w:val="es-ES_tradnl"/>
              </w:rPr>
            </w:rPrChange>
          </w:rPr>
          <w:instrText xml:space="preserve"> REF _Ref384136819 \r \h </w:instrText>
        </w:r>
      </w:ins>
      <w:r w:rsidR="0013342D">
        <w:rPr>
          <w:rFonts w:ascii="Arial" w:hAnsi="Arial" w:cs="Arial"/>
          <w:szCs w:val="24"/>
          <w:u w:val="single"/>
          <w:lang w:val="es-ES_tradnl"/>
        </w:rPr>
        <w:instrText xml:space="preserve"> \* MERGEFORMAT </w:instrText>
      </w:r>
      <w:r w:rsidR="002956A8" w:rsidRPr="002956A8">
        <w:rPr>
          <w:rFonts w:ascii="Arial" w:hAnsi="Arial" w:cs="Arial"/>
          <w:szCs w:val="24"/>
          <w:u w:val="single"/>
          <w:lang w:val="es-ES_tradnl"/>
          <w:rPrChange w:id="1437" w:author="Sergio" w:date="2014-04-02T21:20:00Z">
            <w:rPr>
              <w:rFonts w:ascii="Arial" w:hAnsi="Arial" w:cs="Arial"/>
              <w:szCs w:val="24"/>
              <w:u w:val="single"/>
              <w:lang w:val="es-ES_tradnl"/>
            </w:rPr>
          </w:rPrChange>
        </w:rPr>
      </w:r>
      <w:r w:rsidR="002956A8" w:rsidRPr="002956A8">
        <w:rPr>
          <w:rFonts w:ascii="Arial" w:hAnsi="Arial" w:cs="Arial"/>
          <w:szCs w:val="24"/>
          <w:u w:val="single"/>
          <w:lang w:val="es-ES_tradnl"/>
          <w:rPrChange w:id="1438" w:author="Sergio" w:date="2014-04-02T21:20:00Z">
            <w:rPr>
              <w:rFonts w:ascii="Arial" w:hAnsi="Arial" w:cs="Arial"/>
              <w:sz w:val="16"/>
              <w:szCs w:val="24"/>
              <w:lang w:val="es-ES_tradnl"/>
            </w:rPr>
          </w:rPrChange>
        </w:rPr>
        <w:fldChar w:fldCharType="separate"/>
      </w:r>
      <w:ins w:id="1439" w:author="Sergio" w:date="2014-04-02T21:20:00Z">
        <w:r w:rsidR="002956A8" w:rsidRPr="002956A8">
          <w:rPr>
            <w:rFonts w:ascii="Arial" w:hAnsi="Arial" w:cs="Arial"/>
            <w:szCs w:val="24"/>
            <w:u w:val="single"/>
            <w:lang w:val="es-ES_tradnl"/>
            <w:rPrChange w:id="1440" w:author="Sergio" w:date="2014-04-02T21:20:00Z">
              <w:rPr>
                <w:rFonts w:ascii="Arial" w:hAnsi="Arial" w:cs="Arial"/>
                <w:sz w:val="16"/>
                <w:szCs w:val="24"/>
                <w:lang w:val="es-ES_tradnl"/>
              </w:rPr>
            </w:rPrChange>
          </w:rPr>
          <w:t>12.5</w:t>
        </w:r>
        <w:r w:rsidR="002956A8" w:rsidRPr="002956A8">
          <w:rPr>
            <w:rFonts w:ascii="Arial" w:hAnsi="Arial" w:cs="Arial"/>
            <w:szCs w:val="24"/>
            <w:u w:val="single"/>
            <w:lang w:val="es-ES_tradnl"/>
            <w:rPrChange w:id="1441" w:author="Sergio" w:date="2014-04-02T21:20:00Z">
              <w:rPr>
                <w:rFonts w:ascii="Arial" w:hAnsi="Arial" w:cs="Arial"/>
                <w:sz w:val="16"/>
                <w:szCs w:val="24"/>
                <w:lang w:val="es-ES_tradnl"/>
              </w:rPr>
            </w:rPrChange>
          </w:rPr>
          <w:fldChar w:fldCharType="end"/>
        </w:r>
        <w:r w:rsidR="002956A8" w:rsidRPr="002956A8">
          <w:rPr>
            <w:rFonts w:ascii="Arial" w:hAnsi="Arial" w:cs="Arial"/>
            <w:szCs w:val="24"/>
            <w:lang w:val="es-ES_tradnl"/>
            <w:rPrChange w:id="1442" w:author="Sergio" w:date="2014-04-02T21:20:00Z">
              <w:rPr>
                <w:rFonts w:ascii="Arial" w:hAnsi="Arial" w:cs="Arial"/>
                <w:sz w:val="16"/>
                <w:szCs w:val="24"/>
                <w:u w:val="single"/>
                <w:lang w:val="es-ES_tradnl"/>
              </w:rPr>
            </w:rPrChange>
          </w:rPr>
          <w:t>,</w:t>
        </w:r>
        <w:r w:rsidR="0013342D">
          <w:rPr>
            <w:rFonts w:ascii="Arial" w:hAnsi="Arial" w:cs="Arial"/>
            <w:szCs w:val="24"/>
            <w:lang w:val="es-ES_tradnl"/>
          </w:rPr>
          <w:t xml:space="preserve"> </w:t>
        </w:r>
      </w:ins>
      <w:r>
        <w:rPr>
          <w:rFonts w:ascii="Arial" w:hAnsi="Arial" w:cs="Arial"/>
          <w:szCs w:val="24"/>
          <w:lang w:val="es-ES_tradnl"/>
        </w:rPr>
        <w:t xml:space="preserve">se solicita al </w:t>
      </w:r>
      <w:commentRangeStart w:id="1443"/>
      <w:r>
        <w:rPr>
          <w:rFonts w:ascii="Arial" w:hAnsi="Arial" w:cs="Arial"/>
          <w:szCs w:val="24"/>
          <w:lang w:val="es-ES_tradnl"/>
        </w:rPr>
        <w:t>encargado</w:t>
      </w:r>
      <w:commentRangeEnd w:id="1443"/>
      <w:r w:rsidR="003D6D92">
        <w:rPr>
          <w:rStyle w:val="Refdecomentario"/>
        </w:rPr>
        <w:commentReference w:id="1443"/>
      </w:r>
      <w:ins w:id="1444" w:author="Sergio" w:date="2014-04-02T21:50:00Z">
        <w:r w:rsidR="003C1FF7">
          <w:rPr>
            <w:rFonts w:ascii="Arial" w:hAnsi="Arial" w:cs="Arial"/>
            <w:szCs w:val="24"/>
          </w:rPr>
          <w:t xml:space="preserve"> </w:t>
        </w:r>
        <w:r w:rsidR="003C1FF7">
          <w:rPr>
            <w:rFonts w:ascii="Arial" w:hAnsi="Arial" w:cs="Arial"/>
            <w:szCs w:val="24"/>
            <w:lang w:val="es-ES_tradnl"/>
          </w:rPr>
          <w:t>(responsable de esa sección)</w:t>
        </w:r>
      </w:ins>
      <w:r>
        <w:rPr>
          <w:rFonts w:ascii="Arial" w:hAnsi="Arial" w:cs="Arial"/>
          <w:szCs w:val="24"/>
          <w:lang w:val="es-ES_tradnl"/>
        </w:rPr>
        <w:t xml:space="preserve"> que haga los cambios pertinentes, en caso contrario  se da la tarea por concluida y se procede a una siguiente tarea. </w:t>
      </w:r>
    </w:p>
    <w:p w:rsidR="00380229" w:rsidDel="00AE14BD" w:rsidRDefault="007016BB">
      <w:pPr>
        <w:pStyle w:val="Textbody"/>
        <w:rPr>
          <w:del w:id="1445" w:author="Sergio" w:date="2014-04-02T21:15:00Z"/>
          <w:rFonts w:ascii="Arial" w:hAnsi="Arial" w:cs="Arial"/>
          <w:szCs w:val="24"/>
          <w:lang w:val="es-ES_tradnl"/>
        </w:rPr>
      </w:pPr>
      <w:r>
        <w:rPr>
          <w:rFonts w:ascii="Arial" w:hAnsi="Arial" w:cs="Arial"/>
          <w:szCs w:val="24"/>
          <w:lang w:val="es-ES_tradnl"/>
        </w:rPr>
        <w:t xml:space="preserve">Para ver el proceso detallado ver diagramas </w:t>
      </w:r>
      <w:r w:rsidR="00FA7A44">
        <w:rPr>
          <w:rFonts w:ascii="Arial" w:hAnsi="Arial" w:cs="Arial"/>
          <w:szCs w:val="24"/>
          <w:lang w:val="es-ES_tradnl"/>
        </w:rPr>
        <w:t xml:space="preserve">BPMN </w:t>
      </w:r>
      <w:r>
        <w:rPr>
          <w:rFonts w:ascii="Arial" w:hAnsi="Arial" w:cs="Arial"/>
          <w:szCs w:val="24"/>
          <w:lang w:val="es-ES_tradnl"/>
        </w:rPr>
        <w:t xml:space="preserve">de la sección </w:t>
      </w:r>
      <w:ins w:id="1446" w:author="Sergio" w:date="2014-04-02T21:18:00Z">
        <w:r w:rsidR="002956A8" w:rsidRPr="00E8770C">
          <w:rPr>
            <w:rFonts w:ascii="Arial" w:hAnsi="Arial" w:cs="Arial"/>
            <w:szCs w:val="24"/>
            <w:u w:val="single"/>
            <w:lang w:val="es-ES_tradnl"/>
          </w:rPr>
          <w:fldChar w:fldCharType="begin"/>
        </w:r>
        <w:r w:rsidR="007D5CD2" w:rsidRPr="00E8770C">
          <w:rPr>
            <w:rFonts w:ascii="Arial" w:hAnsi="Arial" w:cs="Arial"/>
            <w:szCs w:val="24"/>
            <w:u w:val="single"/>
            <w:lang w:val="es-ES_tradnl"/>
          </w:rPr>
          <w:instrText xml:space="preserve"> REF _Ref382428444 \r \h </w:instrText>
        </w:r>
        <w:r w:rsidR="007D5CD2">
          <w:rPr>
            <w:rFonts w:ascii="Arial" w:hAnsi="Arial" w:cs="Arial"/>
            <w:szCs w:val="24"/>
            <w:u w:val="single"/>
            <w:lang w:val="es-ES_tradnl"/>
          </w:rPr>
          <w:instrText xml:space="preserve"> \* MERGEFORMAT </w:instrText>
        </w:r>
      </w:ins>
      <w:r w:rsidR="002956A8" w:rsidRPr="00E8770C">
        <w:rPr>
          <w:rFonts w:ascii="Arial" w:hAnsi="Arial" w:cs="Arial"/>
          <w:szCs w:val="24"/>
          <w:u w:val="single"/>
          <w:lang w:val="es-ES_tradnl"/>
        </w:rPr>
      </w:r>
      <w:ins w:id="1447" w:author="Sergio" w:date="2014-04-02T21:18:00Z">
        <w:r w:rsidR="002956A8" w:rsidRPr="00E8770C">
          <w:rPr>
            <w:rFonts w:ascii="Arial" w:hAnsi="Arial" w:cs="Arial"/>
            <w:szCs w:val="24"/>
            <w:u w:val="single"/>
            <w:lang w:val="es-ES_tradnl"/>
          </w:rPr>
          <w:fldChar w:fldCharType="separate"/>
        </w:r>
        <w:r w:rsidR="007D5CD2" w:rsidRPr="00E8770C">
          <w:rPr>
            <w:rFonts w:ascii="Arial" w:hAnsi="Arial" w:cs="Arial"/>
            <w:szCs w:val="24"/>
            <w:u w:val="single"/>
            <w:lang w:val="es-ES_tradnl"/>
          </w:rPr>
          <w:t>12.3</w:t>
        </w:r>
        <w:r w:rsidR="002956A8" w:rsidRPr="00E8770C">
          <w:rPr>
            <w:rFonts w:ascii="Arial" w:hAnsi="Arial" w:cs="Arial"/>
            <w:szCs w:val="24"/>
            <w:u w:val="single"/>
            <w:lang w:val="es-ES_tradnl"/>
          </w:rPr>
          <w:fldChar w:fldCharType="end"/>
        </w:r>
      </w:ins>
      <w:del w:id="1448" w:author="Sergio" w:date="2014-04-02T21:18:00Z">
        <w:r w:rsidR="002956A8" w:rsidDel="007D5CD2">
          <w:fldChar w:fldCharType="begin"/>
        </w:r>
        <w:r w:rsidR="000B552D" w:rsidDel="007D5CD2">
          <w:delInstrText xml:space="preserve"> REF _Ref382256071 \r \h  \* MERGEFORMAT </w:delInstrText>
        </w:r>
        <w:r w:rsidR="002956A8" w:rsidDel="007D5CD2">
          <w:fldChar w:fldCharType="separate"/>
        </w:r>
      </w:del>
      <w:ins w:id="1449" w:author="Estudiante" w:date="2014-04-01T16:48:00Z">
        <w:del w:id="1450" w:author="Sergio" w:date="2014-04-02T21:18:00Z">
          <w:r w:rsidR="002956A8" w:rsidRPr="002956A8">
            <w:rPr>
              <w:rFonts w:ascii="Arial" w:hAnsi="Arial" w:cs="Arial"/>
              <w:szCs w:val="24"/>
              <w:u w:val="single"/>
              <w:lang w:val="es-ES_tradnl"/>
              <w:rPrChange w:id="1451" w:author="Estudiante" w:date="2014-04-01T16:48:00Z">
                <w:rPr>
                  <w:sz w:val="16"/>
                  <w:szCs w:val="16"/>
                </w:rPr>
              </w:rPrChange>
            </w:rPr>
            <w:delText>0</w:delText>
          </w:r>
        </w:del>
      </w:ins>
      <w:del w:id="1452" w:author="Sergio" w:date="2014-04-02T21:18:00Z">
        <w:r w:rsidR="00105F74" w:rsidRPr="00105F74" w:rsidDel="007D5CD2">
          <w:rPr>
            <w:rFonts w:ascii="Arial" w:hAnsi="Arial" w:cs="Arial"/>
            <w:szCs w:val="24"/>
            <w:u w:val="single"/>
            <w:lang w:val="es-ES_tradnl"/>
          </w:rPr>
          <w:delText>12.3</w:delText>
        </w:r>
        <w:r w:rsidR="002956A8" w:rsidDel="007D5CD2">
          <w:fldChar w:fldCharType="end"/>
        </w:r>
      </w:del>
      <w:r w:rsidR="00CC6A15">
        <w:rPr>
          <w:rFonts w:ascii="Arial" w:hAnsi="Arial" w:cs="Arial"/>
          <w:szCs w:val="24"/>
          <w:lang w:val="es-ES_tradnl"/>
        </w:rPr>
        <w:t>.</w:t>
      </w:r>
    </w:p>
    <w:p w:rsidR="00380229" w:rsidRDefault="00380229">
      <w:pPr>
        <w:pStyle w:val="Textbody"/>
        <w:rPr>
          <w:rFonts w:ascii="Arial" w:hAnsi="Arial" w:cs="Arial"/>
          <w:szCs w:val="24"/>
          <w:lang w:val="es-ES_tradnl"/>
        </w:rPr>
      </w:pPr>
    </w:p>
    <w:p w:rsidR="00380229" w:rsidRDefault="00105F74">
      <w:pPr>
        <w:pStyle w:val="Textbody"/>
        <w:rPr>
          <w:rFonts w:ascii="Arial" w:hAnsi="Arial" w:cs="Arial"/>
          <w:b/>
          <w:szCs w:val="24"/>
          <w:lang w:val="es-ES_tradnl"/>
        </w:rPr>
      </w:pPr>
      <w:r w:rsidRPr="00105F74">
        <w:rPr>
          <w:rFonts w:ascii="Arial" w:hAnsi="Arial" w:cs="Arial"/>
          <w:b/>
          <w:szCs w:val="24"/>
          <w:lang w:val="es-ES_tradnl"/>
        </w:rPr>
        <w:t>Plantilla:</w:t>
      </w:r>
    </w:p>
    <w:p w:rsidR="00380229" w:rsidRDefault="00B65B15">
      <w:pPr>
        <w:pStyle w:val="Textbody"/>
        <w:rPr>
          <w:ins w:id="1453" w:author="Sergio" w:date="2014-04-02T21:17:00Z"/>
          <w:rFonts w:ascii="Arial" w:hAnsi="Arial" w:cs="Arial"/>
          <w:szCs w:val="24"/>
          <w:lang w:val="es-ES_tradnl"/>
        </w:rPr>
      </w:pPr>
      <w:r>
        <w:rPr>
          <w:rFonts w:ascii="Arial" w:hAnsi="Arial" w:cs="Arial"/>
          <w:szCs w:val="24"/>
          <w:lang w:val="es-ES_tradnl"/>
        </w:rPr>
        <w:t xml:space="preserve">El grupo Softlute definió una plantilla en la cual el integrante del equipo realiza su tarea </w:t>
      </w:r>
      <w:r w:rsidR="00BA3A18">
        <w:rPr>
          <w:rFonts w:ascii="Arial" w:hAnsi="Arial" w:cs="Arial"/>
          <w:szCs w:val="24"/>
          <w:lang w:val="es-ES_tradnl"/>
        </w:rPr>
        <w:t>y</w:t>
      </w:r>
      <w:r w:rsidR="000A4C64">
        <w:rPr>
          <w:rFonts w:ascii="Arial" w:hAnsi="Arial" w:cs="Arial"/>
          <w:szCs w:val="24"/>
          <w:lang w:val="es-ES_tradnl"/>
        </w:rPr>
        <w:t xml:space="preserve"> sube el documento a la carpeta de versiones de acuerdo al proceso especificado en la sección</w:t>
      </w:r>
      <w:del w:id="1454" w:author="Sergio" w:date="2014-04-02T21:16:00Z">
        <w:r w:rsidR="002956A8" w:rsidRPr="002956A8">
          <w:rPr>
            <w:rFonts w:ascii="Arial" w:hAnsi="Arial" w:cs="Arial"/>
            <w:szCs w:val="24"/>
            <w:u w:val="single"/>
            <w:lang w:val="es-ES_tradnl"/>
            <w:rPrChange w:id="1455" w:author="Sergio" w:date="2014-04-02T21:16:00Z">
              <w:rPr>
                <w:rFonts w:ascii="Arial" w:hAnsi="Arial" w:cs="Arial"/>
                <w:sz w:val="16"/>
                <w:szCs w:val="24"/>
                <w:lang w:val="es-ES_tradnl"/>
              </w:rPr>
            </w:rPrChange>
          </w:rPr>
          <w:delText xml:space="preserve"> </w:delText>
        </w:r>
      </w:del>
      <w:ins w:id="1456" w:author="Sergio" w:date="2014-04-02T21:16:00Z">
        <w:r w:rsidR="002956A8" w:rsidRPr="002956A8">
          <w:rPr>
            <w:rFonts w:ascii="Arial" w:hAnsi="Arial" w:cs="Arial"/>
            <w:szCs w:val="24"/>
            <w:u w:val="single"/>
            <w:lang w:val="es-ES_tradnl"/>
            <w:rPrChange w:id="1457" w:author="Sergio" w:date="2014-04-02T21:16:00Z">
              <w:rPr>
                <w:rFonts w:ascii="Arial" w:hAnsi="Arial" w:cs="Arial"/>
                <w:sz w:val="16"/>
                <w:szCs w:val="24"/>
                <w:lang w:val="es-ES_tradnl"/>
              </w:rPr>
            </w:rPrChange>
          </w:rPr>
          <w:fldChar w:fldCharType="begin"/>
        </w:r>
        <w:r w:rsidR="002956A8" w:rsidRPr="002956A8">
          <w:rPr>
            <w:rFonts w:ascii="Arial" w:hAnsi="Arial" w:cs="Arial"/>
            <w:szCs w:val="24"/>
            <w:u w:val="single"/>
            <w:lang w:val="es-ES_tradnl"/>
            <w:rPrChange w:id="1458" w:author="Sergio" w:date="2014-04-02T21:16:00Z">
              <w:rPr>
                <w:rFonts w:ascii="Arial" w:hAnsi="Arial" w:cs="Arial"/>
                <w:sz w:val="16"/>
                <w:szCs w:val="24"/>
                <w:lang w:val="es-ES_tradnl"/>
              </w:rPr>
            </w:rPrChange>
          </w:rPr>
          <w:instrText xml:space="preserve"> REF _Ref382428444 \r \h </w:instrText>
        </w:r>
      </w:ins>
      <w:r w:rsidR="00AE14BD">
        <w:rPr>
          <w:rFonts w:ascii="Arial" w:hAnsi="Arial" w:cs="Arial"/>
          <w:szCs w:val="24"/>
          <w:u w:val="single"/>
          <w:lang w:val="es-ES_tradnl"/>
        </w:rPr>
        <w:instrText xml:space="preserve"> \* MERGEFORMAT </w:instrText>
      </w:r>
      <w:r w:rsidR="002956A8" w:rsidRPr="002956A8">
        <w:rPr>
          <w:rFonts w:ascii="Arial" w:hAnsi="Arial" w:cs="Arial"/>
          <w:szCs w:val="24"/>
          <w:u w:val="single"/>
          <w:lang w:val="es-ES_tradnl"/>
          <w:rPrChange w:id="1459" w:author="Sergio" w:date="2014-04-02T21:16:00Z">
            <w:rPr>
              <w:rFonts w:ascii="Arial" w:hAnsi="Arial" w:cs="Arial"/>
              <w:szCs w:val="24"/>
              <w:u w:val="single"/>
              <w:lang w:val="es-ES_tradnl"/>
            </w:rPr>
          </w:rPrChange>
        </w:rPr>
      </w:r>
      <w:r w:rsidR="002956A8" w:rsidRPr="002956A8">
        <w:rPr>
          <w:rFonts w:ascii="Arial" w:hAnsi="Arial" w:cs="Arial"/>
          <w:szCs w:val="24"/>
          <w:u w:val="single"/>
          <w:lang w:val="es-ES_tradnl"/>
          <w:rPrChange w:id="1460" w:author="Sergio" w:date="2014-04-02T21:16:00Z">
            <w:rPr>
              <w:rFonts w:ascii="Arial" w:hAnsi="Arial" w:cs="Arial"/>
              <w:sz w:val="16"/>
              <w:szCs w:val="24"/>
              <w:lang w:val="es-ES_tradnl"/>
            </w:rPr>
          </w:rPrChange>
        </w:rPr>
        <w:fldChar w:fldCharType="separate"/>
      </w:r>
      <w:ins w:id="1461" w:author="Sergio" w:date="2014-04-02T21:16:00Z">
        <w:r w:rsidR="002956A8" w:rsidRPr="002956A8">
          <w:rPr>
            <w:rFonts w:ascii="Arial" w:hAnsi="Arial" w:cs="Arial"/>
            <w:szCs w:val="24"/>
            <w:u w:val="single"/>
            <w:lang w:val="es-ES_tradnl"/>
            <w:rPrChange w:id="1462" w:author="Sergio" w:date="2014-04-02T21:16:00Z">
              <w:rPr>
                <w:rFonts w:ascii="Arial" w:hAnsi="Arial" w:cs="Arial"/>
                <w:sz w:val="16"/>
                <w:szCs w:val="24"/>
                <w:lang w:val="es-ES_tradnl"/>
              </w:rPr>
            </w:rPrChange>
          </w:rPr>
          <w:t>12.3</w:t>
        </w:r>
        <w:r w:rsidR="002956A8" w:rsidRPr="002956A8">
          <w:rPr>
            <w:rFonts w:ascii="Arial" w:hAnsi="Arial" w:cs="Arial"/>
            <w:szCs w:val="24"/>
            <w:u w:val="single"/>
            <w:lang w:val="es-ES_tradnl"/>
            <w:rPrChange w:id="1463" w:author="Sergio" w:date="2014-04-02T21:16:00Z">
              <w:rPr>
                <w:rFonts w:ascii="Arial" w:hAnsi="Arial" w:cs="Arial"/>
                <w:sz w:val="16"/>
                <w:szCs w:val="24"/>
                <w:lang w:val="es-ES_tradnl"/>
              </w:rPr>
            </w:rPrChange>
          </w:rPr>
          <w:fldChar w:fldCharType="end"/>
        </w:r>
      </w:ins>
      <w:del w:id="1464" w:author="Sergio" w:date="2014-04-02T21:16:00Z">
        <w:r w:rsidR="002956A8" w:rsidDel="00AE14BD">
          <w:fldChar w:fldCharType="begin"/>
        </w:r>
        <w:r w:rsidR="000B552D" w:rsidDel="00AE14BD">
          <w:delInstrText xml:space="preserve"> REF _Ref382256071 \r \h  \* MERGEFORMAT </w:delInstrText>
        </w:r>
        <w:r w:rsidR="002956A8" w:rsidDel="00AE14BD">
          <w:fldChar w:fldCharType="separate"/>
        </w:r>
      </w:del>
      <w:ins w:id="1465" w:author="Estudiante" w:date="2014-04-01T16:48:00Z">
        <w:del w:id="1466" w:author="Sergio" w:date="2014-04-02T21:16:00Z">
          <w:r w:rsidR="002956A8" w:rsidRPr="002956A8">
            <w:rPr>
              <w:rFonts w:ascii="Arial" w:hAnsi="Arial" w:cs="Arial"/>
              <w:szCs w:val="24"/>
              <w:u w:val="single"/>
              <w:lang w:val="es-ES_tradnl"/>
              <w:rPrChange w:id="1467" w:author="Estudiante" w:date="2014-04-01T16:48:00Z">
                <w:rPr>
                  <w:sz w:val="16"/>
                  <w:szCs w:val="16"/>
                </w:rPr>
              </w:rPrChange>
            </w:rPr>
            <w:delText>0</w:delText>
          </w:r>
        </w:del>
      </w:ins>
      <w:del w:id="1468" w:author="Sergio" w:date="2014-04-02T21:16:00Z">
        <w:r w:rsidR="00105F74" w:rsidRPr="00105F74" w:rsidDel="00AE14BD">
          <w:rPr>
            <w:rFonts w:ascii="Arial" w:hAnsi="Arial" w:cs="Arial"/>
            <w:szCs w:val="24"/>
            <w:u w:val="single"/>
            <w:lang w:val="es-ES_tradnl"/>
          </w:rPr>
          <w:delText>12.3</w:delText>
        </w:r>
        <w:r w:rsidR="002956A8" w:rsidDel="00AE14BD">
          <w:fldChar w:fldCharType="end"/>
        </w:r>
      </w:del>
      <w:r w:rsidR="000A4C64">
        <w:rPr>
          <w:rFonts w:ascii="Arial" w:hAnsi="Arial" w:cs="Arial"/>
          <w:szCs w:val="24"/>
          <w:lang w:val="es-ES_tradnl"/>
        </w:rPr>
        <w:t xml:space="preserve">. El uso de la plantilla se especifica en control de calidad (ver </w:t>
      </w:r>
      <w:fldSimple w:instr=" REF _Ref382259306 \r \h  \* MERGEFORMAT ">
        <w:ins w:id="1469" w:author="Estudiante" w:date="2014-04-01T16:48:00Z">
          <w:r w:rsidR="002956A8" w:rsidRPr="002956A8">
            <w:rPr>
              <w:rFonts w:ascii="Arial" w:hAnsi="Arial" w:cs="Arial"/>
              <w:szCs w:val="24"/>
              <w:u w:val="single"/>
              <w:lang w:val="es-ES_tradnl"/>
              <w:rPrChange w:id="1470" w:author="Estudiante" w:date="2014-04-01T16:48:00Z">
                <w:rPr>
                  <w:sz w:val="16"/>
                  <w:szCs w:val="16"/>
                </w:rPr>
              </w:rPrChange>
            </w:rPr>
            <w:t>12.5</w:t>
          </w:r>
        </w:ins>
        <w:del w:id="1471" w:author="Estudiante" w:date="2014-04-01T16:47:00Z">
          <w:r w:rsidR="00105F74" w:rsidRPr="00105F74" w:rsidDel="000910A8">
            <w:rPr>
              <w:rFonts w:ascii="Arial" w:hAnsi="Arial" w:cs="Arial"/>
              <w:szCs w:val="24"/>
              <w:u w:val="single"/>
              <w:lang w:val="es-ES_tradnl"/>
            </w:rPr>
            <w:delText>12.5</w:delText>
          </w:r>
        </w:del>
      </w:fldSimple>
      <w:r w:rsidR="000A4C64">
        <w:rPr>
          <w:rFonts w:ascii="Arial" w:hAnsi="Arial" w:cs="Arial"/>
          <w:szCs w:val="24"/>
          <w:lang w:val="es-ES_tradnl"/>
        </w:rPr>
        <w:t>)</w:t>
      </w:r>
      <w:ins w:id="1472" w:author="Sergio" w:date="2014-04-02T21:31:00Z">
        <w:r w:rsidR="00A27778">
          <w:rPr>
            <w:rFonts w:ascii="Arial" w:hAnsi="Arial" w:cs="Arial"/>
            <w:szCs w:val="24"/>
            <w:lang w:val="es-ES_tradnl"/>
          </w:rPr>
          <w:t>.</w:t>
        </w:r>
      </w:ins>
      <w:del w:id="1473" w:author="Sergio" w:date="2014-04-02T21:31:00Z">
        <w:r w:rsidR="00BA3A18" w:rsidDel="00A27778">
          <w:rPr>
            <w:rFonts w:ascii="Arial" w:hAnsi="Arial" w:cs="Arial"/>
            <w:szCs w:val="24"/>
            <w:lang w:val="es-ES_tradnl"/>
          </w:rPr>
          <w:delText>.</w:delText>
        </w:r>
      </w:del>
      <w:r w:rsidR="00BA3A18">
        <w:rPr>
          <w:rFonts w:ascii="Arial" w:hAnsi="Arial" w:cs="Arial"/>
          <w:szCs w:val="24"/>
          <w:lang w:val="es-ES_tradnl"/>
        </w:rPr>
        <w:t xml:space="preserve"> </w:t>
      </w:r>
      <w:del w:id="1474" w:author="Sergio" w:date="2014-04-02T21:31:00Z">
        <w:r w:rsidR="00BA3A18" w:rsidDel="00A27778">
          <w:rPr>
            <w:rFonts w:ascii="Arial" w:hAnsi="Arial" w:cs="Arial"/>
            <w:szCs w:val="24"/>
            <w:lang w:val="es-ES_tradnl"/>
          </w:rPr>
          <w:delText xml:space="preserve">La plantilla se encuentra en la sección de plantillas </w:delText>
        </w:r>
      </w:del>
      <w:r w:rsidR="00BA3A18">
        <w:rPr>
          <w:rFonts w:ascii="Arial" w:hAnsi="Arial" w:cs="Arial"/>
          <w:szCs w:val="24"/>
          <w:lang w:val="es-ES_tradnl"/>
        </w:rPr>
        <w:t>(</w:t>
      </w:r>
      <w:del w:id="1475" w:author="Sergio" w:date="2014-04-02T21:31:00Z">
        <w:r w:rsidR="00BA3A18" w:rsidDel="00A27778">
          <w:rPr>
            <w:rFonts w:ascii="Arial" w:hAnsi="Arial" w:cs="Arial"/>
            <w:szCs w:val="24"/>
            <w:lang w:val="es-ES_tradnl"/>
          </w:rPr>
          <w:delText>ve</w:delText>
        </w:r>
        <w:r w:rsidR="00CC6A15" w:rsidDel="00A27778">
          <w:rPr>
            <w:rFonts w:ascii="Arial" w:hAnsi="Arial" w:cs="Arial"/>
            <w:szCs w:val="24"/>
            <w:lang w:val="es-ES_tradnl"/>
          </w:rPr>
          <w:delText>r</w:delText>
        </w:r>
      </w:del>
      <w:ins w:id="1476" w:author="Sergio" w:date="2014-04-02T21:31:00Z">
        <w:r w:rsidR="00A27778">
          <w:rPr>
            <w:rFonts w:ascii="Arial" w:hAnsi="Arial" w:cs="Arial"/>
            <w:szCs w:val="24"/>
            <w:lang w:val="es-ES_tradnl"/>
          </w:rPr>
          <w:t>Ver</w:t>
        </w:r>
      </w:ins>
      <w:ins w:id="1477" w:author="Sala Virtual Piso 1" w:date="2014-03-13T11:33:00Z">
        <w:r w:rsidR="00C3703A">
          <w:rPr>
            <w:rFonts w:ascii="Arial" w:hAnsi="Arial" w:cs="Arial"/>
            <w:szCs w:val="24"/>
            <w:lang w:val="es-ES_tradnl"/>
          </w:rPr>
          <w:t xml:space="preserve"> </w:t>
        </w:r>
        <w:r w:rsidR="002956A8">
          <w:rPr>
            <w:rFonts w:ascii="Arial" w:hAnsi="Arial" w:cs="Arial"/>
            <w:szCs w:val="24"/>
            <w:lang w:val="es-ES_tradnl"/>
          </w:rPr>
          <w:fldChar w:fldCharType="begin"/>
        </w:r>
      </w:ins>
      <w:ins w:id="1478" w:author="Estudiante" w:date="2014-04-01T17:36:00Z">
        <w:r w:rsidR="001B2A73">
          <w:rPr>
            <w:rFonts w:ascii="Arial" w:hAnsi="Arial" w:cs="Arial"/>
            <w:szCs w:val="24"/>
            <w:lang w:val="es-ES_tradnl"/>
          </w:rPr>
          <w:instrText>HYPERLINK "C:\\Users\\Estudiante\\AppData\\Local\\Temp\\Plantillas\\Plantilla de documentos.docx"</w:instrText>
        </w:r>
      </w:ins>
      <w:ins w:id="1479" w:author="Sala Virtual Piso 1" w:date="2014-03-13T11:33:00Z">
        <w:del w:id="1480" w:author="Estudiante" w:date="2014-04-01T17:36:00Z">
          <w:r w:rsidR="00C3703A" w:rsidDel="001B2A73">
            <w:rPr>
              <w:rFonts w:ascii="Arial" w:hAnsi="Arial" w:cs="Arial"/>
              <w:szCs w:val="24"/>
              <w:lang w:val="es-ES_tradnl"/>
            </w:rPr>
            <w:delInstrText xml:space="preserve"> HYPERLINK "Plantillas/Plantilla%20de%20documentos.docx" </w:delInstrText>
          </w:r>
        </w:del>
        <w:r w:rsidR="002956A8">
          <w:rPr>
            <w:rFonts w:ascii="Arial" w:hAnsi="Arial" w:cs="Arial"/>
            <w:szCs w:val="24"/>
            <w:lang w:val="es-ES_tradnl"/>
          </w:rPr>
          <w:fldChar w:fldCharType="separate"/>
        </w:r>
        <w:r w:rsidR="00C3703A" w:rsidRPr="00C3703A">
          <w:rPr>
            <w:rStyle w:val="Hipervnculo"/>
            <w:rFonts w:ascii="Arial" w:hAnsi="Arial" w:cs="Arial"/>
            <w:szCs w:val="24"/>
            <w:lang w:val="es-ES_tradnl"/>
          </w:rPr>
          <w:t xml:space="preserve">plantilla </w:t>
        </w:r>
        <w:r w:rsidR="002956A8">
          <w:rPr>
            <w:rFonts w:ascii="Arial" w:hAnsi="Arial" w:cs="Arial"/>
            <w:szCs w:val="24"/>
            <w:lang w:val="es-ES_tradnl"/>
          </w:rPr>
          <w:fldChar w:fldCharType="end"/>
        </w:r>
      </w:ins>
      <w:del w:id="1481" w:author="Sala Virtual Piso 1" w:date="2014-03-13T11:33:00Z">
        <w:r w:rsidR="00CC6A15" w:rsidDel="00C3703A">
          <w:rPr>
            <w:rFonts w:ascii="Arial" w:hAnsi="Arial" w:cs="Arial"/>
            <w:szCs w:val="24"/>
            <w:lang w:val="es-ES_tradnl"/>
          </w:rPr>
          <w:delText xml:space="preserve"> </w:delText>
        </w:r>
        <w:r w:rsidR="00105F74" w:rsidRPr="00105F74" w:rsidDel="00C3703A">
          <w:rPr>
            <w:rFonts w:ascii="Arial" w:hAnsi="Arial" w:cs="Arial"/>
            <w:szCs w:val="24"/>
            <w:shd w:val="clear" w:color="auto" w:fill="FF0000"/>
            <w:lang w:val="es-ES_tradnl"/>
          </w:rPr>
          <w:delText>Plantilla de Documentos</w:delText>
        </w:r>
      </w:del>
      <w:r w:rsidR="00CC6A15">
        <w:rPr>
          <w:rFonts w:ascii="Arial" w:hAnsi="Arial" w:cs="Arial"/>
          <w:szCs w:val="24"/>
          <w:lang w:val="es-ES_tradnl"/>
        </w:rPr>
        <w:t>)</w:t>
      </w:r>
    </w:p>
    <w:p w:rsidR="00705B0E" w:rsidRDefault="002956A8">
      <w:pPr>
        <w:pStyle w:val="Textbody"/>
        <w:rPr>
          <w:ins w:id="1482" w:author="Sergio" w:date="2014-04-02T21:18:00Z"/>
          <w:rFonts w:ascii="Arial" w:hAnsi="Arial" w:cs="Arial"/>
          <w:b/>
          <w:szCs w:val="24"/>
          <w:lang w:val="es-ES_tradnl"/>
        </w:rPr>
      </w:pPr>
      <w:ins w:id="1483" w:author="Sergio" w:date="2014-04-02T21:17:00Z">
        <w:r w:rsidRPr="002956A8">
          <w:rPr>
            <w:rFonts w:ascii="Arial" w:hAnsi="Arial" w:cs="Arial"/>
            <w:b/>
            <w:szCs w:val="24"/>
            <w:lang w:val="es-ES_tradnl"/>
            <w:rPrChange w:id="1484" w:author="Sergio" w:date="2014-04-02T21:17:00Z">
              <w:rPr>
                <w:rFonts w:ascii="Arial" w:hAnsi="Arial" w:cs="Arial"/>
                <w:sz w:val="16"/>
                <w:szCs w:val="24"/>
                <w:lang w:val="es-ES_tradnl"/>
              </w:rPr>
            </w:rPrChange>
          </w:rPr>
          <w:t xml:space="preserve">Proceso de control y ejecución de cambios:  </w:t>
        </w:r>
      </w:ins>
    </w:p>
    <w:p w:rsidR="009D7F4E" w:rsidRDefault="003A26FD" w:rsidP="009D7F4E">
      <w:pPr>
        <w:pStyle w:val="Textbody"/>
        <w:rPr>
          <w:ins w:id="1485" w:author="Sergio" w:date="2014-04-02T21:19:00Z"/>
          <w:rFonts w:ascii="Arial" w:hAnsi="Arial" w:cs="Arial"/>
          <w:b/>
          <w:szCs w:val="24"/>
          <w:lang w:val="es-ES_tradnl"/>
        </w:rPr>
      </w:pPr>
      <w:ins w:id="1486" w:author="Sergio" w:date="2014-04-02T21:19:00Z">
        <w:r>
          <w:rPr>
            <w:rFonts w:ascii="Arial" w:hAnsi="Arial" w:cs="Arial"/>
            <w:b/>
            <w:szCs w:val="24"/>
            <w:lang w:val="es-ES_tradnl"/>
          </w:rPr>
          <w:t>Responsable</w:t>
        </w:r>
        <w:r w:rsidR="009D7F4E" w:rsidRPr="00105F74">
          <w:rPr>
            <w:rFonts w:ascii="Arial" w:hAnsi="Arial" w:cs="Arial"/>
            <w:b/>
            <w:szCs w:val="24"/>
            <w:lang w:val="es-ES_tradnl"/>
          </w:rPr>
          <w:t xml:space="preserve">: </w:t>
        </w:r>
      </w:ins>
    </w:p>
    <w:p w:rsidR="009D7F4E" w:rsidRDefault="009D7F4E" w:rsidP="009D7F4E">
      <w:pPr>
        <w:pStyle w:val="Textbody"/>
        <w:numPr>
          <w:ilvl w:val="0"/>
          <w:numId w:val="29"/>
        </w:numPr>
        <w:rPr>
          <w:ins w:id="1487" w:author="Sergio" w:date="2014-04-02T21:19:00Z"/>
          <w:rFonts w:ascii="Arial" w:hAnsi="Arial" w:cs="Arial"/>
          <w:szCs w:val="24"/>
          <w:lang w:val="es-ES_tradnl"/>
        </w:rPr>
      </w:pPr>
      <w:ins w:id="1488" w:author="Sergio" w:date="2014-04-02T21:19:00Z">
        <w:r>
          <w:rPr>
            <w:rFonts w:ascii="Arial" w:hAnsi="Arial" w:cs="Arial"/>
            <w:szCs w:val="24"/>
            <w:lang w:val="es-ES_tradnl"/>
          </w:rPr>
          <w:t xml:space="preserve">Jefe de </w:t>
        </w:r>
      </w:ins>
      <w:ins w:id="1489" w:author="Sergio" w:date="2014-04-02T21:36:00Z">
        <w:r w:rsidR="0072314B">
          <w:rPr>
            <w:rFonts w:ascii="Arial" w:hAnsi="Arial" w:cs="Arial"/>
            <w:szCs w:val="24"/>
            <w:lang w:val="es-ES_tradnl"/>
          </w:rPr>
          <w:t>a</w:t>
        </w:r>
      </w:ins>
      <w:ins w:id="1490" w:author="Sergio" w:date="2014-04-02T21:19:00Z">
        <w:r>
          <w:rPr>
            <w:rFonts w:ascii="Arial" w:hAnsi="Arial" w:cs="Arial"/>
            <w:szCs w:val="24"/>
            <w:lang w:val="es-ES_tradnl"/>
          </w:rPr>
          <w:t xml:space="preserve">rquitectura y </w:t>
        </w:r>
      </w:ins>
      <w:ins w:id="1491" w:author="Sergio" w:date="2014-04-02T21:36:00Z">
        <w:r w:rsidR="0072314B">
          <w:rPr>
            <w:rFonts w:ascii="Arial" w:hAnsi="Arial" w:cs="Arial"/>
            <w:szCs w:val="24"/>
            <w:lang w:val="es-ES_tradnl"/>
          </w:rPr>
          <w:t>p</w:t>
        </w:r>
      </w:ins>
      <w:ins w:id="1492" w:author="Sergio" w:date="2014-04-02T21:19:00Z">
        <w:r>
          <w:rPr>
            <w:rFonts w:ascii="Arial" w:hAnsi="Arial" w:cs="Arial"/>
            <w:szCs w:val="24"/>
            <w:lang w:val="es-ES_tradnl"/>
          </w:rPr>
          <w:t>laneación (</w:t>
        </w:r>
      </w:ins>
      <w:ins w:id="1493" w:author="Sergio" w:date="2014-04-02T21:31:00Z">
        <w:r w:rsidR="00B64755">
          <w:rPr>
            <w:rFonts w:ascii="Arial" w:hAnsi="Arial" w:cs="Arial"/>
            <w:szCs w:val="24"/>
            <w:lang w:val="es-ES_tradnl"/>
          </w:rPr>
          <w:t>p</w:t>
        </w:r>
      </w:ins>
      <w:ins w:id="1494" w:author="Sergio" w:date="2014-04-02T21:19:00Z">
        <w:r w:rsidRPr="005F4D45">
          <w:rPr>
            <w:rFonts w:ascii="Arial" w:hAnsi="Arial" w:cs="Arial"/>
            <w:szCs w:val="24"/>
            <w:lang w:val="es-ES_tradnl"/>
          </w:rPr>
          <w:t>ara ver detalles</w:t>
        </w:r>
        <w:r>
          <w:rPr>
            <w:rFonts w:ascii="Arial" w:hAnsi="Arial" w:cs="Arial"/>
            <w:szCs w:val="24"/>
            <w:lang w:val="es-ES_tradnl"/>
          </w:rPr>
          <w:t xml:space="preserve"> del rol</w:t>
        </w:r>
        <w:r w:rsidRPr="001A641C">
          <w:rPr>
            <w:rFonts w:ascii="Arial" w:hAnsi="Arial" w:cs="Arial"/>
            <w:szCs w:val="24"/>
            <w:lang w:val="es-ES_tradnl"/>
          </w:rPr>
          <w:t xml:space="preserve"> </w:t>
        </w:r>
        <w:r w:rsidRPr="005F4D45">
          <w:rPr>
            <w:rFonts w:ascii="Arial" w:hAnsi="Arial" w:cs="Arial"/>
            <w:szCs w:val="24"/>
            <w:lang w:val="es-ES_tradnl"/>
          </w:rPr>
          <w:t xml:space="preserve">ver </w:t>
        </w:r>
        <w:r w:rsidR="002956A8">
          <w:fldChar w:fldCharType="begin"/>
        </w:r>
        <w:r>
          <w:instrText xml:space="preserve"> REF _Ref382081672 \r \h  \* MERGEFORMAT </w:instrText>
        </w:r>
      </w:ins>
      <w:ins w:id="1495" w:author="Sergio" w:date="2014-04-02T21:19:00Z">
        <w:r w:rsidR="002956A8">
          <w:fldChar w:fldCharType="separate"/>
        </w:r>
        <w:r w:rsidRPr="00E8770C">
          <w:rPr>
            <w:rFonts w:ascii="Arial" w:hAnsi="Arial" w:cs="Arial"/>
            <w:szCs w:val="24"/>
            <w:u w:val="single"/>
            <w:lang w:val="es-ES_tradnl"/>
          </w:rPr>
          <w:t>8.4.2</w:t>
        </w:r>
        <w:r w:rsidR="002956A8">
          <w:fldChar w:fldCharType="end"/>
        </w:r>
        <w:r w:rsidRPr="005F4D45">
          <w:rPr>
            <w:rFonts w:ascii="Arial" w:hAnsi="Arial" w:cs="Arial"/>
            <w:szCs w:val="24"/>
            <w:lang w:val="es-ES_tradnl"/>
          </w:rPr>
          <w:t>).</w:t>
        </w:r>
      </w:ins>
    </w:p>
    <w:p w:rsidR="008B38F0" w:rsidRDefault="003A26FD">
      <w:pPr>
        <w:pStyle w:val="Textbody"/>
        <w:rPr>
          <w:ins w:id="1496" w:author="Sergio" w:date="2014-04-02T21:20:00Z"/>
          <w:rFonts w:ascii="Arial" w:hAnsi="Arial" w:cs="Arial"/>
          <w:b/>
          <w:szCs w:val="24"/>
          <w:lang w:val="es-ES_tradnl"/>
        </w:rPr>
        <w:pPrChange w:id="1497" w:author="Sergio" w:date="2014-04-02T21:20:00Z">
          <w:pPr>
            <w:pStyle w:val="Textbody"/>
            <w:numPr>
              <w:numId w:val="29"/>
            </w:numPr>
            <w:ind w:left="720" w:hanging="360"/>
          </w:pPr>
        </w:pPrChange>
      </w:pPr>
      <w:ins w:id="1498" w:author="Sergio" w:date="2014-04-02T21:20:00Z">
        <w:r>
          <w:rPr>
            <w:rFonts w:ascii="Arial" w:hAnsi="Arial" w:cs="Arial"/>
            <w:b/>
            <w:szCs w:val="24"/>
            <w:lang w:val="es-ES_tradnl"/>
          </w:rPr>
          <w:t>Proceso:</w:t>
        </w:r>
      </w:ins>
    </w:p>
    <w:p w:rsidR="003A26FD" w:rsidRDefault="00A27778">
      <w:pPr>
        <w:pStyle w:val="Textbody"/>
        <w:numPr>
          <w:ilvl w:val="0"/>
          <w:numId w:val="29"/>
        </w:numPr>
        <w:rPr>
          <w:ins w:id="1499" w:author="Sergio" w:date="2014-04-02T21:47:00Z"/>
          <w:rFonts w:ascii="Arial" w:hAnsi="Arial" w:cs="Arial"/>
          <w:szCs w:val="24"/>
          <w:lang w:val="es-ES_tradnl"/>
        </w:rPr>
      </w:pPr>
      <w:ins w:id="1500" w:author="Sergio" w:date="2014-04-02T21:30:00Z">
        <w:r>
          <w:rPr>
            <w:rFonts w:ascii="Arial" w:hAnsi="Arial" w:cs="Arial"/>
            <w:szCs w:val="24"/>
            <w:lang w:val="es-ES_tradnl"/>
          </w:rPr>
          <w:t xml:space="preserve">Al final de cada </w:t>
        </w:r>
      </w:ins>
      <w:ins w:id="1501" w:author="Sergio" w:date="2014-04-02T21:32:00Z">
        <w:r w:rsidR="00B64755">
          <w:rPr>
            <w:rFonts w:ascii="Arial" w:hAnsi="Arial" w:cs="Arial"/>
            <w:szCs w:val="24"/>
            <w:lang w:val="es-ES_tradnl"/>
          </w:rPr>
          <w:t>Sprint</w:t>
        </w:r>
      </w:ins>
      <w:ins w:id="1502" w:author="Sergio" w:date="2014-04-02T21:36:00Z">
        <w:r w:rsidR="0072314B">
          <w:rPr>
            <w:rFonts w:ascii="Arial" w:hAnsi="Arial" w:cs="Arial"/>
            <w:szCs w:val="24"/>
            <w:lang w:val="es-ES_tradnl"/>
          </w:rPr>
          <w:t>,</w:t>
        </w:r>
      </w:ins>
      <w:ins w:id="1503" w:author="Sergio" w:date="2014-04-02T21:32:00Z">
        <w:r w:rsidR="00B64755">
          <w:rPr>
            <w:rFonts w:ascii="Arial" w:hAnsi="Arial" w:cs="Arial"/>
            <w:szCs w:val="24"/>
            <w:lang w:val="es-ES_tradnl"/>
          </w:rPr>
          <w:t xml:space="preserve"> </w:t>
        </w:r>
      </w:ins>
      <w:ins w:id="1504" w:author="Sergio" w:date="2014-04-02T21:43:00Z">
        <w:r w:rsidR="0072314B">
          <w:rPr>
            <w:rFonts w:ascii="Arial" w:hAnsi="Arial" w:cs="Arial"/>
            <w:szCs w:val="24"/>
            <w:lang w:val="es-ES_tradnl"/>
          </w:rPr>
          <w:t xml:space="preserve">y con los cambios hechos </w:t>
        </w:r>
      </w:ins>
      <w:ins w:id="1505" w:author="Sergio" w:date="2014-04-02T21:47:00Z">
        <w:r w:rsidR="003C1FF7">
          <w:rPr>
            <w:rFonts w:ascii="Arial" w:hAnsi="Arial" w:cs="Arial"/>
            <w:szCs w:val="24"/>
            <w:lang w:val="es-ES_tradnl"/>
          </w:rPr>
          <w:t>al</w:t>
        </w:r>
      </w:ins>
      <w:ins w:id="1506" w:author="Sergio" w:date="2014-04-02T21:43:00Z">
        <w:r w:rsidR="0072314B">
          <w:rPr>
            <w:rFonts w:ascii="Arial" w:hAnsi="Arial" w:cs="Arial"/>
            <w:szCs w:val="24"/>
            <w:lang w:val="es-ES_tradnl"/>
          </w:rPr>
          <w:t xml:space="preserve"> documento</w:t>
        </w:r>
      </w:ins>
      <w:ins w:id="1507" w:author="Sergio" w:date="2014-04-02T21:46:00Z">
        <w:r w:rsidR="0045642A">
          <w:rPr>
            <w:rFonts w:ascii="Arial" w:hAnsi="Arial" w:cs="Arial"/>
            <w:szCs w:val="24"/>
            <w:lang w:val="es-ES_tradnl"/>
          </w:rPr>
          <w:t xml:space="preserve"> por pa</w:t>
        </w:r>
      </w:ins>
      <w:ins w:id="1508" w:author="Sergio" w:date="2014-04-02T21:47:00Z">
        <w:r w:rsidR="003C1FF7">
          <w:rPr>
            <w:rFonts w:ascii="Arial" w:hAnsi="Arial" w:cs="Arial"/>
            <w:szCs w:val="24"/>
            <w:lang w:val="es-ES_tradnl"/>
          </w:rPr>
          <w:t>r</w:t>
        </w:r>
      </w:ins>
      <w:ins w:id="1509" w:author="Sergio" w:date="2014-04-02T21:46:00Z">
        <w:r w:rsidR="0045642A">
          <w:rPr>
            <w:rFonts w:ascii="Arial" w:hAnsi="Arial" w:cs="Arial"/>
            <w:szCs w:val="24"/>
            <w:lang w:val="es-ES_tradnl"/>
          </w:rPr>
          <w:t>te del integrante</w:t>
        </w:r>
      </w:ins>
      <w:ins w:id="1510" w:author="Sergio" w:date="2014-04-02T21:43:00Z">
        <w:r w:rsidR="0072314B">
          <w:rPr>
            <w:rFonts w:ascii="Arial" w:hAnsi="Arial" w:cs="Arial"/>
            <w:szCs w:val="24"/>
            <w:lang w:val="es-ES_tradnl"/>
          </w:rPr>
          <w:t xml:space="preserve">, </w:t>
        </w:r>
      </w:ins>
      <w:ins w:id="1511" w:author="Sergio" w:date="2014-04-02T21:47:00Z">
        <w:r w:rsidR="003C1FF7">
          <w:rPr>
            <w:rFonts w:ascii="Arial" w:hAnsi="Arial" w:cs="Arial"/>
            <w:szCs w:val="24"/>
            <w:lang w:val="es-ES_tradnl"/>
          </w:rPr>
          <w:t>el jefe de arquitectura y planeación revisa que estos cambios sean correctos y consistentes al proyecto.</w:t>
        </w:r>
      </w:ins>
    </w:p>
    <w:p w:rsidR="003C1FF7" w:rsidRDefault="00687463">
      <w:pPr>
        <w:pStyle w:val="Textbody"/>
        <w:numPr>
          <w:ilvl w:val="0"/>
          <w:numId w:val="29"/>
        </w:numPr>
        <w:rPr>
          <w:ins w:id="1512" w:author="Sergio" w:date="2014-04-02T21:58:00Z"/>
          <w:rFonts w:ascii="Arial" w:hAnsi="Arial" w:cs="Arial"/>
          <w:szCs w:val="24"/>
          <w:lang w:val="es-ES_tradnl"/>
        </w:rPr>
      </w:pPr>
      <w:ins w:id="1513" w:author="Sergio" w:date="2014-04-02T21:50:00Z">
        <w:r>
          <w:rPr>
            <w:rFonts w:ascii="Arial" w:hAnsi="Arial" w:cs="Arial"/>
            <w:szCs w:val="24"/>
            <w:lang w:val="es-ES_tradnl"/>
          </w:rPr>
          <w:t xml:space="preserve">En </w:t>
        </w:r>
        <w:r w:rsidR="002771C6">
          <w:rPr>
            <w:rFonts w:ascii="Arial" w:hAnsi="Arial" w:cs="Arial"/>
            <w:szCs w:val="24"/>
            <w:lang w:val="es-ES_tradnl"/>
          </w:rPr>
          <w:t>caso que los cambios se acordes</w:t>
        </w:r>
      </w:ins>
      <w:ins w:id="1514" w:author="Sergio" w:date="2014-04-02T21:51:00Z">
        <w:r w:rsidR="002771C6">
          <w:rPr>
            <w:rFonts w:ascii="Arial" w:hAnsi="Arial" w:cs="Arial"/>
            <w:szCs w:val="24"/>
            <w:lang w:val="es-ES_tradnl"/>
          </w:rPr>
          <w:t xml:space="preserve"> al proyecto, </w:t>
        </w:r>
      </w:ins>
      <w:ins w:id="1515" w:author="Sergio" w:date="2014-04-02T21:52:00Z">
        <w:r w:rsidR="002771C6">
          <w:rPr>
            <w:rFonts w:ascii="Arial" w:hAnsi="Arial" w:cs="Arial"/>
            <w:szCs w:val="24"/>
            <w:lang w:val="es-ES_tradnl"/>
          </w:rPr>
          <w:t xml:space="preserve">el </w:t>
        </w:r>
      </w:ins>
      <w:ins w:id="1516" w:author="Sergio" w:date="2014-04-02T21:51:00Z">
        <w:r w:rsidR="002771C6">
          <w:rPr>
            <w:rFonts w:ascii="Arial" w:hAnsi="Arial" w:cs="Arial"/>
            <w:szCs w:val="24"/>
            <w:lang w:val="es-ES_tradnl"/>
          </w:rPr>
          <w:t>jefe de arquitectura y planeación</w:t>
        </w:r>
      </w:ins>
      <w:ins w:id="1517" w:author="Sergio" w:date="2014-04-02T21:52:00Z">
        <w:r w:rsidR="00E01484">
          <w:rPr>
            <w:rFonts w:ascii="Arial" w:hAnsi="Arial" w:cs="Arial"/>
            <w:szCs w:val="24"/>
            <w:lang w:val="es-ES_tradnl"/>
          </w:rPr>
          <w:t xml:space="preserve"> </w:t>
        </w:r>
      </w:ins>
      <w:ins w:id="1518" w:author="Sergio" w:date="2014-04-02T21:55:00Z">
        <w:r w:rsidR="00E01484">
          <w:rPr>
            <w:rFonts w:ascii="Arial" w:hAnsi="Arial" w:cs="Arial"/>
            <w:szCs w:val="24"/>
            <w:lang w:val="es-ES_tradnl"/>
          </w:rPr>
          <w:t>actualiza el cale</w:t>
        </w:r>
        <w:r w:rsidR="004F00D3">
          <w:rPr>
            <w:rFonts w:ascii="Arial" w:hAnsi="Arial" w:cs="Arial"/>
            <w:szCs w:val="24"/>
            <w:lang w:val="es-ES_tradnl"/>
          </w:rPr>
          <w:t>ndario en caso de ser necesario</w:t>
        </w:r>
      </w:ins>
      <w:ins w:id="1519" w:author="Sergio" w:date="2014-04-02T21:57:00Z">
        <w:r w:rsidR="004F00D3">
          <w:rPr>
            <w:rFonts w:ascii="Arial" w:hAnsi="Arial" w:cs="Arial"/>
            <w:szCs w:val="24"/>
            <w:lang w:val="es-ES_tradnl"/>
          </w:rPr>
          <w:t xml:space="preserve"> y planea el </w:t>
        </w:r>
      </w:ins>
      <w:ins w:id="1520" w:author="Sergio" w:date="2014-04-02T21:58:00Z">
        <w:r w:rsidR="004F00D3">
          <w:rPr>
            <w:rFonts w:ascii="Arial" w:hAnsi="Arial" w:cs="Arial"/>
            <w:szCs w:val="24"/>
            <w:lang w:val="es-ES_tradnl"/>
          </w:rPr>
          <w:t>siguiente</w:t>
        </w:r>
      </w:ins>
      <w:ins w:id="1521" w:author="Sergio" w:date="2014-04-02T21:57:00Z">
        <w:r w:rsidR="004F00D3">
          <w:rPr>
            <w:rFonts w:ascii="Arial" w:hAnsi="Arial" w:cs="Arial"/>
            <w:szCs w:val="24"/>
            <w:lang w:val="es-ES_tradnl"/>
          </w:rPr>
          <w:t xml:space="preserve"> </w:t>
        </w:r>
      </w:ins>
      <w:ins w:id="1522" w:author="Sergio" w:date="2014-04-02T21:58:00Z">
        <w:r w:rsidR="004F00D3">
          <w:rPr>
            <w:rFonts w:ascii="Arial" w:hAnsi="Arial" w:cs="Arial"/>
            <w:szCs w:val="24"/>
            <w:lang w:val="es-ES_tradnl"/>
          </w:rPr>
          <w:t>Sprint.</w:t>
        </w:r>
      </w:ins>
    </w:p>
    <w:p w:rsidR="008B38F0" w:rsidRDefault="004F00D3">
      <w:pPr>
        <w:pStyle w:val="Textbody"/>
        <w:numPr>
          <w:ilvl w:val="0"/>
          <w:numId w:val="29"/>
        </w:numPr>
        <w:rPr>
          <w:ins w:id="1523" w:author="Sergio" w:date="2014-04-02T22:05:00Z"/>
          <w:rFonts w:ascii="Arial" w:hAnsi="Arial" w:cs="Arial"/>
          <w:b/>
          <w:szCs w:val="24"/>
          <w:lang w:val="es-ES_tradnl"/>
          <w:rPrChange w:id="1524" w:author="Sergio" w:date="2014-04-02T22:05:00Z">
            <w:rPr>
              <w:ins w:id="1525" w:author="Sergio" w:date="2014-04-02T22:05:00Z"/>
              <w:rFonts w:ascii="Arial" w:hAnsi="Arial" w:cs="Arial"/>
              <w:szCs w:val="24"/>
              <w:lang w:val="es-ES_tradnl"/>
            </w:rPr>
          </w:rPrChange>
        </w:rPr>
        <w:pPrChange w:id="1526" w:author="Sergio" w:date="2014-04-02T21:59:00Z">
          <w:pPr>
            <w:pStyle w:val="Textbody"/>
          </w:pPr>
        </w:pPrChange>
      </w:pPr>
      <w:ins w:id="1527" w:author="Sergio" w:date="2014-04-02T21:58:00Z">
        <w:r w:rsidRPr="004F00D3">
          <w:rPr>
            <w:rFonts w:ascii="Arial" w:hAnsi="Arial" w:cs="Arial"/>
            <w:szCs w:val="24"/>
            <w:lang w:val="es-ES_tradnl"/>
          </w:rPr>
          <w:t xml:space="preserve">El </w:t>
        </w:r>
      </w:ins>
      <w:ins w:id="1528" w:author="Sergio" w:date="2014-04-02T22:03:00Z">
        <w:r>
          <w:rPr>
            <w:rFonts w:ascii="Arial" w:hAnsi="Arial" w:cs="Arial"/>
            <w:szCs w:val="24"/>
            <w:lang w:val="es-ES_tradnl"/>
          </w:rPr>
          <w:t xml:space="preserve"> jefe de arquitectura y planeación </w:t>
        </w:r>
      </w:ins>
      <w:ins w:id="1529" w:author="Sergio" w:date="2014-04-02T21:59:00Z">
        <w:r>
          <w:rPr>
            <w:rFonts w:ascii="Arial" w:hAnsi="Arial" w:cs="Arial"/>
            <w:szCs w:val="24"/>
            <w:lang w:val="es-ES_tradnl"/>
          </w:rPr>
          <w:t>informa</w:t>
        </w:r>
      </w:ins>
      <w:ins w:id="1530" w:author="Sergio" w:date="2014-04-02T21:58:00Z">
        <w:r w:rsidRPr="004F00D3">
          <w:rPr>
            <w:rFonts w:ascii="Arial" w:hAnsi="Arial" w:cs="Arial"/>
            <w:szCs w:val="24"/>
            <w:lang w:val="es-ES_tradnl"/>
          </w:rPr>
          <w:t xml:space="preserve"> a las áreas involucradas</w:t>
        </w:r>
      </w:ins>
      <w:ins w:id="1531" w:author="Sergio" w:date="2014-04-02T21:59:00Z">
        <w:r>
          <w:rPr>
            <w:rFonts w:ascii="Arial" w:hAnsi="Arial" w:cs="Arial"/>
            <w:szCs w:val="24"/>
            <w:lang w:val="es-ES_tradnl"/>
          </w:rPr>
          <w:t xml:space="preserve">, el cambio que se hizo al plan para que </w:t>
        </w:r>
      </w:ins>
      <w:ins w:id="1532" w:author="Sergio" w:date="2014-04-02T22:02:00Z">
        <w:r>
          <w:rPr>
            <w:rFonts w:ascii="Arial" w:hAnsi="Arial" w:cs="Arial"/>
            <w:szCs w:val="24"/>
            <w:lang w:val="es-ES_tradnl"/>
          </w:rPr>
          <w:t xml:space="preserve">estas modifiquen </w:t>
        </w:r>
      </w:ins>
      <w:ins w:id="1533" w:author="Sergio" w:date="2014-04-02T22:05:00Z">
        <w:r>
          <w:rPr>
            <w:rFonts w:ascii="Arial" w:hAnsi="Arial" w:cs="Arial"/>
            <w:szCs w:val="24"/>
            <w:lang w:val="es-ES_tradnl"/>
          </w:rPr>
          <w:t>lo necesario para ajustarse al cambio en un plazo no máximo a una semana.</w:t>
        </w:r>
      </w:ins>
    </w:p>
    <w:p w:rsidR="008B38F0" w:rsidRDefault="004F00D3">
      <w:pPr>
        <w:pStyle w:val="Textbody"/>
        <w:numPr>
          <w:ilvl w:val="0"/>
          <w:numId w:val="29"/>
        </w:numPr>
        <w:rPr>
          <w:ins w:id="1534" w:author="Sergio" w:date="2014-04-02T22:15:00Z"/>
          <w:rFonts w:ascii="Arial" w:hAnsi="Arial" w:cs="Arial"/>
          <w:b/>
          <w:szCs w:val="24"/>
          <w:lang w:val="es-ES_tradnl"/>
          <w:rPrChange w:id="1535" w:author="Sergio" w:date="2014-04-02T22:15:00Z">
            <w:rPr>
              <w:ins w:id="1536" w:author="Sergio" w:date="2014-04-02T22:15:00Z"/>
              <w:rFonts w:ascii="Arial" w:hAnsi="Arial" w:cs="Arial"/>
              <w:szCs w:val="24"/>
              <w:lang w:val="es-ES_tradnl"/>
            </w:rPr>
          </w:rPrChange>
        </w:rPr>
        <w:pPrChange w:id="1537" w:author="Sergio" w:date="2014-04-02T21:59:00Z">
          <w:pPr>
            <w:pStyle w:val="Textbody"/>
          </w:pPr>
        </w:pPrChange>
      </w:pPr>
      <w:ins w:id="1538" w:author="Sergio" w:date="2014-04-02T22:05:00Z">
        <w:r>
          <w:rPr>
            <w:rFonts w:ascii="Arial" w:hAnsi="Arial" w:cs="Arial"/>
            <w:szCs w:val="24"/>
            <w:lang w:val="es-ES_tradnl"/>
          </w:rPr>
          <w:t>Al final del sprint</w:t>
        </w:r>
      </w:ins>
      <w:ins w:id="1539" w:author="Sergio" w:date="2014-04-02T22:11:00Z">
        <w:r w:rsidR="00822C0D">
          <w:rPr>
            <w:rFonts w:ascii="Arial" w:hAnsi="Arial" w:cs="Arial"/>
            <w:szCs w:val="24"/>
            <w:lang w:val="es-ES_tradnl"/>
          </w:rPr>
          <w:t>,</w:t>
        </w:r>
      </w:ins>
      <w:ins w:id="1540" w:author="Sergio" w:date="2014-04-02T22:05:00Z">
        <w:r>
          <w:rPr>
            <w:rFonts w:ascii="Arial" w:hAnsi="Arial" w:cs="Arial"/>
            <w:szCs w:val="24"/>
            <w:lang w:val="es-ES_tradnl"/>
          </w:rPr>
          <w:t xml:space="preserve"> el jefe de arquitectura y planeación</w:t>
        </w:r>
      </w:ins>
      <w:ins w:id="1541" w:author="Sergio" w:date="2014-04-02T22:06:00Z">
        <w:r>
          <w:rPr>
            <w:rFonts w:ascii="Arial" w:hAnsi="Arial" w:cs="Arial"/>
            <w:szCs w:val="24"/>
            <w:lang w:val="es-ES_tradnl"/>
          </w:rPr>
          <w:t xml:space="preserve"> </w:t>
        </w:r>
      </w:ins>
      <w:ins w:id="1542" w:author="Sergio" w:date="2014-04-02T22:07:00Z">
        <w:r w:rsidR="00110022">
          <w:rPr>
            <w:rFonts w:ascii="Arial" w:hAnsi="Arial" w:cs="Arial"/>
            <w:szCs w:val="24"/>
            <w:lang w:val="es-ES_tradnl"/>
          </w:rPr>
          <w:t>revisa que el cambio que se hizo al inicio del sprint</w:t>
        </w:r>
        <w:r w:rsidR="009A2169">
          <w:rPr>
            <w:rFonts w:ascii="Arial" w:hAnsi="Arial" w:cs="Arial"/>
            <w:szCs w:val="24"/>
            <w:lang w:val="es-ES_tradnl"/>
          </w:rPr>
          <w:t>,</w:t>
        </w:r>
        <w:r w:rsidR="00110022">
          <w:rPr>
            <w:rFonts w:ascii="Arial" w:hAnsi="Arial" w:cs="Arial"/>
            <w:szCs w:val="24"/>
            <w:lang w:val="es-ES_tradnl"/>
          </w:rPr>
          <w:t xml:space="preserve"> haya sido aplicado</w:t>
        </w:r>
        <w:r w:rsidR="005B0278">
          <w:rPr>
            <w:rFonts w:ascii="Arial" w:hAnsi="Arial" w:cs="Arial"/>
            <w:szCs w:val="24"/>
            <w:lang w:val="es-ES_tradnl"/>
          </w:rPr>
          <w:t xml:space="preserve"> correctamente</w:t>
        </w:r>
      </w:ins>
      <w:ins w:id="1543" w:author="Sergio" w:date="2014-04-02T22:15:00Z">
        <w:r w:rsidR="005B0278">
          <w:rPr>
            <w:rFonts w:ascii="Arial" w:hAnsi="Arial" w:cs="Arial"/>
            <w:szCs w:val="24"/>
            <w:lang w:val="es-ES_tradnl"/>
          </w:rPr>
          <w:t>.</w:t>
        </w:r>
      </w:ins>
    </w:p>
    <w:p w:rsidR="008B38F0" w:rsidRDefault="005B0278">
      <w:pPr>
        <w:pStyle w:val="Textbody"/>
        <w:numPr>
          <w:ilvl w:val="0"/>
          <w:numId w:val="29"/>
        </w:numPr>
        <w:rPr>
          <w:ins w:id="1544" w:author="Sergio" w:date="2014-04-02T22:16:00Z"/>
          <w:rFonts w:ascii="Arial" w:hAnsi="Arial" w:cs="Arial"/>
          <w:b/>
          <w:szCs w:val="24"/>
          <w:lang w:val="es-ES_tradnl"/>
          <w:rPrChange w:id="1545" w:author="Sergio" w:date="2014-04-02T22:16:00Z">
            <w:rPr>
              <w:ins w:id="1546" w:author="Sergio" w:date="2014-04-02T22:16:00Z"/>
              <w:rFonts w:ascii="Arial" w:hAnsi="Arial" w:cs="Arial"/>
              <w:szCs w:val="24"/>
              <w:lang w:val="es-ES_tradnl"/>
            </w:rPr>
          </w:rPrChange>
        </w:rPr>
        <w:pPrChange w:id="1547" w:author="Sergio" w:date="2014-04-02T21:59:00Z">
          <w:pPr>
            <w:pStyle w:val="Textbody"/>
          </w:pPr>
        </w:pPrChange>
      </w:pPr>
      <w:ins w:id="1548" w:author="Sergio" w:date="2014-04-02T22:16:00Z">
        <w:r>
          <w:rPr>
            <w:rFonts w:ascii="Arial" w:hAnsi="Arial" w:cs="Arial"/>
            <w:szCs w:val="24"/>
            <w:lang w:val="es-ES_tradnl"/>
          </w:rPr>
          <w:t>Se llena el documento de control de cambios en el cual se especifica:</w:t>
        </w:r>
      </w:ins>
    </w:p>
    <w:p w:rsidR="008B38F0" w:rsidRDefault="005B0278">
      <w:pPr>
        <w:pStyle w:val="Textbody"/>
        <w:numPr>
          <w:ilvl w:val="1"/>
          <w:numId w:val="29"/>
        </w:numPr>
        <w:rPr>
          <w:ins w:id="1549" w:author="Sergio" w:date="2014-04-02T22:16:00Z"/>
          <w:rFonts w:ascii="Arial" w:hAnsi="Arial" w:cs="Arial"/>
          <w:b/>
          <w:szCs w:val="24"/>
          <w:lang w:val="es-ES_tradnl"/>
          <w:rPrChange w:id="1550" w:author="Sergio" w:date="2014-04-02T22:17:00Z">
            <w:rPr>
              <w:ins w:id="1551" w:author="Sergio" w:date="2014-04-02T22:16:00Z"/>
              <w:rFonts w:ascii="Arial" w:hAnsi="Arial" w:cs="Arial"/>
              <w:szCs w:val="24"/>
              <w:lang w:val="es-ES_tradnl"/>
            </w:rPr>
          </w:rPrChange>
        </w:rPr>
        <w:pPrChange w:id="1552" w:author="Sergio" w:date="2014-04-02T22:16:00Z">
          <w:pPr>
            <w:pStyle w:val="Textbody"/>
          </w:pPr>
        </w:pPrChange>
      </w:pPr>
      <w:ins w:id="1553" w:author="Sergio" w:date="2014-04-02T22:16:00Z">
        <w:r>
          <w:rPr>
            <w:rFonts w:ascii="Arial" w:hAnsi="Arial" w:cs="Arial"/>
            <w:szCs w:val="24"/>
            <w:lang w:val="es-ES_tradnl"/>
          </w:rPr>
          <w:t xml:space="preserve">Cambio realizado </w:t>
        </w:r>
      </w:ins>
    </w:p>
    <w:p w:rsidR="008B38F0" w:rsidRDefault="005B0278">
      <w:pPr>
        <w:pStyle w:val="Textbody"/>
        <w:numPr>
          <w:ilvl w:val="1"/>
          <w:numId w:val="29"/>
        </w:numPr>
        <w:rPr>
          <w:ins w:id="1554" w:author="Sergio" w:date="2014-04-02T22:17:00Z"/>
          <w:rFonts w:ascii="Arial" w:hAnsi="Arial" w:cs="Arial"/>
          <w:b/>
          <w:szCs w:val="24"/>
          <w:lang w:val="es-ES_tradnl"/>
          <w:rPrChange w:id="1555" w:author="Sergio" w:date="2014-04-02T22:17:00Z">
            <w:rPr>
              <w:ins w:id="1556" w:author="Sergio" w:date="2014-04-02T22:17:00Z"/>
              <w:rFonts w:ascii="Arial" w:hAnsi="Arial" w:cs="Arial"/>
              <w:szCs w:val="24"/>
              <w:lang w:val="es-ES_tradnl"/>
            </w:rPr>
          </w:rPrChange>
        </w:rPr>
        <w:pPrChange w:id="1557" w:author="Sergio" w:date="2014-04-02T22:16:00Z">
          <w:pPr>
            <w:pStyle w:val="Textbody"/>
          </w:pPr>
        </w:pPrChange>
      </w:pPr>
      <w:ins w:id="1558" w:author="Sergio" w:date="2014-04-02T22:17:00Z">
        <w:r>
          <w:rPr>
            <w:rFonts w:ascii="Arial" w:hAnsi="Arial" w:cs="Arial"/>
            <w:szCs w:val="24"/>
            <w:lang w:val="es-ES_tradnl"/>
          </w:rPr>
          <w:t xml:space="preserve">Áreas implicadas </w:t>
        </w:r>
      </w:ins>
    </w:p>
    <w:p w:rsidR="008B38F0" w:rsidRDefault="005B0278">
      <w:pPr>
        <w:pStyle w:val="Textbody"/>
        <w:numPr>
          <w:ilvl w:val="1"/>
          <w:numId w:val="29"/>
        </w:numPr>
        <w:rPr>
          <w:ins w:id="1559" w:author="Sergio" w:date="2014-04-02T22:17:00Z"/>
          <w:rFonts w:ascii="Arial" w:hAnsi="Arial" w:cs="Arial"/>
          <w:b/>
          <w:szCs w:val="24"/>
          <w:lang w:val="es-ES_tradnl"/>
          <w:rPrChange w:id="1560" w:author="Sergio" w:date="2014-04-02T22:17:00Z">
            <w:rPr>
              <w:ins w:id="1561" w:author="Sergio" w:date="2014-04-02T22:17:00Z"/>
              <w:rFonts w:ascii="Arial" w:hAnsi="Arial" w:cs="Arial"/>
              <w:szCs w:val="24"/>
              <w:lang w:val="es-ES_tradnl"/>
            </w:rPr>
          </w:rPrChange>
        </w:rPr>
        <w:pPrChange w:id="1562" w:author="Sergio" w:date="2014-04-02T22:16:00Z">
          <w:pPr>
            <w:pStyle w:val="Textbody"/>
          </w:pPr>
        </w:pPrChange>
      </w:pPr>
      <w:ins w:id="1563" w:author="Sergio" w:date="2014-04-02T22:17:00Z">
        <w:r>
          <w:rPr>
            <w:rFonts w:ascii="Arial" w:hAnsi="Arial" w:cs="Arial"/>
            <w:szCs w:val="24"/>
            <w:lang w:val="es-ES_tradnl"/>
          </w:rPr>
          <w:t>Fechas:</w:t>
        </w:r>
      </w:ins>
    </w:p>
    <w:p w:rsidR="008B38F0" w:rsidRDefault="005B0278">
      <w:pPr>
        <w:pStyle w:val="Textbody"/>
        <w:numPr>
          <w:ilvl w:val="2"/>
          <w:numId w:val="29"/>
        </w:numPr>
        <w:rPr>
          <w:ins w:id="1564" w:author="Sergio" w:date="2014-04-02T22:17:00Z"/>
          <w:rFonts w:ascii="Arial" w:hAnsi="Arial" w:cs="Arial"/>
          <w:b/>
          <w:szCs w:val="24"/>
          <w:lang w:val="es-ES_tradnl"/>
          <w:rPrChange w:id="1565" w:author="Sergio" w:date="2014-04-02T22:17:00Z">
            <w:rPr>
              <w:ins w:id="1566" w:author="Sergio" w:date="2014-04-02T22:17:00Z"/>
              <w:rFonts w:ascii="Arial" w:hAnsi="Arial" w:cs="Arial"/>
              <w:szCs w:val="24"/>
              <w:lang w:val="es-ES_tradnl"/>
            </w:rPr>
          </w:rPrChange>
        </w:rPr>
        <w:pPrChange w:id="1567" w:author="Sergio" w:date="2014-04-02T22:17:00Z">
          <w:pPr>
            <w:pStyle w:val="Textbody"/>
          </w:pPr>
        </w:pPrChange>
      </w:pPr>
      <w:ins w:id="1568" w:author="Sergio" w:date="2014-04-02T22:17:00Z">
        <w:r>
          <w:rPr>
            <w:rFonts w:ascii="Arial" w:hAnsi="Arial" w:cs="Arial"/>
            <w:szCs w:val="24"/>
            <w:lang w:val="es-ES_tradnl"/>
          </w:rPr>
          <w:t xml:space="preserve">Cambio </w:t>
        </w:r>
      </w:ins>
      <w:ins w:id="1569" w:author="Sergio" w:date="2014-04-02T22:20:00Z">
        <w:r>
          <w:rPr>
            <w:rFonts w:ascii="Arial" w:hAnsi="Arial" w:cs="Arial"/>
            <w:szCs w:val="24"/>
            <w:lang w:val="es-ES_tradnl"/>
          </w:rPr>
          <w:t xml:space="preserve">fue </w:t>
        </w:r>
      </w:ins>
      <w:ins w:id="1570" w:author="Sergio" w:date="2014-04-02T22:17:00Z">
        <w:r>
          <w:rPr>
            <w:rFonts w:ascii="Arial" w:hAnsi="Arial" w:cs="Arial"/>
            <w:szCs w:val="24"/>
            <w:lang w:val="es-ES_tradnl"/>
          </w:rPr>
          <w:t>realizado</w:t>
        </w:r>
      </w:ins>
      <w:ins w:id="1571" w:author="Sergio" w:date="2014-04-02T22:18:00Z">
        <w:r>
          <w:rPr>
            <w:rFonts w:ascii="Arial" w:hAnsi="Arial" w:cs="Arial"/>
            <w:szCs w:val="24"/>
            <w:lang w:val="es-ES_tradnl"/>
          </w:rPr>
          <w:t xml:space="preserve"> al documento</w:t>
        </w:r>
      </w:ins>
      <w:ins w:id="1572" w:author="Sergio" w:date="2014-04-02T22:20:00Z">
        <w:r>
          <w:rPr>
            <w:rFonts w:ascii="Arial" w:hAnsi="Arial" w:cs="Arial"/>
            <w:szCs w:val="24"/>
            <w:lang w:val="es-ES_tradnl"/>
          </w:rPr>
          <w:t>.</w:t>
        </w:r>
      </w:ins>
    </w:p>
    <w:p w:rsidR="008B38F0" w:rsidRDefault="005B0278">
      <w:pPr>
        <w:pStyle w:val="Textbody"/>
        <w:numPr>
          <w:ilvl w:val="2"/>
          <w:numId w:val="29"/>
        </w:numPr>
        <w:rPr>
          <w:ins w:id="1573" w:author="Sergio" w:date="2014-04-02T22:17:00Z"/>
          <w:rFonts w:ascii="Arial" w:hAnsi="Arial" w:cs="Arial"/>
          <w:b/>
          <w:szCs w:val="24"/>
          <w:lang w:val="es-ES_tradnl"/>
          <w:rPrChange w:id="1574" w:author="Sergio" w:date="2014-04-02T22:17:00Z">
            <w:rPr>
              <w:ins w:id="1575" w:author="Sergio" w:date="2014-04-02T22:17:00Z"/>
              <w:rFonts w:ascii="Arial" w:hAnsi="Arial" w:cs="Arial"/>
              <w:szCs w:val="24"/>
              <w:lang w:val="es-ES_tradnl"/>
            </w:rPr>
          </w:rPrChange>
        </w:rPr>
        <w:pPrChange w:id="1576" w:author="Sergio" w:date="2014-04-02T22:17:00Z">
          <w:pPr>
            <w:pStyle w:val="Textbody"/>
          </w:pPr>
        </w:pPrChange>
      </w:pPr>
      <w:ins w:id="1577" w:author="Sergio" w:date="2014-04-02T22:17:00Z">
        <w:r>
          <w:rPr>
            <w:rFonts w:ascii="Arial" w:hAnsi="Arial" w:cs="Arial"/>
            <w:szCs w:val="24"/>
            <w:lang w:val="es-ES_tradnl"/>
          </w:rPr>
          <w:t>Cambio</w:t>
        </w:r>
      </w:ins>
      <w:ins w:id="1578" w:author="Sergio" w:date="2014-04-02T22:20:00Z">
        <w:r>
          <w:rPr>
            <w:rFonts w:ascii="Arial" w:hAnsi="Arial" w:cs="Arial"/>
            <w:szCs w:val="24"/>
            <w:lang w:val="es-ES_tradnl"/>
          </w:rPr>
          <w:t xml:space="preserve"> es</w:t>
        </w:r>
      </w:ins>
      <w:ins w:id="1579" w:author="Sergio" w:date="2014-04-02T22:17:00Z">
        <w:r>
          <w:rPr>
            <w:rFonts w:ascii="Arial" w:hAnsi="Arial" w:cs="Arial"/>
            <w:szCs w:val="24"/>
            <w:lang w:val="es-ES_tradnl"/>
          </w:rPr>
          <w:t xml:space="preserve"> informado </w:t>
        </w:r>
      </w:ins>
      <w:ins w:id="1580" w:author="Sergio" w:date="2014-04-02T22:18:00Z">
        <w:r>
          <w:rPr>
            <w:rFonts w:ascii="Arial" w:hAnsi="Arial" w:cs="Arial"/>
            <w:szCs w:val="24"/>
            <w:lang w:val="es-ES_tradnl"/>
          </w:rPr>
          <w:t>a áreas implicadas</w:t>
        </w:r>
      </w:ins>
      <w:ins w:id="1581" w:author="Sergio" w:date="2014-04-02T22:20:00Z">
        <w:r>
          <w:rPr>
            <w:rFonts w:ascii="Arial" w:hAnsi="Arial" w:cs="Arial"/>
            <w:szCs w:val="24"/>
            <w:lang w:val="es-ES_tradnl"/>
          </w:rPr>
          <w:t>.</w:t>
        </w:r>
      </w:ins>
    </w:p>
    <w:p w:rsidR="008B38F0" w:rsidRDefault="002956A8">
      <w:pPr>
        <w:pStyle w:val="Textbody"/>
        <w:numPr>
          <w:ilvl w:val="2"/>
          <w:numId w:val="29"/>
        </w:numPr>
        <w:rPr>
          <w:ins w:id="1582" w:author="Sergio" w:date="2014-04-02T22:18:00Z"/>
          <w:rFonts w:ascii="Arial" w:hAnsi="Arial" w:cs="Arial"/>
          <w:szCs w:val="24"/>
          <w:lang w:val="es-ES_tradnl"/>
        </w:rPr>
        <w:pPrChange w:id="1583" w:author="Sergio" w:date="2014-04-02T22:17:00Z">
          <w:pPr>
            <w:pStyle w:val="Textbody"/>
          </w:pPr>
        </w:pPrChange>
      </w:pPr>
      <w:ins w:id="1584" w:author="Sergio" w:date="2014-04-02T22:18:00Z">
        <w:r w:rsidRPr="002956A8">
          <w:rPr>
            <w:rFonts w:ascii="Arial" w:hAnsi="Arial" w:cs="Arial"/>
            <w:szCs w:val="24"/>
            <w:lang w:val="es-ES_tradnl"/>
            <w:rPrChange w:id="1585" w:author="Sergio" w:date="2014-04-02T22:18:00Z">
              <w:rPr>
                <w:rFonts w:ascii="Arial" w:hAnsi="Arial" w:cs="Arial"/>
                <w:b/>
                <w:sz w:val="16"/>
                <w:szCs w:val="24"/>
                <w:lang w:val="es-ES_tradnl"/>
              </w:rPr>
            </w:rPrChange>
          </w:rPr>
          <w:t xml:space="preserve">Cambio </w:t>
        </w:r>
        <w:r w:rsidR="005B0278">
          <w:rPr>
            <w:rFonts w:ascii="Arial" w:hAnsi="Arial" w:cs="Arial"/>
            <w:szCs w:val="24"/>
            <w:lang w:val="es-ES_tradnl"/>
          </w:rPr>
          <w:t xml:space="preserve">aplicado correctamente al </w:t>
        </w:r>
      </w:ins>
      <w:ins w:id="1586" w:author="Sergio" w:date="2014-04-02T22:20:00Z">
        <w:r w:rsidR="005B0278">
          <w:rPr>
            <w:rFonts w:ascii="Arial" w:hAnsi="Arial" w:cs="Arial"/>
            <w:szCs w:val="24"/>
            <w:lang w:val="es-ES_tradnl"/>
          </w:rPr>
          <w:t>proyecto.</w:t>
        </w:r>
      </w:ins>
    </w:p>
    <w:p w:rsidR="008B38F0" w:rsidRDefault="005B0278">
      <w:pPr>
        <w:pStyle w:val="Textbody"/>
        <w:numPr>
          <w:ilvl w:val="1"/>
          <w:numId w:val="29"/>
        </w:numPr>
        <w:rPr>
          <w:rFonts w:ascii="Arial" w:hAnsi="Arial" w:cs="Arial"/>
          <w:szCs w:val="24"/>
          <w:lang w:val="es-ES_tradnl"/>
        </w:rPr>
        <w:pPrChange w:id="1587" w:author="Sergio" w:date="2014-04-02T22:18:00Z">
          <w:pPr>
            <w:pStyle w:val="Textbody"/>
          </w:pPr>
        </w:pPrChange>
      </w:pPr>
      <w:ins w:id="1588" w:author="Sergio" w:date="2014-04-02T22:18:00Z">
        <w:r>
          <w:rPr>
            <w:rFonts w:ascii="Arial" w:hAnsi="Arial" w:cs="Arial"/>
            <w:szCs w:val="24"/>
            <w:lang w:val="es-ES_tradnl"/>
          </w:rPr>
          <w:t>Observaciones</w:t>
        </w:r>
      </w:ins>
      <w:ins w:id="1589" w:author="Sergio" w:date="2014-04-02T22:20:00Z">
        <w:r w:rsidR="008C773F">
          <w:rPr>
            <w:rFonts w:ascii="Arial" w:hAnsi="Arial" w:cs="Arial"/>
            <w:szCs w:val="24"/>
            <w:lang w:val="es-ES_tradnl"/>
          </w:rPr>
          <w:t>.</w:t>
        </w:r>
      </w:ins>
      <w:ins w:id="1590" w:author="Sergio" w:date="2014-04-02T22:18:00Z">
        <w:r w:rsidR="002956A8" w:rsidRPr="002956A8">
          <w:rPr>
            <w:rFonts w:ascii="Arial" w:hAnsi="Arial" w:cs="Arial"/>
            <w:szCs w:val="24"/>
            <w:lang w:val="es-ES_tradnl"/>
            <w:rPrChange w:id="1591" w:author="Sergio" w:date="2014-04-02T22:18:00Z">
              <w:rPr>
                <w:rFonts w:ascii="Arial" w:hAnsi="Arial" w:cs="Arial"/>
                <w:b/>
                <w:sz w:val="16"/>
                <w:szCs w:val="24"/>
                <w:lang w:val="es-ES_tradnl"/>
              </w:rPr>
            </w:rPrChange>
          </w:rPr>
          <w:t xml:space="preserve"> </w:t>
        </w:r>
      </w:ins>
    </w:p>
    <w:p w:rsidR="00380229" w:rsidRDefault="005B51FA">
      <w:pPr>
        <w:pStyle w:val="Ttulo1"/>
        <w:rPr>
          <w:rFonts w:ascii="Arial" w:hAnsi="Arial" w:cs="Arial"/>
          <w:lang w:val="es-ES_tradnl"/>
        </w:rPr>
      </w:pPr>
      <w:bookmarkStart w:id="1592" w:name="_Toc382259973"/>
      <w:bookmarkStart w:id="1593" w:name="_Toc382263267"/>
      <w:bookmarkStart w:id="1594" w:name="_Toc382259974"/>
      <w:bookmarkStart w:id="1595" w:name="_Toc382263268"/>
      <w:bookmarkStart w:id="1596" w:name="_Toc382259975"/>
      <w:bookmarkStart w:id="1597" w:name="_Toc382263269"/>
      <w:bookmarkStart w:id="1598" w:name="_Toc382259976"/>
      <w:bookmarkStart w:id="1599" w:name="_Toc382263270"/>
      <w:bookmarkStart w:id="1600" w:name="_Toc382259977"/>
      <w:bookmarkStart w:id="1601" w:name="_Toc382263271"/>
      <w:bookmarkStart w:id="1602" w:name="_Toc384230509"/>
      <w:bookmarkEnd w:id="1592"/>
      <w:bookmarkEnd w:id="1593"/>
      <w:bookmarkEnd w:id="1594"/>
      <w:bookmarkEnd w:id="1595"/>
      <w:bookmarkEnd w:id="1596"/>
      <w:bookmarkEnd w:id="1597"/>
      <w:bookmarkEnd w:id="1598"/>
      <w:bookmarkEnd w:id="1599"/>
      <w:bookmarkEnd w:id="1600"/>
      <w:bookmarkEnd w:id="1601"/>
      <w:commentRangeStart w:id="1603"/>
      <w:r w:rsidRPr="0007042C">
        <w:rPr>
          <w:rFonts w:ascii="Arial" w:hAnsi="Arial" w:cs="Arial"/>
          <w:lang w:val="es-ES_tradnl"/>
        </w:rPr>
        <w:t>Glosario</w:t>
      </w:r>
      <w:commentRangeEnd w:id="1603"/>
      <w:r w:rsidR="00902810">
        <w:rPr>
          <w:rStyle w:val="Refdecomentario"/>
          <w:rFonts w:ascii="Calibri" w:hAnsi="Calibri"/>
          <w:b w:val="0"/>
          <w:bCs w:val="0"/>
        </w:rPr>
        <w:commentReference w:id="1603"/>
      </w:r>
      <w:bookmarkEnd w:id="1602"/>
    </w:p>
    <w:p w:rsidR="008B38F0" w:rsidRDefault="008B38F0">
      <w:pPr>
        <w:keepNext w:val="0"/>
        <w:suppressAutoHyphens w:val="0"/>
        <w:rPr>
          <w:ins w:id="1604" w:author="Sergio" w:date="2014-03-12T20:52:00Z"/>
          <w:rFonts w:ascii="Arial" w:hAnsi="Arial" w:cs="Arial"/>
          <w:szCs w:val="24"/>
          <w:lang w:val="es-CO"/>
          <w:rPrChange w:id="1605" w:author="Sergio" w:date="2014-04-02T22:20:00Z">
            <w:rPr>
              <w:ins w:id="1606" w:author="Sergio" w:date="2014-03-12T20:52:00Z"/>
              <w:rFonts w:ascii="Arial" w:hAnsi="Arial" w:cs="Arial"/>
              <w:szCs w:val="24"/>
              <w:lang w:val="en-US"/>
            </w:rPr>
          </w:rPrChange>
        </w:rPr>
        <w:pPrChange w:id="1607" w:author="Sergio" w:date="2014-03-12T21:42:00Z">
          <w:pPr>
            <w:pStyle w:val="Prrafodelista"/>
            <w:keepNext w:val="0"/>
            <w:numPr>
              <w:numId w:val="37"/>
            </w:numPr>
            <w:suppressAutoHyphens w:val="0"/>
            <w:ind w:hanging="360"/>
            <w:jc w:val="left"/>
          </w:pPr>
        </w:pPrChange>
      </w:pPr>
    </w:p>
    <w:p w:rsidR="008B38F0" w:rsidRDefault="002956A8">
      <w:pPr>
        <w:keepNext w:val="0"/>
        <w:suppressAutoHyphens w:val="0"/>
        <w:rPr>
          <w:ins w:id="1608" w:author="Sergio" w:date="2014-03-12T20:52:00Z"/>
          <w:rFonts w:ascii="Arial" w:hAnsi="Arial" w:cs="Arial"/>
          <w:szCs w:val="24"/>
          <w:lang w:val="es-CO"/>
          <w:rPrChange w:id="1609" w:author="Sergio" w:date="2014-03-12T20:52:00Z">
            <w:rPr>
              <w:ins w:id="1610" w:author="Sergio" w:date="2014-03-12T20:52:00Z"/>
              <w:lang w:val="es-CO"/>
            </w:rPr>
          </w:rPrChange>
        </w:rPr>
        <w:pPrChange w:id="1611" w:author="Sergio" w:date="2014-03-12T21:42:00Z">
          <w:pPr>
            <w:pStyle w:val="Prrafodelista"/>
            <w:keepNext w:val="0"/>
            <w:numPr>
              <w:numId w:val="37"/>
            </w:numPr>
            <w:suppressAutoHyphens w:val="0"/>
            <w:ind w:hanging="360"/>
            <w:jc w:val="left"/>
          </w:pPr>
        </w:pPrChange>
      </w:pPr>
      <w:ins w:id="1612" w:author="Sergio" w:date="2014-03-12T20:52:00Z">
        <w:r w:rsidRPr="008B38F0">
          <w:rPr>
            <w:rFonts w:ascii="Arial" w:hAnsi="Arial" w:cs="Arial"/>
            <w:szCs w:val="24"/>
            <w:lang w:val="es-CO"/>
            <w:rPrChange w:id="1613" w:author="Familia Valderrama A" w:date="2014-04-24T00:03:00Z">
              <w:rPr>
                <w:rFonts w:ascii="Arial" w:hAnsi="Arial" w:cs="Arial"/>
                <w:color w:val="0000FF" w:themeColor="hyperlink"/>
                <w:sz w:val="16"/>
                <w:szCs w:val="24"/>
                <w:u w:val="single"/>
                <w:lang w:val="es-CO"/>
              </w:rPr>
            </w:rPrChange>
          </w:rPr>
          <w:t xml:space="preserve">SPMP: Software Project Management Plan por sus siglas en ingles. </w:t>
        </w:r>
        <w:r w:rsidRPr="002956A8">
          <w:rPr>
            <w:rFonts w:ascii="Arial" w:hAnsi="Arial" w:cs="Arial"/>
            <w:szCs w:val="24"/>
            <w:lang w:val="es-CO"/>
            <w:rPrChange w:id="1614" w:author="Sergio" w:date="2014-03-12T20:52:00Z">
              <w:rPr>
                <w:color w:val="0000FF" w:themeColor="hyperlink"/>
                <w:sz w:val="16"/>
                <w:szCs w:val="16"/>
                <w:u w:val="single"/>
                <w:lang w:val="es-CO"/>
              </w:rPr>
            </w:rPrChange>
          </w:rPr>
          <w:t>Es un documento donde se encuentra el plan de gestión del proyecto</w:t>
        </w:r>
      </w:ins>
      <w:customXmlInsRangeStart w:id="1615" w:author="Sergio" w:date="2014-03-12T20:52:00Z"/>
      <w:sdt>
        <w:sdtPr>
          <w:rPr>
            <w:lang w:val="es-CO"/>
          </w:rPr>
          <w:id w:val="112773522"/>
          <w:citation/>
        </w:sdtPr>
        <w:sdtContent>
          <w:customXmlInsRangeEnd w:id="1615"/>
          <w:ins w:id="1616" w:author="Sergio" w:date="2014-03-12T20:52:00Z">
            <w:r w:rsidRPr="002956A8">
              <w:rPr>
                <w:rFonts w:ascii="Arial" w:hAnsi="Arial" w:cs="Arial"/>
                <w:szCs w:val="24"/>
                <w:lang w:val="es-CO"/>
                <w:rPrChange w:id="1617" w:author="Sergio" w:date="2014-03-12T20:52:00Z">
                  <w:rPr>
                    <w:color w:val="0000FF" w:themeColor="hyperlink"/>
                    <w:sz w:val="16"/>
                    <w:szCs w:val="16"/>
                    <w:u w:val="single"/>
                    <w:lang w:val="es-CO"/>
                  </w:rPr>
                </w:rPrChange>
              </w:rPr>
              <w:fldChar w:fldCharType="begin"/>
            </w:r>
            <w:r w:rsidRPr="002956A8">
              <w:rPr>
                <w:rFonts w:ascii="Arial" w:hAnsi="Arial" w:cs="Arial"/>
                <w:szCs w:val="24"/>
                <w:lang w:val="es-CO"/>
                <w:rPrChange w:id="1618" w:author="Sergio" w:date="2014-03-12T20:52:00Z">
                  <w:rPr>
                    <w:color w:val="0000FF" w:themeColor="hyperlink"/>
                    <w:sz w:val="16"/>
                    <w:szCs w:val="16"/>
                    <w:u w:val="single"/>
                    <w:lang w:val="es-CO"/>
                  </w:rPr>
                </w:rPrChange>
              </w:rPr>
              <w:instrText xml:space="preserve"> CITATION IEE09 \l 9226 </w:instrText>
            </w:r>
            <w:r w:rsidRPr="002956A8">
              <w:rPr>
                <w:rFonts w:ascii="Arial" w:hAnsi="Arial" w:cs="Arial"/>
                <w:szCs w:val="24"/>
                <w:lang w:val="es-CO"/>
                <w:rPrChange w:id="1619" w:author="Sergio" w:date="2014-03-12T20:52:00Z">
                  <w:rPr>
                    <w:color w:val="0000FF" w:themeColor="hyperlink"/>
                    <w:sz w:val="16"/>
                    <w:szCs w:val="16"/>
                    <w:u w:val="single"/>
                    <w:lang w:val="es-CO"/>
                  </w:rPr>
                </w:rPrChange>
              </w:rPr>
              <w:fldChar w:fldCharType="separate"/>
            </w:r>
          </w:ins>
          <w:r w:rsidR="000F5A96">
            <w:rPr>
              <w:rFonts w:ascii="Arial" w:hAnsi="Arial" w:cs="Arial"/>
              <w:noProof/>
              <w:szCs w:val="24"/>
              <w:lang w:val="es-CO"/>
            </w:rPr>
            <w:t xml:space="preserve"> </w:t>
          </w:r>
          <w:r w:rsidR="000F5A96" w:rsidRPr="000F5A96">
            <w:rPr>
              <w:rFonts w:ascii="Arial" w:hAnsi="Arial" w:cs="Arial"/>
              <w:noProof/>
              <w:szCs w:val="24"/>
              <w:lang w:val="es-CO"/>
            </w:rPr>
            <w:t>[3]</w:t>
          </w:r>
          <w:ins w:id="1620" w:author="Sergio" w:date="2014-03-12T20:52:00Z">
            <w:r w:rsidRPr="002956A8">
              <w:rPr>
                <w:rFonts w:ascii="Arial" w:hAnsi="Arial" w:cs="Arial"/>
                <w:szCs w:val="24"/>
                <w:lang w:val="es-CO"/>
                <w:rPrChange w:id="1621" w:author="Sergio" w:date="2014-03-12T20:52:00Z">
                  <w:rPr>
                    <w:color w:val="0000FF" w:themeColor="hyperlink"/>
                    <w:sz w:val="16"/>
                    <w:szCs w:val="16"/>
                    <w:u w:val="single"/>
                    <w:lang w:val="es-CO"/>
                  </w:rPr>
                </w:rPrChange>
              </w:rPr>
              <w:fldChar w:fldCharType="end"/>
            </w:r>
          </w:ins>
          <w:customXmlInsRangeStart w:id="1622" w:author="Sergio" w:date="2014-03-12T20:52:00Z"/>
        </w:sdtContent>
      </w:sdt>
      <w:customXmlInsRangeEnd w:id="1622"/>
      <w:ins w:id="1623" w:author="Sergio" w:date="2014-03-12T20:52:00Z">
        <w:r w:rsidRPr="002956A8">
          <w:rPr>
            <w:rFonts w:ascii="Arial" w:hAnsi="Arial" w:cs="Arial"/>
            <w:szCs w:val="24"/>
            <w:lang w:val="es-CO"/>
            <w:rPrChange w:id="1624" w:author="Sergio" w:date="2014-03-12T20:52:00Z">
              <w:rPr>
                <w:color w:val="0000FF" w:themeColor="hyperlink"/>
                <w:sz w:val="16"/>
                <w:szCs w:val="16"/>
                <w:u w:val="single"/>
                <w:lang w:val="es-CO"/>
              </w:rPr>
            </w:rPrChange>
          </w:rPr>
          <w:t>.</w:t>
        </w:r>
      </w:ins>
    </w:p>
    <w:p w:rsidR="008B38F0" w:rsidRDefault="002956A8">
      <w:pPr>
        <w:keepNext w:val="0"/>
        <w:suppressAutoHyphens w:val="0"/>
        <w:rPr>
          <w:ins w:id="1625" w:author="Sergio" w:date="2014-03-12T20:52:00Z"/>
          <w:rFonts w:ascii="Arial" w:hAnsi="Arial" w:cs="Arial"/>
          <w:szCs w:val="24"/>
          <w:lang w:val="es-CO"/>
          <w:rPrChange w:id="1626" w:author="Sergio" w:date="2014-03-12T20:52:00Z">
            <w:rPr>
              <w:ins w:id="1627" w:author="Sergio" w:date="2014-03-12T20:52:00Z"/>
              <w:lang w:val="es-CO"/>
            </w:rPr>
          </w:rPrChange>
        </w:rPr>
        <w:pPrChange w:id="1628" w:author="Sergio" w:date="2014-03-12T21:42:00Z">
          <w:pPr>
            <w:pStyle w:val="Prrafodelista"/>
            <w:keepNext w:val="0"/>
            <w:numPr>
              <w:numId w:val="37"/>
            </w:numPr>
            <w:suppressAutoHyphens w:val="0"/>
            <w:ind w:hanging="360"/>
            <w:jc w:val="left"/>
          </w:pPr>
        </w:pPrChange>
      </w:pPr>
      <w:ins w:id="1629" w:author="Sergio" w:date="2014-03-12T20:52:00Z">
        <w:r w:rsidRPr="002956A8">
          <w:rPr>
            <w:rFonts w:ascii="Arial" w:hAnsi="Arial" w:cs="Arial"/>
            <w:szCs w:val="24"/>
            <w:lang w:val="es-CO"/>
            <w:rPrChange w:id="1630" w:author="Sergio" w:date="2014-03-12T20:52:00Z">
              <w:rPr>
                <w:color w:val="0000FF" w:themeColor="hyperlink"/>
                <w:sz w:val="16"/>
                <w:szCs w:val="16"/>
                <w:u w:val="single"/>
                <w:lang w:val="es-CO"/>
              </w:rPr>
            </w:rPrChange>
          </w:rPr>
          <w:t>SRS:</w:t>
        </w:r>
      </w:ins>
      <w:ins w:id="1631" w:author="Sergio" w:date="2014-03-12T21:41:00Z">
        <w:r w:rsidR="0051279F">
          <w:rPr>
            <w:rFonts w:ascii="Arial" w:hAnsi="Arial" w:cs="Arial"/>
            <w:szCs w:val="24"/>
            <w:lang w:val="es-CO"/>
          </w:rPr>
          <w:t xml:space="preserve"> Software Requeriments </w:t>
        </w:r>
      </w:ins>
      <w:ins w:id="1632" w:author="Sergio" w:date="2014-03-12T21:42:00Z">
        <w:r w:rsidR="0051279F">
          <w:rPr>
            <w:rFonts w:ascii="Arial" w:hAnsi="Arial" w:cs="Arial"/>
            <w:szCs w:val="24"/>
            <w:lang w:val="es-CO"/>
          </w:rPr>
          <w:t xml:space="preserve">Specification, es la especificación de requerimientos software de un sistema, </w:t>
        </w:r>
      </w:ins>
      <w:ins w:id="1633" w:author="Sergio" w:date="2014-03-12T21:43:00Z">
        <w:r w:rsidR="0051279F">
          <w:rPr>
            <w:rFonts w:ascii="Arial" w:hAnsi="Arial" w:cs="Arial"/>
            <w:szCs w:val="24"/>
            <w:lang w:val="es-CO"/>
          </w:rPr>
          <w:t xml:space="preserve">la cual describe el comportamiento del sistema que va a ser desarrollado y puede incluir una serie de casos de uso que describen la </w:t>
        </w:r>
      </w:ins>
      <w:ins w:id="1634" w:author="Sergio" w:date="2014-03-12T21:44:00Z">
        <w:r w:rsidR="0051279F">
          <w:rPr>
            <w:rFonts w:ascii="Arial" w:hAnsi="Arial" w:cs="Arial"/>
            <w:szCs w:val="24"/>
            <w:lang w:val="es-CO"/>
          </w:rPr>
          <w:t>interacción que va a tener</w:t>
        </w:r>
      </w:ins>
      <w:ins w:id="1635" w:author="Sergio" w:date="2014-03-12T21:43:00Z">
        <w:r w:rsidR="0051279F">
          <w:rPr>
            <w:rFonts w:ascii="Arial" w:hAnsi="Arial" w:cs="Arial"/>
            <w:szCs w:val="24"/>
            <w:lang w:val="es-CO"/>
          </w:rPr>
          <w:t xml:space="preserve">  usuario </w:t>
        </w:r>
      </w:ins>
      <w:ins w:id="1636" w:author="Sergio" w:date="2014-03-12T21:44:00Z">
        <w:r w:rsidR="0051279F">
          <w:rPr>
            <w:rFonts w:ascii="Arial" w:hAnsi="Arial" w:cs="Arial"/>
            <w:szCs w:val="24"/>
            <w:lang w:val="es-CO"/>
          </w:rPr>
          <w:t>con el sistema. También contiene los requerimientos no funcionales. Entre otras cosas.</w:t>
        </w:r>
      </w:ins>
    </w:p>
    <w:p w:rsidR="008B38F0" w:rsidRDefault="002956A8">
      <w:pPr>
        <w:keepNext w:val="0"/>
        <w:suppressAutoHyphens w:val="0"/>
        <w:rPr>
          <w:ins w:id="1637" w:author="Sergio" w:date="2014-03-12T20:52:00Z"/>
          <w:rFonts w:ascii="Arial" w:hAnsi="Arial" w:cs="Arial"/>
          <w:szCs w:val="24"/>
          <w:lang w:val="es-CO"/>
          <w:rPrChange w:id="1638" w:author="Sergio" w:date="2014-03-12T20:52:00Z">
            <w:rPr>
              <w:ins w:id="1639" w:author="Sergio" w:date="2014-03-12T20:52:00Z"/>
              <w:lang w:val="es-CO"/>
            </w:rPr>
          </w:rPrChange>
        </w:rPr>
        <w:pPrChange w:id="1640" w:author="Sergio" w:date="2014-03-12T21:42:00Z">
          <w:pPr>
            <w:pStyle w:val="Prrafodelista"/>
            <w:keepNext w:val="0"/>
            <w:numPr>
              <w:numId w:val="37"/>
            </w:numPr>
            <w:suppressAutoHyphens w:val="0"/>
            <w:ind w:hanging="360"/>
            <w:jc w:val="left"/>
          </w:pPr>
        </w:pPrChange>
      </w:pPr>
      <w:ins w:id="1641" w:author="Sergio" w:date="2014-03-12T20:52:00Z">
        <w:r w:rsidRPr="002956A8">
          <w:rPr>
            <w:rFonts w:ascii="Arial" w:hAnsi="Arial" w:cs="Arial"/>
            <w:szCs w:val="24"/>
            <w:lang w:val="es-CO"/>
            <w:rPrChange w:id="1642" w:author="Sergio" w:date="2014-03-12T20:52:00Z">
              <w:rPr>
                <w:color w:val="0000FF" w:themeColor="hyperlink"/>
                <w:sz w:val="16"/>
                <w:szCs w:val="16"/>
                <w:u w:val="single"/>
                <w:lang w:val="es-CO"/>
              </w:rPr>
            </w:rPrChange>
          </w:rPr>
          <w:t>SDD:</w:t>
        </w:r>
      </w:ins>
      <w:ins w:id="1643" w:author="Sergio" w:date="2014-03-12T21:45:00Z">
        <w:r w:rsidR="00DE48C2">
          <w:rPr>
            <w:rFonts w:ascii="Arial" w:hAnsi="Arial" w:cs="Arial"/>
            <w:szCs w:val="24"/>
            <w:lang w:val="es-CO"/>
          </w:rPr>
          <w:t xml:space="preserve"> Software Design Document, es la </w:t>
        </w:r>
      </w:ins>
      <w:ins w:id="1644" w:author="Sergio" w:date="2014-03-12T21:46:00Z">
        <w:r w:rsidR="00DE48C2">
          <w:rPr>
            <w:rFonts w:ascii="Arial" w:hAnsi="Arial" w:cs="Arial"/>
            <w:szCs w:val="24"/>
            <w:lang w:val="es-CO"/>
          </w:rPr>
          <w:t>descripción</w:t>
        </w:r>
      </w:ins>
      <w:ins w:id="1645" w:author="Sergio" w:date="2014-03-12T21:45:00Z">
        <w:r w:rsidR="00DE48C2">
          <w:rPr>
            <w:rFonts w:ascii="Arial" w:hAnsi="Arial" w:cs="Arial"/>
            <w:szCs w:val="24"/>
            <w:lang w:val="es-CO"/>
          </w:rPr>
          <w:t xml:space="preserve"> </w:t>
        </w:r>
      </w:ins>
      <w:ins w:id="1646" w:author="Sergio" w:date="2014-03-12T21:46:00Z">
        <w:r w:rsidR="00DE48C2">
          <w:rPr>
            <w:rFonts w:ascii="Arial" w:hAnsi="Arial" w:cs="Arial"/>
            <w:szCs w:val="24"/>
            <w:lang w:val="es-CO"/>
          </w:rPr>
          <w:t xml:space="preserve">escrita de un producto de </w:t>
        </w:r>
      </w:ins>
      <w:ins w:id="1647" w:author="Sergio" w:date="2014-03-12T21:47:00Z">
        <w:r w:rsidR="00DE48C2">
          <w:rPr>
            <w:rFonts w:ascii="Arial" w:hAnsi="Arial" w:cs="Arial"/>
            <w:szCs w:val="24"/>
            <w:lang w:val="es-CO"/>
          </w:rPr>
          <w:t>software,</w:t>
        </w:r>
      </w:ins>
      <w:ins w:id="1648" w:author="Sergio" w:date="2014-03-12T21:46:00Z">
        <w:r w:rsidR="00DE48C2">
          <w:rPr>
            <w:rFonts w:ascii="Arial" w:hAnsi="Arial" w:cs="Arial"/>
            <w:szCs w:val="24"/>
            <w:lang w:val="es-CO"/>
          </w:rPr>
          <w:t xml:space="preserve"> la cual es escrita por el diseñador de software, y que tiene como objetivo </w:t>
        </w:r>
      </w:ins>
      <w:ins w:id="1649" w:author="Sergio" w:date="2014-03-12T21:47:00Z">
        <w:r w:rsidR="00DE48C2">
          <w:rPr>
            <w:rFonts w:ascii="Arial" w:hAnsi="Arial" w:cs="Arial"/>
            <w:szCs w:val="24"/>
            <w:lang w:val="es-CO"/>
          </w:rPr>
          <w:t xml:space="preserve">dar al equipo de desarrollo una </w:t>
        </w:r>
      </w:ins>
      <w:ins w:id="1650" w:author="Sergio" w:date="2014-03-12T21:48:00Z">
        <w:r w:rsidR="00DE48C2">
          <w:rPr>
            <w:rFonts w:ascii="Arial" w:hAnsi="Arial" w:cs="Arial"/>
            <w:szCs w:val="24"/>
            <w:lang w:val="es-CO"/>
          </w:rPr>
          <w:t>visión amplia de la arquitectura del producto de software.</w:t>
        </w:r>
      </w:ins>
      <w:ins w:id="1651" w:author="Sergio" w:date="2014-03-12T21:47:00Z">
        <w:r w:rsidR="00DE48C2">
          <w:rPr>
            <w:rFonts w:ascii="Arial" w:hAnsi="Arial" w:cs="Arial"/>
            <w:szCs w:val="24"/>
            <w:lang w:val="es-CO"/>
          </w:rPr>
          <w:t xml:space="preserve"> </w:t>
        </w:r>
      </w:ins>
    </w:p>
    <w:p w:rsidR="008B38F0" w:rsidRDefault="002956A8">
      <w:pPr>
        <w:keepNext w:val="0"/>
        <w:suppressAutoHyphens w:val="0"/>
        <w:rPr>
          <w:ins w:id="1652" w:author="Sergio" w:date="2014-03-12T20:52:00Z"/>
          <w:rFonts w:ascii="Arial" w:hAnsi="Arial" w:cs="Arial"/>
          <w:szCs w:val="24"/>
          <w:lang w:val="es-CO"/>
          <w:rPrChange w:id="1653" w:author="Sergio" w:date="2014-03-12T20:52:00Z">
            <w:rPr>
              <w:ins w:id="1654" w:author="Sergio" w:date="2014-03-12T20:52:00Z"/>
              <w:lang w:val="es-CO"/>
            </w:rPr>
          </w:rPrChange>
        </w:rPr>
        <w:pPrChange w:id="1655" w:author="Sergio" w:date="2014-03-12T21:42:00Z">
          <w:pPr>
            <w:pStyle w:val="Prrafodelista"/>
            <w:keepNext w:val="0"/>
            <w:numPr>
              <w:numId w:val="37"/>
            </w:numPr>
            <w:suppressAutoHyphens w:val="0"/>
            <w:ind w:hanging="360"/>
            <w:jc w:val="left"/>
          </w:pPr>
        </w:pPrChange>
      </w:pPr>
      <w:ins w:id="1656" w:author="Sergio" w:date="2014-03-12T20:52:00Z">
        <w:r w:rsidRPr="002956A8">
          <w:rPr>
            <w:rFonts w:ascii="Arial" w:hAnsi="Arial" w:cs="Arial"/>
            <w:szCs w:val="24"/>
            <w:lang w:val="es-CO"/>
            <w:rPrChange w:id="1657" w:author="Sergio" w:date="2014-03-12T20:52:00Z">
              <w:rPr>
                <w:color w:val="0000FF" w:themeColor="hyperlink"/>
                <w:sz w:val="16"/>
                <w:szCs w:val="16"/>
                <w:u w:val="single"/>
                <w:lang w:val="es-CO"/>
              </w:rPr>
            </w:rPrChange>
          </w:rPr>
          <w:t xml:space="preserve">PSP: Personal Software Process por sus siglas en </w:t>
        </w:r>
      </w:ins>
      <w:ins w:id="1658" w:author="Sergio" w:date="2014-03-12T21:42:00Z">
        <w:r w:rsidR="0051279F" w:rsidRPr="00C64E30">
          <w:rPr>
            <w:rFonts w:ascii="Arial" w:hAnsi="Arial" w:cs="Arial"/>
            <w:szCs w:val="24"/>
            <w:lang w:val="es-CO"/>
          </w:rPr>
          <w:t>inglés</w:t>
        </w:r>
      </w:ins>
      <w:ins w:id="1659" w:author="Sergio" w:date="2014-03-12T20:52:00Z">
        <w:r w:rsidRPr="002956A8">
          <w:rPr>
            <w:rFonts w:ascii="Arial" w:hAnsi="Arial" w:cs="Arial"/>
            <w:szCs w:val="24"/>
            <w:lang w:val="es-CO"/>
            <w:rPrChange w:id="1660" w:author="Sergio" w:date="2014-03-12T20:52:00Z">
              <w:rPr>
                <w:color w:val="0000FF" w:themeColor="hyperlink"/>
                <w:sz w:val="16"/>
                <w:szCs w:val="16"/>
                <w:u w:val="single"/>
                <w:lang w:val="es-CO"/>
              </w:rPr>
            </w:rPrChange>
          </w:rPr>
          <w:t>, es un conjunto de prácticas enfocadas a la mejora de la productividad de un proceso a través de la mejora en el desempeño del personal.</w:t>
        </w:r>
      </w:ins>
      <w:customXmlInsRangeStart w:id="1661" w:author="Sergio" w:date="2014-03-12T20:52:00Z"/>
      <w:sdt>
        <w:sdtPr>
          <w:rPr>
            <w:lang w:val="es-CO"/>
          </w:rPr>
          <w:id w:val="112773523"/>
          <w:citation/>
        </w:sdtPr>
        <w:sdtContent>
          <w:customXmlInsRangeEnd w:id="1661"/>
          <w:ins w:id="1662" w:author="Sergio" w:date="2014-03-12T20:52:00Z">
            <w:r w:rsidRPr="002956A8">
              <w:rPr>
                <w:rFonts w:ascii="Arial" w:hAnsi="Arial" w:cs="Arial"/>
                <w:szCs w:val="24"/>
                <w:lang w:val="es-CO"/>
                <w:rPrChange w:id="1663" w:author="Sergio" w:date="2014-03-12T20:52:00Z">
                  <w:rPr>
                    <w:color w:val="0000FF" w:themeColor="hyperlink"/>
                    <w:sz w:val="16"/>
                    <w:szCs w:val="16"/>
                    <w:u w:val="single"/>
                    <w:lang w:val="es-CO"/>
                  </w:rPr>
                </w:rPrChange>
              </w:rPr>
              <w:fldChar w:fldCharType="begin"/>
            </w:r>
            <w:r w:rsidRPr="002956A8">
              <w:rPr>
                <w:rFonts w:ascii="Arial" w:hAnsi="Arial" w:cs="Arial"/>
                <w:szCs w:val="24"/>
                <w:lang w:val="es-CO"/>
                <w:rPrChange w:id="1664" w:author="Sergio" w:date="2014-03-12T20:52:00Z">
                  <w:rPr>
                    <w:color w:val="0000FF" w:themeColor="hyperlink"/>
                    <w:sz w:val="16"/>
                    <w:szCs w:val="16"/>
                    <w:u w:val="single"/>
                    <w:lang w:val="es-CO"/>
                  </w:rPr>
                </w:rPrChange>
              </w:rPr>
              <w:instrText xml:space="preserve"> CITATION Wik13 \l 9226 </w:instrText>
            </w:r>
            <w:r w:rsidRPr="002956A8">
              <w:rPr>
                <w:rFonts w:ascii="Arial" w:hAnsi="Arial" w:cs="Arial"/>
                <w:szCs w:val="24"/>
                <w:lang w:val="es-CO"/>
                <w:rPrChange w:id="1665" w:author="Sergio" w:date="2014-03-12T20:52:00Z">
                  <w:rPr>
                    <w:color w:val="0000FF" w:themeColor="hyperlink"/>
                    <w:sz w:val="16"/>
                    <w:szCs w:val="16"/>
                    <w:u w:val="single"/>
                    <w:lang w:val="es-CO"/>
                  </w:rPr>
                </w:rPrChange>
              </w:rPr>
              <w:fldChar w:fldCharType="separate"/>
            </w:r>
          </w:ins>
          <w:r w:rsidR="000F5A96">
            <w:rPr>
              <w:rFonts w:ascii="Arial" w:hAnsi="Arial" w:cs="Arial"/>
              <w:noProof/>
              <w:szCs w:val="24"/>
              <w:lang w:val="es-CO"/>
            </w:rPr>
            <w:t xml:space="preserve"> </w:t>
          </w:r>
          <w:r w:rsidR="000F5A96" w:rsidRPr="000F5A96">
            <w:rPr>
              <w:rFonts w:ascii="Arial" w:hAnsi="Arial" w:cs="Arial"/>
              <w:noProof/>
              <w:szCs w:val="24"/>
              <w:lang w:val="es-CO"/>
            </w:rPr>
            <w:t>[4]</w:t>
          </w:r>
          <w:ins w:id="1666" w:author="Sergio" w:date="2014-03-12T20:52:00Z">
            <w:r w:rsidRPr="002956A8">
              <w:rPr>
                <w:rFonts w:ascii="Arial" w:hAnsi="Arial" w:cs="Arial"/>
                <w:szCs w:val="24"/>
                <w:lang w:val="es-CO"/>
                <w:rPrChange w:id="1667" w:author="Sergio" w:date="2014-03-12T20:52:00Z">
                  <w:rPr>
                    <w:color w:val="0000FF" w:themeColor="hyperlink"/>
                    <w:sz w:val="16"/>
                    <w:szCs w:val="16"/>
                    <w:u w:val="single"/>
                    <w:lang w:val="es-CO"/>
                  </w:rPr>
                </w:rPrChange>
              </w:rPr>
              <w:fldChar w:fldCharType="end"/>
            </w:r>
          </w:ins>
          <w:customXmlInsRangeStart w:id="1668" w:author="Sergio" w:date="2014-03-12T20:52:00Z"/>
        </w:sdtContent>
      </w:sdt>
      <w:customXmlInsRangeEnd w:id="1668"/>
    </w:p>
    <w:p w:rsidR="008B38F0" w:rsidRDefault="002956A8">
      <w:pPr>
        <w:keepNext w:val="0"/>
        <w:suppressAutoHyphens w:val="0"/>
        <w:rPr>
          <w:ins w:id="1669" w:author="Sergio" w:date="2014-03-12T20:52:00Z"/>
          <w:rFonts w:ascii="Arial" w:hAnsi="Arial" w:cs="Arial"/>
          <w:szCs w:val="24"/>
          <w:lang w:val="es-CO"/>
          <w:rPrChange w:id="1670" w:author="Sergio" w:date="2014-03-12T20:52:00Z">
            <w:rPr>
              <w:ins w:id="1671" w:author="Sergio" w:date="2014-03-12T20:52:00Z"/>
              <w:lang w:val="es-CO"/>
            </w:rPr>
          </w:rPrChange>
        </w:rPr>
        <w:pPrChange w:id="1672" w:author="Sergio" w:date="2014-03-12T21:42:00Z">
          <w:pPr>
            <w:pStyle w:val="Prrafodelista"/>
            <w:keepNext w:val="0"/>
            <w:numPr>
              <w:numId w:val="37"/>
            </w:numPr>
            <w:suppressAutoHyphens w:val="0"/>
            <w:ind w:hanging="360"/>
            <w:jc w:val="left"/>
          </w:pPr>
        </w:pPrChange>
      </w:pPr>
      <w:ins w:id="1673" w:author="Sergio" w:date="2014-03-12T20:52:00Z">
        <w:r w:rsidRPr="002956A8">
          <w:rPr>
            <w:rFonts w:ascii="Arial" w:hAnsi="Arial" w:cs="Arial"/>
            <w:szCs w:val="24"/>
            <w:lang w:val="es-CO"/>
            <w:rPrChange w:id="1674" w:author="Sergio" w:date="2014-03-12T20:52:00Z">
              <w:rPr>
                <w:color w:val="0000FF" w:themeColor="hyperlink"/>
                <w:sz w:val="16"/>
                <w:szCs w:val="16"/>
                <w:u w:val="single"/>
                <w:lang w:val="es-CO"/>
              </w:rPr>
            </w:rPrChange>
          </w:rPr>
          <w:t>Framework:</w:t>
        </w:r>
      </w:ins>
      <w:ins w:id="1675" w:author="Sergio" w:date="2014-03-12T21:52:00Z">
        <w:r w:rsidR="00DE614B">
          <w:rPr>
            <w:rFonts w:ascii="Arial" w:hAnsi="Arial" w:cs="Arial"/>
            <w:szCs w:val="24"/>
            <w:lang w:val="es-CO"/>
          </w:rPr>
          <w:t xml:space="preserve"> Es una estructura  conceptual y tecnológica </w:t>
        </w:r>
      </w:ins>
      <w:ins w:id="1676" w:author="Sergio" w:date="2014-03-12T21:53:00Z">
        <w:r w:rsidR="00DE614B">
          <w:rPr>
            <w:rFonts w:ascii="Arial" w:hAnsi="Arial" w:cs="Arial"/>
            <w:szCs w:val="24"/>
            <w:lang w:val="es-CO"/>
          </w:rPr>
          <w:t xml:space="preserve">de soporte definido, normalmente con artefactos o módulos de software concretos, los cuales sirven de base para la organización </w:t>
        </w:r>
      </w:ins>
      <w:ins w:id="1677" w:author="Sergio" w:date="2014-03-12T21:54:00Z">
        <w:r w:rsidR="00DE614B">
          <w:rPr>
            <w:rFonts w:ascii="Arial" w:hAnsi="Arial" w:cs="Arial"/>
            <w:szCs w:val="24"/>
            <w:lang w:val="es-CO"/>
          </w:rPr>
          <w:t xml:space="preserve">y desarrollo de un software. </w:t>
        </w:r>
      </w:ins>
    </w:p>
    <w:p w:rsidR="008B38F0" w:rsidRDefault="002956A8">
      <w:pPr>
        <w:keepNext w:val="0"/>
        <w:suppressAutoHyphens w:val="0"/>
        <w:rPr>
          <w:ins w:id="1678" w:author="Sergio" w:date="2014-03-12T20:52:00Z"/>
          <w:rFonts w:ascii="Arial" w:hAnsi="Arial" w:cs="Arial"/>
          <w:szCs w:val="24"/>
          <w:lang w:val="es-CO"/>
          <w:rPrChange w:id="1679" w:author="Sergio" w:date="2014-03-12T20:52:00Z">
            <w:rPr>
              <w:ins w:id="1680" w:author="Sergio" w:date="2014-03-12T20:52:00Z"/>
              <w:lang w:val="es-CO"/>
            </w:rPr>
          </w:rPrChange>
        </w:rPr>
        <w:pPrChange w:id="1681" w:author="Sergio" w:date="2014-03-12T21:42:00Z">
          <w:pPr>
            <w:pStyle w:val="Prrafodelista"/>
            <w:keepNext w:val="0"/>
            <w:numPr>
              <w:numId w:val="37"/>
            </w:numPr>
            <w:suppressAutoHyphens w:val="0"/>
            <w:ind w:hanging="360"/>
            <w:jc w:val="left"/>
          </w:pPr>
        </w:pPrChange>
      </w:pPr>
      <w:ins w:id="1682" w:author="Sergio" w:date="2014-03-12T20:52:00Z">
        <w:r w:rsidRPr="002956A8">
          <w:rPr>
            <w:rFonts w:ascii="Arial" w:hAnsi="Arial" w:cs="Arial"/>
            <w:szCs w:val="24"/>
            <w:lang w:val="es-CO"/>
            <w:rPrChange w:id="1683" w:author="Sergio" w:date="2014-03-12T20:52:00Z">
              <w:rPr>
                <w:color w:val="0000FF" w:themeColor="hyperlink"/>
                <w:sz w:val="16"/>
                <w:szCs w:val="16"/>
                <w:u w:val="single"/>
                <w:lang w:val="es-CO"/>
              </w:rPr>
            </w:rPrChange>
          </w:rPr>
          <w:t>Ofimática:</w:t>
        </w:r>
      </w:ins>
      <w:ins w:id="1684" w:author="Sergio" w:date="2014-03-12T21:54:00Z">
        <w:r w:rsidR="00DE614B">
          <w:rPr>
            <w:rFonts w:ascii="Arial" w:hAnsi="Arial" w:cs="Arial"/>
            <w:szCs w:val="24"/>
            <w:lang w:val="es-CO"/>
          </w:rPr>
          <w:t xml:space="preserve"> Conjunto de técnicas</w:t>
        </w:r>
      </w:ins>
      <w:ins w:id="1685" w:author="Sergio" w:date="2014-03-12T21:55:00Z">
        <w:r w:rsidR="00DE614B">
          <w:rPr>
            <w:rFonts w:ascii="Arial" w:hAnsi="Arial" w:cs="Arial"/>
            <w:szCs w:val="24"/>
            <w:lang w:val="es-CO"/>
          </w:rPr>
          <w:t xml:space="preserve">, aplicaciones </w:t>
        </w:r>
      </w:ins>
      <w:ins w:id="1686" w:author="Sergio" w:date="2014-03-12T21:54:00Z">
        <w:r w:rsidR="00DE614B">
          <w:rPr>
            <w:rFonts w:ascii="Arial" w:hAnsi="Arial" w:cs="Arial"/>
            <w:szCs w:val="24"/>
            <w:lang w:val="es-CO"/>
          </w:rPr>
          <w:t xml:space="preserve">y herramientas </w:t>
        </w:r>
      </w:ins>
      <w:ins w:id="1687" w:author="Sergio" w:date="2014-03-12T21:55:00Z">
        <w:r w:rsidR="00DE614B">
          <w:rPr>
            <w:rFonts w:ascii="Arial" w:hAnsi="Arial" w:cs="Arial"/>
            <w:szCs w:val="24"/>
            <w:lang w:val="es-CO"/>
          </w:rPr>
          <w:t>informáticas</w:t>
        </w:r>
      </w:ins>
      <w:ins w:id="1688" w:author="Sergio" w:date="2014-03-12T21:54:00Z">
        <w:r w:rsidR="00DE614B">
          <w:rPr>
            <w:rFonts w:ascii="Arial" w:hAnsi="Arial" w:cs="Arial"/>
            <w:szCs w:val="24"/>
            <w:lang w:val="es-CO"/>
          </w:rPr>
          <w:t xml:space="preserve"> que se utilizan en funciones </w:t>
        </w:r>
      </w:ins>
      <w:ins w:id="1689" w:author="Sergio" w:date="2014-03-12T21:55:00Z">
        <w:r w:rsidR="00DE614B">
          <w:rPr>
            <w:rFonts w:ascii="Arial" w:hAnsi="Arial" w:cs="Arial"/>
            <w:szCs w:val="24"/>
            <w:lang w:val="es-CO"/>
          </w:rPr>
          <w:t>de oficina  para optimizar, automatizar  o mejorar los procedimientos o tareas relacionadas.</w:t>
        </w:r>
      </w:ins>
      <w:ins w:id="1690" w:author="Sergio" w:date="2014-03-12T21:56:00Z">
        <w:r w:rsidR="00DE614B">
          <w:rPr>
            <w:rFonts w:ascii="Arial" w:hAnsi="Arial" w:cs="Arial"/>
            <w:szCs w:val="24"/>
            <w:lang w:val="es-CO"/>
          </w:rPr>
          <w:t xml:space="preserve"> Estas herramientas permiten idear, crear, manipular, transmitir, almacenar o parar la </w:t>
        </w:r>
      </w:ins>
      <w:ins w:id="1691" w:author="Sergio" w:date="2014-03-12T21:57:00Z">
        <w:r w:rsidR="00DE614B">
          <w:rPr>
            <w:rFonts w:ascii="Arial" w:hAnsi="Arial" w:cs="Arial"/>
            <w:szCs w:val="24"/>
            <w:lang w:val="es-CO"/>
          </w:rPr>
          <w:t xml:space="preserve">información necesaria en na oficina. </w:t>
        </w:r>
      </w:ins>
    </w:p>
    <w:p w:rsidR="008B38F0" w:rsidRDefault="002956A8">
      <w:pPr>
        <w:keepNext w:val="0"/>
        <w:suppressAutoHyphens w:val="0"/>
        <w:rPr>
          <w:ins w:id="1692" w:author="Sergio" w:date="2014-03-12T20:52:00Z"/>
          <w:rFonts w:ascii="Arial" w:hAnsi="Arial" w:cs="Arial"/>
          <w:szCs w:val="24"/>
          <w:lang w:val="es-CO"/>
          <w:rPrChange w:id="1693" w:author="Sergio" w:date="2014-03-12T20:52:00Z">
            <w:rPr>
              <w:ins w:id="1694" w:author="Sergio" w:date="2014-03-12T20:52:00Z"/>
              <w:szCs w:val="24"/>
              <w:lang w:val="es-CO"/>
            </w:rPr>
          </w:rPrChange>
        </w:rPr>
        <w:pPrChange w:id="1695" w:author="Sergio" w:date="2014-03-12T21:42:00Z">
          <w:pPr>
            <w:pStyle w:val="Prrafodelista"/>
            <w:keepNext w:val="0"/>
            <w:numPr>
              <w:numId w:val="37"/>
            </w:numPr>
            <w:suppressAutoHyphens w:val="0"/>
            <w:ind w:hanging="360"/>
            <w:jc w:val="left"/>
          </w:pPr>
        </w:pPrChange>
      </w:pPr>
      <w:ins w:id="1696" w:author="Sergio" w:date="2014-03-12T20:52:00Z">
        <w:r w:rsidRPr="002956A8">
          <w:rPr>
            <w:rFonts w:ascii="Arial" w:hAnsi="Arial" w:cs="Arial"/>
            <w:rPrChange w:id="1697" w:author="Sergio" w:date="2014-03-12T20:52:00Z">
              <w:rPr>
                <w:color w:val="0000FF" w:themeColor="hyperlink"/>
                <w:sz w:val="16"/>
                <w:szCs w:val="16"/>
                <w:u w:val="single"/>
              </w:rPr>
            </w:rPrChange>
          </w:rPr>
          <w:t>Mock-ups:</w:t>
        </w:r>
      </w:ins>
      <w:ins w:id="1698" w:author="Sergio" w:date="2014-03-12T21:58:00Z">
        <w:r w:rsidR="00DE614B">
          <w:rPr>
            <w:rFonts w:ascii="Arial" w:hAnsi="Arial" w:cs="Arial"/>
          </w:rPr>
          <w:t xml:space="preserve"> Es un modelo </w:t>
        </w:r>
      </w:ins>
      <w:ins w:id="1699" w:author="Sergio" w:date="2014-03-12T21:59:00Z">
        <w:r w:rsidR="00DE614B">
          <w:rPr>
            <w:rFonts w:ascii="Arial" w:hAnsi="Arial" w:cs="Arial"/>
          </w:rPr>
          <w:t xml:space="preserve">el cual es usado para mostrar a la gente como algo se va ver. En desarrollo de software es </w:t>
        </w:r>
      </w:ins>
      <w:ins w:id="1700" w:author="Sergio" w:date="2014-03-12T22:00:00Z">
        <w:r w:rsidR="00DE614B">
          <w:rPr>
            <w:rFonts w:ascii="Arial" w:hAnsi="Arial" w:cs="Arial"/>
          </w:rPr>
          <w:t>útil</w:t>
        </w:r>
      </w:ins>
      <w:ins w:id="1701" w:author="Sergio" w:date="2014-03-12T21:59:00Z">
        <w:r w:rsidR="00DE614B">
          <w:rPr>
            <w:rFonts w:ascii="Arial" w:hAnsi="Arial" w:cs="Arial"/>
          </w:rPr>
          <w:t xml:space="preserve"> para mostrar al cliente como va a quedar la interfaz </w:t>
        </w:r>
      </w:ins>
      <w:ins w:id="1702" w:author="Sergio" w:date="2014-03-12T22:00:00Z">
        <w:r w:rsidR="00DE614B">
          <w:rPr>
            <w:rFonts w:ascii="Arial" w:hAnsi="Arial" w:cs="Arial"/>
          </w:rPr>
          <w:t>gráfica</w:t>
        </w:r>
      </w:ins>
      <w:ins w:id="1703" w:author="Sergio" w:date="2014-03-12T21:59:00Z">
        <w:r w:rsidR="00DE614B">
          <w:rPr>
            <w:rFonts w:ascii="Arial" w:hAnsi="Arial" w:cs="Arial"/>
          </w:rPr>
          <w:t xml:space="preserve"> del software. </w:t>
        </w:r>
      </w:ins>
    </w:p>
    <w:p w:rsidR="008B38F0" w:rsidRDefault="002956A8">
      <w:pPr>
        <w:keepNext w:val="0"/>
        <w:suppressAutoHyphens w:val="0"/>
        <w:rPr>
          <w:ins w:id="1704" w:author="Sergio" w:date="2014-03-12T20:52:00Z"/>
          <w:rFonts w:ascii="Arial" w:hAnsi="Arial" w:cs="Arial"/>
          <w:szCs w:val="24"/>
          <w:lang w:val="es-CO"/>
          <w:rPrChange w:id="1705" w:author="Sergio" w:date="2014-03-12T20:52:00Z">
            <w:rPr>
              <w:ins w:id="1706" w:author="Sergio" w:date="2014-03-12T20:52:00Z"/>
              <w:szCs w:val="24"/>
              <w:lang w:val="es-CO"/>
            </w:rPr>
          </w:rPrChange>
        </w:rPr>
        <w:pPrChange w:id="1707" w:author="Sergio" w:date="2014-03-12T21:42:00Z">
          <w:pPr>
            <w:pStyle w:val="Prrafodelista"/>
            <w:keepNext w:val="0"/>
            <w:numPr>
              <w:numId w:val="37"/>
            </w:numPr>
            <w:suppressAutoHyphens w:val="0"/>
            <w:ind w:hanging="360"/>
            <w:jc w:val="left"/>
          </w:pPr>
        </w:pPrChange>
      </w:pPr>
      <w:ins w:id="1708" w:author="Sergio" w:date="2014-03-12T20:52:00Z">
        <w:r w:rsidRPr="002956A8">
          <w:rPr>
            <w:rFonts w:ascii="Arial" w:hAnsi="Arial" w:cs="Arial"/>
            <w:rPrChange w:id="1709" w:author="Sergio" w:date="2014-03-12T20:52:00Z">
              <w:rPr>
                <w:color w:val="0000FF" w:themeColor="hyperlink"/>
                <w:sz w:val="16"/>
                <w:szCs w:val="16"/>
                <w:u w:val="single"/>
              </w:rPr>
            </w:rPrChange>
          </w:rPr>
          <w:t>GNU:</w:t>
        </w:r>
      </w:ins>
      <w:ins w:id="1710" w:author="Sergio" w:date="2014-03-12T22:00:00Z">
        <w:r w:rsidR="00A45102">
          <w:rPr>
            <w:rFonts w:ascii="Arial" w:hAnsi="Arial" w:cs="Arial"/>
          </w:rPr>
          <w:t xml:space="preserve"> Es un OS desarrollado por el Proyecto GNU. Está conformado en su </w:t>
        </w:r>
      </w:ins>
      <w:ins w:id="1711" w:author="Sergio" w:date="2014-03-12T22:01:00Z">
        <w:r w:rsidR="00A45102">
          <w:rPr>
            <w:rFonts w:ascii="Arial" w:hAnsi="Arial" w:cs="Arial"/>
          </w:rPr>
          <w:t>totalidad</w:t>
        </w:r>
      </w:ins>
      <w:ins w:id="1712" w:author="Sergio" w:date="2014-03-12T22:00:00Z">
        <w:r w:rsidR="00A45102">
          <w:rPr>
            <w:rFonts w:ascii="Arial" w:hAnsi="Arial" w:cs="Arial"/>
          </w:rPr>
          <w:t xml:space="preserve"> por software libre</w:t>
        </w:r>
      </w:ins>
      <w:ins w:id="1713" w:author="Sergio" w:date="2014-03-12T22:01:00Z">
        <w:r w:rsidR="00A45102">
          <w:rPr>
            <w:rFonts w:ascii="Arial" w:hAnsi="Arial" w:cs="Arial"/>
          </w:rPr>
          <w:t xml:space="preserve">. Está basado en el nucleo GNU-Hurd y su objetivo es ser un sistema de software completo y compatible con </w:t>
        </w:r>
      </w:ins>
      <w:ins w:id="1714" w:author="Sergio" w:date="2014-03-12T22:02:00Z">
        <w:r w:rsidR="00A45102">
          <w:rPr>
            <w:rFonts w:ascii="Arial" w:hAnsi="Arial" w:cs="Arial"/>
          </w:rPr>
          <w:t xml:space="preserve">Unix. </w:t>
        </w:r>
      </w:ins>
    </w:p>
    <w:p w:rsidR="008B38F0" w:rsidRDefault="002956A8">
      <w:pPr>
        <w:keepNext w:val="0"/>
        <w:suppressAutoHyphens w:val="0"/>
        <w:rPr>
          <w:ins w:id="1715" w:author="Sergio" w:date="2014-03-12T22:05:00Z"/>
          <w:rFonts w:ascii="Arial" w:hAnsi="Arial" w:cs="Arial"/>
        </w:rPr>
        <w:pPrChange w:id="1716" w:author="Sergio" w:date="2014-03-12T22:04:00Z">
          <w:pPr>
            <w:pStyle w:val="Prrafodelista"/>
            <w:keepNext w:val="0"/>
            <w:numPr>
              <w:numId w:val="37"/>
            </w:numPr>
            <w:suppressAutoHyphens w:val="0"/>
            <w:ind w:hanging="360"/>
            <w:jc w:val="left"/>
          </w:pPr>
        </w:pPrChange>
      </w:pPr>
      <w:ins w:id="1717" w:author="Sergio" w:date="2014-03-12T20:52:00Z">
        <w:r w:rsidRPr="002956A8">
          <w:rPr>
            <w:rFonts w:ascii="Arial" w:hAnsi="Arial" w:cs="Arial"/>
            <w:rPrChange w:id="1718" w:author="Sergio" w:date="2014-03-12T20:52:00Z">
              <w:rPr>
                <w:color w:val="0000FF" w:themeColor="hyperlink"/>
                <w:sz w:val="16"/>
                <w:szCs w:val="16"/>
                <w:u w:val="single"/>
              </w:rPr>
            </w:rPrChange>
          </w:rPr>
          <w:t>BPMN:</w:t>
        </w:r>
      </w:ins>
      <w:ins w:id="1719" w:author="Sergio" w:date="2014-03-12T22:03:00Z">
        <w:r w:rsidR="00556EFC">
          <w:rPr>
            <w:rFonts w:ascii="Arial" w:hAnsi="Arial" w:cs="Arial"/>
          </w:rPr>
          <w:t xml:space="preserve"> Notación para el Modelado  de Procesos de Negocio</w:t>
        </w:r>
      </w:ins>
      <w:ins w:id="1720" w:author="Sergio" w:date="2014-03-12T22:04:00Z">
        <w:r w:rsidR="00556EFC">
          <w:rPr>
            <w:rFonts w:ascii="Arial" w:hAnsi="Arial" w:cs="Arial"/>
          </w:rPr>
          <w:t xml:space="preserve"> </w:t>
        </w:r>
      </w:ins>
      <w:ins w:id="1721" w:author="Sergio" w:date="2014-03-12T22:03:00Z">
        <w:r w:rsidR="00556EFC">
          <w:rPr>
            <w:rFonts w:ascii="Arial" w:hAnsi="Arial" w:cs="Arial"/>
          </w:rPr>
          <w:t xml:space="preserve">la cual tiene estandarizada </w:t>
        </w:r>
      </w:ins>
      <w:ins w:id="1722" w:author="Sergio" w:date="2014-03-12T22:04:00Z">
        <w:r w:rsidR="00556EFC">
          <w:rPr>
            <w:rFonts w:ascii="Arial" w:hAnsi="Arial" w:cs="Arial"/>
          </w:rPr>
          <w:t xml:space="preserve">su notación gráfica, y su idea principal es formar un </w:t>
        </w:r>
      </w:ins>
      <w:ins w:id="1723" w:author="Sergio" w:date="2014-03-12T22:05:00Z">
        <w:r w:rsidR="00556EFC">
          <w:rPr>
            <w:rFonts w:ascii="Arial" w:hAnsi="Arial" w:cs="Arial"/>
          </w:rPr>
          <w:t>flujo de trabajo (workflow).</w:t>
        </w:r>
      </w:ins>
    </w:p>
    <w:p w:rsidR="008B38F0" w:rsidRDefault="008B38F0">
      <w:pPr>
        <w:keepNext w:val="0"/>
        <w:suppressAutoHyphens w:val="0"/>
        <w:rPr>
          <w:ins w:id="1724" w:author="Sergio" w:date="2014-03-13T00:19:00Z"/>
          <w:rFonts w:ascii="Arial" w:hAnsi="Arial" w:cs="Arial"/>
        </w:rPr>
        <w:pPrChange w:id="1725" w:author="Sergio" w:date="2014-03-12T22:04:00Z">
          <w:pPr>
            <w:pStyle w:val="Prrafodelista"/>
            <w:keepNext w:val="0"/>
            <w:numPr>
              <w:numId w:val="37"/>
            </w:numPr>
            <w:suppressAutoHyphens w:val="0"/>
            <w:ind w:hanging="360"/>
            <w:jc w:val="left"/>
          </w:pPr>
        </w:pPrChange>
      </w:pPr>
    </w:p>
    <w:p w:rsidR="008B38F0" w:rsidRDefault="008B38F0">
      <w:pPr>
        <w:keepNext w:val="0"/>
        <w:suppressAutoHyphens w:val="0"/>
        <w:rPr>
          <w:ins w:id="1726" w:author="Sergio" w:date="2014-03-12T22:05:00Z"/>
          <w:rFonts w:ascii="Arial" w:hAnsi="Arial" w:cs="Arial"/>
        </w:rPr>
        <w:pPrChange w:id="1727" w:author="Sergio" w:date="2014-03-12T22:04:00Z">
          <w:pPr>
            <w:pStyle w:val="Prrafodelista"/>
            <w:keepNext w:val="0"/>
            <w:numPr>
              <w:numId w:val="37"/>
            </w:numPr>
            <w:suppressAutoHyphens w:val="0"/>
            <w:ind w:hanging="360"/>
            <w:jc w:val="left"/>
          </w:pPr>
        </w:pPrChange>
      </w:pPr>
    </w:p>
    <w:p w:rsidR="008B38F0" w:rsidRDefault="002C01B1">
      <w:pPr>
        <w:keepNext w:val="0"/>
        <w:suppressAutoHyphens w:val="0"/>
        <w:rPr>
          <w:ins w:id="1728" w:author="Sergio" w:date="2014-03-12T20:52:00Z"/>
          <w:rFonts w:ascii="Arial" w:hAnsi="Arial" w:cs="Arial"/>
          <w:szCs w:val="24"/>
          <w:lang w:val="es-CO"/>
          <w:rPrChange w:id="1729" w:author="Sergio" w:date="2014-03-12T20:52:00Z">
            <w:rPr>
              <w:ins w:id="1730" w:author="Sergio" w:date="2014-03-12T20:52:00Z"/>
              <w:szCs w:val="24"/>
              <w:lang w:val="es-CO"/>
            </w:rPr>
          </w:rPrChange>
        </w:rPr>
        <w:pPrChange w:id="1731" w:author="Sergio" w:date="2014-03-12T22:04:00Z">
          <w:pPr>
            <w:pStyle w:val="Prrafodelista"/>
            <w:keepNext w:val="0"/>
            <w:numPr>
              <w:numId w:val="37"/>
            </w:numPr>
            <w:suppressAutoHyphens w:val="0"/>
            <w:ind w:hanging="360"/>
            <w:jc w:val="left"/>
          </w:pPr>
        </w:pPrChange>
      </w:pPr>
      <w:ins w:id="1732" w:author="Sergio" w:date="2014-03-13T00:16:00Z">
        <w:r>
          <w:rPr>
            <w:rFonts w:ascii="Arial" w:hAnsi="Arial" w:cs="Arial"/>
            <w:szCs w:val="24"/>
            <w:shd w:val="clear" w:color="auto" w:fill="FFFFFF"/>
          </w:rPr>
          <w:t>LGPL:</w:t>
        </w:r>
      </w:ins>
      <w:ins w:id="1733" w:author="Sergio" w:date="2014-03-13T00:17:00Z">
        <w:r>
          <w:rPr>
            <w:rFonts w:ascii="Arial" w:hAnsi="Arial" w:cs="Arial"/>
            <w:szCs w:val="24"/>
            <w:shd w:val="clear" w:color="auto" w:fill="FFFFFF"/>
          </w:rPr>
          <w:t xml:space="preserve"> </w:t>
        </w:r>
      </w:ins>
      <w:ins w:id="1734" w:author="Sergio" w:date="2014-03-13T00:16:00Z">
        <w:r>
          <w:rPr>
            <w:rFonts w:ascii="Arial" w:hAnsi="Arial" w:cs="Arial"/>
            <w:szCs w:val="24"/>
            <w:shd w:val="clear" w:color="auto" w:fill="FFFFFF"/>
          </w:rPr>
          <w:t xml:space="preserve">Licencia </w:t>
        </w:r>
      </w:ins>
      <w:ins w:id="1735" w:author="Sergio" w:date="2014-03-13T00:17:00Z">
        <w:r>
          <w:rPr>
            <w:rFonts w:ascii="Arial" w:hAnsi="Arial" w:cs="Arial"/>
            <w:szCs w:val="24"/>
            <w:shd w:val="clear" w:color="auto" w:fill="FFFFFF"/>
          </w:rPr>
          <w:t>P</w:t>
        </w:r>
      </w:ins>
      <w:ins w:id="1736" w:author="Sergio" w:date="2014-03-13T00:16:00Z">
        <w:r>
          <w:rPr>
            <w:rFonts w:ascii="Arial" w:hAnsi="Arial" w:cs="Arial"/>
            <w:szCs w:val="24"/>
            <w:shd w:val="clear" w:color="auto" w:fill="FFFFFF"/>
          </w:rPr>
          <w:t xml:space="preserve">ublica </w:t>
        </w:r>
      </w:ins>
      <w:ins w:id="1737" w:author="Sergio" w:date="2014-03-13T00:17:00Z">
        <w:r>
          <w:rPr>
            <w:rFonts w:ascii="Arial" w:hAnsi="Arial" w:cs="Arial"/>
            <w:szCs w:val="24"/>
            <w:shd w:val="clear" w:color="auto" w:fill="FFFFFF"/>
          </w:rPr>
          <w:t>G</w:t>
        </w:r>
      </w:ins>
      <w:ins w:id="1738" w:author="Sergio" w:date="2014-03-13T00:16:00Z">
        <w:r>
          <w:rPr>
            <w:rFonts w:ascii="Arial" w:hAnsi="Arial" w:cs="Arial"/>
            <w:szCs w:val="24"/>
            <w:shd w:val="clear" w:color="auto" w:fill="FFFFFF"/>
          </w:rPr>
          <w:t>enera</w:t>
        </w:r>
      </w:ins>
      <w:ins w:id="1739" w:author="Sergio" w:date="2014-03-13T00:17:00Z">
        <w:r>
          <w:rPr>
            <w:rFonts w:ascii="Arial" w:hAnsi="Arial" w:cs="Arial"/>
            <w:szCs w:val="24"/>
            <w:shd w:val="clear" w:color="auto" w:fill="FFFFFF"/>
          </w:rPr>
          <w:t>l</w:t>
        </w:r>
      </w:ins>
      <w:ins w:id="1740" w:author="Sergio" w:date="2014-03-13T00:16:00Z">
        <w:r>
          <w:rPr>
            <w:rFonts w:ascii="Arial" w:hAnsi="Arial" w:cs="Arial"/>
            <w:szCs w:val="24"/>
            <w:shd w:val="clear" w:color="auto" w:fill="FFFFFF"/>
          </w:rPr>
          <w:t xml:space="preserve"> </w:t>
        </w:r>
      </w:ins>
      <w:ins w:id="1741" w:author="Sergio" w:date="2014-03-13T00:17:00Z">
        <w:r>
          <w:rPr>
            <w:rFonts w:ascii="Arial" w:hAnsi="Arial" w:cs="Arial"/>
            <w:szCs w:val="24"/>
            <w:shd w:val="clear" w:color="auto" w:fill="FFFFFF"/>
          </w:rPr>
          <w:t>R</w:t>
        </w:r>
      </w:ins>
      <w:ins w:id="1742" w:author="Sergio" w:date="2014-03-13T00:16:00Z">
        <w:r>
          <w:rPr>
            <w:rFonts w:ascii="Arial" w:hAnsi="Arial" w:cs="Arial"/>
            <w:szCs w:val="24"/>
            <w:shd w:val="clear" w:color="auto" w:fill="FFFFFF"/>
          </w:rPr>
          <w:t>educida</w:t>
        </w:r>
      </w:ins>
      <w:ins w:id="1743" w:author="Sergio" w:date="2014-03-13T00:17:00Z">
        <w:r>
          <w:rPr>
            <w:rFonts w:ascii="Arial" w:hAnsi="Arial" w:cs="Arial"/>
            <w:szCs w:val="24"/>
            <w:shd w:val="clear" w:color="auto" w:fill="FFFFFF"/>
          </w:rPr>
          <w:t xml:space="preserve">, </w:t>
        </w:r>
      </w:ins>
      <w:ins w:id="1744" w:author="Sergio" w:date="2014-03-13T00:18:00Z">
        <w:r>
          <w:rPr>
            <w:rFonts w:ascii="Arial" w:hAnsi="Arial" w:cs="Arial"/>
            <w:szCs w:val="24"/>
            <w:shd w:val="clear" w:color="auto" w:fill="FFFFFF"/>
          </w:rPr>
          <w:t xml:space="preserve">es una licencia de software libre creada por Free Software Fundation que intenta garantizar </w:t>
        </w:r>
      </w:ins>
      <w:ins w:id="1745" w:author="Sergio" w:date="2014-03-13T00:19:00Z">
        <w:r>
          <w:rPr>
            <w:rFonts w:ascii="Arial" w:hAnsi="Arial" w:cs="Arial"/>
            <w:szCs w:val="24"/>
            <w:shd w:val="clear" w:color="auto" w:fill="FFFFFF"/>
          </w:rPr>
          <w:t xml:space="preserve">la libertad de compartir y modificar software cubierto por ella, asegurando que el software libre sea libre para todos los usuarios. </w:t>
        </w:r>
      </w:ins>
    </w:p>
    <w:p w:rsidR="00380229" w:rsidDel="00C64E30" w:rsidRDefault="005B51FA">
      <w:pPr>
        <w:rPr>
          <w:del w:id="1746" w:author="Sergio" w:date="2014-03-12T20:52:00Z"/>
          <w:rFonts w:ascii="Arial" w:hAnsi="Arial" w:cs="Arial"/>
          <w:lang w:val="es-ES_tradnl"/>
        </w:rPr>
      </w:pPr>
      <w:del w:id="1747" w:author="Sergio" w:date="2014-03-12T20:52:00Z">
        <w:r w:rsidRPr="0007042C" w:rsidDel="00C64E30">
          <w:rPr>
            <w:rFonts w:ascii="Arial" w:hAnsi="Arial" w:cs="Arial"/>
            <w:color w:val="000090"/>
            <w:lang w:val="es-ES_tradnl"/>
          </w:rPr>
          <w:delText>Propósito: Que el lector pueda entender el significado esencial de acrónimos, conceptos técnicos y del dominio del problema</w:delText>
        </w:r>
        <w:r w:rsidR="00662055" w:rsidRPr="0007042C" w:rsidDel="00C64E30">
          <w:rPr>
            <w:rFonts w:ascii="Arial" w:hAnsi="Arial" w:cs="Arial"/>
            <w:color w:val="000090"/>
            <w:lang w:val="es-ES_tradnl"/>
          </w:rPr>
          <w:delText>.</w:delText>
        </w:r>
        <w:bookmarkStart w:id="1748" w:name="_Toc382427880"/>
        <w:bookmarkStart w:id="1749" w:name="_Toc382428707"/>
        <w:bookmarkStart w:id="1750" w:name="_Toc382435989"/>
        <w:bookmarkStart w:id="1751" w:name="_Toc382447287"/>
        <w:bookmarkStart w:id="1752" w:name="_Toc382447829"/>
        <w:bookmarkStart w:id="1753" w:name="_Toc382448256"/>
        <w:bookmarkStart w:id="1754" w:name="_Toc382448486"/>
        <w:bookmarkStart w:id="1755" w:name="_Toc382448590"/>
        <w:bookmarkStart w:id="1756" w:name="_Toc382448719"/>
        <w:bookmarkStart w:id="1757" w:name="_Toc382448845"/>
        <w:bookmarkStart w:id="1758" w:name="_Toc382448971"/>
        <w:bookmarkStart w:id="1759" w:name="_Toc382449096"/>
        <w:bookmarkEnd w:id="1748"/>
        <w:bookmarkEnd w:id="1749"/>
        <w:bookmarkEnd w:id="1750"/>
        <w:bookmarkEnd w:id="1751"/>
        <w:bookmarkEnd w:id="1752"/>
        <w:bookmarkEnd w:id="1753"/>
        <w:bookmarkEnd w:id="1754"/>
        <w:bookmarkEnd w:id="1755"/>
        <w:bookmarkEnd w:id="1756"/>
        <w:bookmarkEnd w:id="1757"/>
        <w:bookmarkEnd w:id="1758"/>
        <w:bookmarkEnd w:id="1759"/>
      </w:del>
    </w:p>
    <w:p w:rsidR="00380229" w:rsidDel="00C64E30" w:rsidRDefault="005B51FA">
      <w:pPr>
        <w:rPr>
          <w:del w:id="1760" w:author="Sergio" w:date="2014-03-12T20:52:00Z"/>
          <w:rFonts w:ascii="Arial" w:hAnsi="Arial" w:cs="Arial"/>
          <w:lang w:val="es-ES_tradnl"/>
        </w:rPr>
      </w:pPr>
      <w:del w:id="1761" w:author="Sergio" w:date="2014-03-12T20:52:00Z">
        <w:r w:rsidRPr="0007042C" w:rsidDel="00C64E30">
          <w:rPr>
            <w:rFonts w:ascii="Arial" w:hAnsi="Arial" w:cs="Arial"/>
            <w:color w:val="000090"/>
            <w:lang w:val="es-ES_tradnl"/>
          </w:rPr>
          <w:delText>Contenido: Listado de conceptos y acrónimos, con su correspondiente explicación. Cada concepto y acrónimo debería incluir al menos una cita bibliográfica. Aquí si tiene cabida usar Wikipedia</w:delText>
        </w:r>
        <w:bookmarkStart w:id="1762" w:name="_Toc382427881"/>
        <w:bookmarkStart w:id="1763" w:name="_Toc382428708"/>
        <w:bookmarkStart w:id="1764" w:name="_Toc382435990"/>
        <w:bookmarkStart w:id="1765" w:name="_Toc382447288"/>
        <w:bookmarkStart w:id="1766" w:name="_Toc382447830"/>
        <w:bookmarkStart w:id="1767" w:name="_Toc382448257"/>
        <w:bookmarkStart w:id="1768" w:name="_Toc382448487"/>
        <w:bookmarkStart w:id="1769" w:name="_Toc382448591"/>
        <w:bookmarkStart w:id="1770" w:name="_Toc382448720"/>
        <w:bookmarkStart w:id="1771" w:name="_Toc382448846"/>
        <w:bookmarkStart w:id="1772" w:name="_Toc382448972"/>
        <w:bookmarkStart w:id="1773" w:name="_Toc382449097"/>
        <w:bookmarkEnd w:id="1762"/>
        <w:bookmarkEnd w:id="1763"/>
        <w:bookmarkEnd w:id="1764"/>
        <w:bookmarkEnd w:id="1765"/>
        <w:bookmarkEnd w:id="1766"/>
        <w:bookmarkEnd w:id="1767"/>
        <w:bookmarkEnd w:id="1768"/>
        <w:bookmarkEnd w:id="1769"/>
        <w:bookmarkEnd w:id="1770"/>
        <w:bookmarkEnd w:id="1771"/>
        <w:bookmarkEnd w:id="1772"/>
        <w:bookmarkEnd w:id="1773"/>
      </w:del>
    </w:p>
    <w:p w:rsidR="00380229" w:rsidDel="00C64E30" w:rsidRDefault="005B51FA">
      <w:pPr>
        <w:rPr>
          <w:del w:id="1774" w:author="Sergio" w:date="2014-03-12T20:52:00Z"/>
          <w:rFonts w:ascii="Arial" w:hAnsi="Arial" w:cs="Arial"/>
          <w:lang w:val="es-ES_tradnl"/>
        </w:rPr>
      </w:pPr>
      <w:del w:id="1775" w:author="Sergio" w:date="2014-03-12T20:52:00Z">
        <w:r w:rsidRPr="0007042C" w:rsidDel="00C64E30">
          <w:rPr>
            <w:rFonts w:ascii="Arial" w:hAnsi="Arial" w:cs="Arial"/>
            <w:color w:val="000090"/>
            <w:lang w:val="es-ES_tradnl"/>
          </w:rPr>
          <w:delText>Referencias: [1], sección 5.3</w:delText>
        </w:r>
        <w:bookmarkStart w:id="1776" w:name="_Toc382427882"/>
        <w:bookmarkStart w:id="1777" w:name="_Toc382428709"/>
        <w:bookmarkStart w:id="1778" w:name="_Toc382435991"/>
        <w:bookmarkStart w:id="1779" w:name="_Toc382447289"/>
        <w:bookmarkStart w:id="1780" w:name="_Toc382447831"/>
        <w:bookmarkStart w:id="1781" w:name="_Toc382448258"/>
        <w:bookmarkStart w:id="1782" w:name="_Toc382448488"/>
        <w:bookmarkStart w:id="1783" w:name="_Toc382448592"/>
        <w:bookmarkStart w:id="1784" w:name="_Toc382448721"/>
        <w:bookmarkStart w:id="1785" w:name="_Toc382448847"/>
        <w:bookmarkStart w:id="1786" w:name="_Toc382448973"/>
        <w:bookmarkStart w:id="1787" w:name="_Toc382449098"/>
        <w:bookmarkEnd w:id="1776"/>
        <w:bookmarkEnd w:id="1777"/>
        <w:bookmarkEnd w:id="1778"/>
        <w:bookmarkEnd w:id="1779"/>
        <w:bookmarkEnd w:id="1780"/>
        <w:bookmarkEnd w:id="1781"/>
        <w:bookmarkEnd w:id="1782"/>
        <w:bookmarkEnd w:id="1783"/>
        <w:bookmarkEnd w:id="1784"/>
        <w:bookmarkEnd w:id="1785"/>
        <w:bookmarkEnd w:id="1786"/>
        <w:bookmarkEnd w:id="1787"/>
      </w:del>
    </w:p>
    <w:p w:rsidR="00380229" w:rsidRDefault="005B51FA">
      <w:pPr>
        <w:pStyle w:val="Ttulo1"/>
        <w:rPr>
          <w:rFonts w:ascii="Arial" w:hAnsi="Arial" w:cs="Arial"/>
          <w:lang w:val="es-ES_tradnl"/>
        </w:rPr>
      </w:pPr>
      <w:bookmarkStart w:id="1788" w:name="_Toc384230510"/>
      <w:r w:rsidRPr="0007042C">
        <w:rPr>
          <w:rFonts w:ascii="Arial" w:hAnsi="Arial" w:cs="Arial"/>
          <w:lang w:val="es-ES_tradnl"/>
        </w:rPr>
        <w:t>Contexto del proyecto</w:t>
      </w:r>
      <w:bookmarkEnd w:id="1788"/>
    </w:p>
    <w:p w:rsidR="00380229" w:rsidRDefault="005B51FA">
      <w:pPr>
        <w:pStyle w:val="Ttulo2"/>
        <w:spacing w:after="240"/>
        <w:rPr>
          <w:rFonts w:ascii="Arial" w:hAnsi="Arial" w:cs="Arial"/>
          <w:lang w:val="es-ES_tradnl"/>
        </w:rPr>
      </w:pPr>
      <w:bookmarkStart w:id="1789" w:name="_Ref384135950"/>
      <w:bookmarkStart w:id="1790" w:name="_Toc384230511"/>
      <w:r w:rsidRPr="0007042C">
        <w:rPr>
          <w:rFonts w:ascii="Arial" w:hAnsi="Arial" w:cs="Arial"/>
          <w:lang w:val="es-ES_tradnl"/>
        </w:rPr>
        <w:t>Modelo de Ciclo de Vida</w:t>
      </w:r>
      <w:bookmarkEnd w:id="1789"/>
      <w:bookmarkEnd w:id="1790"/>
      <w:r w:rsidRPr="0007042C">
        <w:rPr>
          <w:rFonts w:ascii="Arial" w:hAnsi="Arial" w:cs="Arial"/>
          <w:lang w:val="es-ES_tradnl"/>
        </w:rPr>
        <w:t xml:space="preserve"> </w:t>
      </w:r>
    </w:p>
    <w:p w:rsidR="00380229" w:rsidRDefault="00A175DA">
      <w:pPr>
        <w:rPr>
          <w:rFonts w:ascii="Arial" w:hAnsi="Arial" w:cs="Arial"/>
          <w:szCs w:val="24"/>
        </w:rPr>
      </w:pPr>
      <w:r w:rsidRPr="0007042C">
        <w:rPr>
          <w:rFonts w:ascii="Arial" w:hAnsi="Arial" w:cs="Arial"/>
          <w:szCs w:val="24"/>
        </w:rPr>
        <w:t xml:space="preserve">El modelo de ciclo de vida es la guía para la realización del proyecto, en este se definen las etapas y el orden en que se van a realizar, las metodologías de trabajo que se van a usar y las estrategias a utilizar. Además, sirve como base para </w:t>
      </w:r>
      <w:del w:id="1791" w:author="Familia Valderrama A" w:date="2014-04-24T00:06:00Z">
        <w:r w:rsidRPr="0007042C" w:rsidDel="008B38F0">
          <w:rPr>
            <w:rFonts w:ascii="Arial" w:hAnsi="Arial" w:cs="Arial"/>
            <w:szCs w:val="24"/>
          </w:rPr>
          <w:delText xml:space="preserve">la </w:delText>
        </w:r>
        <w:commentRangeStart w:id="1792"/>
        <w:r w:rsidRPr="0007042C" w:rsidDel="008B38F0">
          <w:rPr>
            <w:rFonts w:ascii="Arial" w:hAnsi="Arial" w:cs="Arial"/>
            <w:szCs w:val="24"/>
          </w:rPr>
          <w:delText>creación del cronograma</w:delText>
        </w:r>
      </w:del>
      <w:ins w:id="1793" w:author="Familia Valderrama A" w:date="2014-04-24T00:06:00Z">
        <w:r w:rsidR="008B38F0">
          <w:rPr>
            <w:rFonts w:ascii="Arial" w:hAnsi="Arial" w:cs="Arial"/>
            <w:szCs w:val="24"/>
          </w:rPr>
          <w:t>la identificación de las principales actividades y posteriormente el cronograma</w:t>
        </w:r>
      </w:ins>
      <w:r w:rsidRPr="0007042C">
        <w:rPr>
          <w:rFonts w:ascii="Arial" w:hAnsi="Arial" w:cs="Arial"/>
          <w:szCs w:val="24"/>
        </w:rPr>
        <w:t>.</w:t>
      </w:r>
      <w:commentRangeEnd w:id="1792"/>
      <w:r w:rsidR="00E203C4">
        <w:rPr>
          <w:rStyle w:val="Refdecomentario"/>
        </w:rPr>
        <w:commentReference w:id="1792"/>
      </w:r>
    </w:p>
    <w:p w:rsidR="00380229" w:rsidRDefault="00A175DA">
      <w:pPr>
        <w:rPr>
          <w:rFonts w:ascii="Arial" w:hAnsi="Arial" w:cs="Arial"/>
          <w:szCs w:val="24"/>
        </w:rPr>
      </w:pPr>
      <w:r w:rsidRPr="0007042C">
        <w:rPr>
          <w:rFonts w:ascii="Arial" w:hAnsi="Arial" w:cs="Arial"/>
          <w:szCs w:val="24"/>
        </w:rPr>
        <w:t>Para el desarrollo del proyecto ¿Adivina Quién?, se tienen predefinidos 3 hitos en los que se realizara una presentación al cliente del avance del proyecto. A partir de estos, es que se realizó la selección del modelo de ciclo de vida y filosofía de trabajo.</w:t>
      </w:r>
    </w:p>
    <w:p w:rsidR="00380229" w:rsidRDefault="00A175DA">
      <w:pPr>
        <w:rPr>
          <w:rFonts w:ascii="Arial" w:hAnsi="Arial" w:cs="Arial"/>
          <w:szCs w:val="24"/>
          <w:lang w:val="es-CO"/>
        </w:rPr>
      </w:pPr>
      <w:r w:rsidRPr="0007042C">
        <w:rPr>
          <w:rFonts w:ascii="Arial" w:hAnsi="Arial" w:cs="Arial"/>
          <w:szCs w:val="24"/>
          <w:lang w:val="es-CO"/>
        </w:rPr>
        <w:t>Se tomaron 3 modelos bases de ciclo de vida para la definición del modelo que va a utilizar Softlute en el desarrollo del proyecto.</w:t>
      </w:r>
    </w:p>
    <w:p w:rsidR="00380229" w:rsidRDefault="00380229">
      <w:pPr>
        <w:rPr>
          <w:rFonts w:ascii="Arial" w:hAnsi="Arial" w:cs="Arial"/>
          <w:szCs w:val="24"/>
          <w:lang w:val="es-CO"/>
        </w:rPr>
      </w:pPr>
    </w:p>
    <w:p w:rsidR="00380229" w:rsidRDefault="00A175DA">
      <w:pPr>
        <w:rPr>
          <w:rFonts w:ascii="Arial" w:hAnsi="Arial" w:cs="Arial"/>
          <w:szCs w:val="24"/>
        </w:rPr>
      </w:pPr>
      <w:r w:rsidRPr="0007042C">
        <w:rPr>
          <w:rFonts w:ascii="Arial" w:hAnsi="Arial" w:cs="Arial"/>
          <w:b/>
          <w:szCs w:val="24"/>
          <w:lang w:val="es-CO"/>
        </w:rPr>
        <w:t>Modelo en cascada:</w:t>
      </w:r>
    </w:p>
    <w:p w:rsidR="00380229" w:rsidRDefault="00A175DA">
      <w:pPr>
        <w:rPr>
          <w:rFonts w:ascii="Arial" w:hAnsi="Arial" w:cs="Arial"/>
          <w:szCs w:val="24"/>
        </w:rPr>
      </w:pPr>
      <w:r w:rsidRPr="0007042C">
        <w:rPr>
          <w:rFonts w:ascii="Arial" w:hAnsi="Arial" w:cs="Arial"/>
          <w:szCs w:val="24"/>
        </w:rPr>
        <w:t>El primero modelo es el modelo en cascada, es un ciclo de vida secuencial donde el inicio de cada etapa va a depender de la finalización de la anterior</w:t>
      </w:r>
      <w:sdt>
        <w:sdtPr>
          <w:rPr>
            <w:rFonts w:ascii="Arial" w:hAnsi="Arial" w:cs="Arial"/>
            <w:szCs w:val="24"/>
          </w:rPr>
          <w:id w:val="33133338"/>
          <w:citation/>
        </w:sdtPr>
        <w:sdtContent>
          <w:r w:rsidR="002956A8" w:rsidRPr="0007042C">
            <w:rPr>
              <w:rFonts w:ascii="Arial" w:hAnsi="Arial" w:cs="Arial"/>
              <w:szCs w:val="24"/>
            </w:rPr>
            <w:fldChar w:fldCharType="begin"/>
          </w:r>
          <w:r w:rsidRPr="0007042C">
            <w:rPr>
              <w:rFonts w:ascii="Arial" w:hAnsi="Arial" w:cs="Arial"/>
              <w:szCs w:val="24"/>
              <w:lang w:val="es-CO"/>
            </w:rPr>
            <w:instrText xml:space="preserve"> CITATION Pre05 \l 9226 </w:instrText>
          </w:r>
          <w:r w:rsidR="002956A8" w:rsidRPr="0007042C">
            <w:rPr>
              <w:rFonts w:ascii="Arial" w:hAnsi="Arial" w:cs="Arial"/>
              <w:szCs w:val="24"/>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[5]</w:t>
          </w:r>
          <w:r w:rsidR="002956A8" w:rsidRPr="0007042C">
            <w:rPr>
              <w:rFonts w:ascii="Arial" w:hAnsi="Arial" w:cs="Arial"/>
              <w:szCs w:val="24"/>
            </w:rPr>
            <w:fldChar w:fldCharType="end"/>
          </w:r>
        </w:sdtContent>
      </w:sdt>
      <w:r w:rsidRPr="0007042C">
        <w:rPr>
          <w:rFonts w:ascii="Arial" w:hAnsi="Arial" w:cs="Arial"/>
          <w:szCs w:val="24"/>
        </w:rPr>
        <w:t>. Se percibe un flujo hacia abajo, debido a que no hay retroalimentación después de finalizada cada etapa o fase. Esto implica que no se hacen modificaciones sobre las fases anteriores, limitando al desarrollo del proyecto a un modelo rígido que no da lugar a cambios</w:t>
      </w:r>
      <w:sdt>
        <w:sdtPr>
          <w:rPr>
            <w:rFonts w:ascii="Arial" w:hAnsi="Arial" w:cs="Arial"/>
            <w:szCs w:val="24"/>
          </w:rPr>
          <w:id w:val="33133340"/>
          <w:citation/>
        </w:sdtPr>
        <w:sdtContent>
          <w:r w:rsidR="002956A8" w:rsidRPr="0007042C">
            <w:rPr>
              <w:rFonts w:ascii="Arial" w:hAnsi="Arial" w:cs="Arial"/>
              <w:szCs w:val="24"/>
            </w:rPr>
            <w:fldChar w:fldCharType="begin"/>
          </w:r>
          <w:r w:rsidRPr="0007042C">
            <w:rPr>
              <w:rFonts w:ascii="Arial" w:hAnsi="Arial" w:cs="Arial"/>
              <w:szCs w:val="24"/>
              <w:lang w:val="es-CO"/>
            </w:rPr>
            <w:instrText xml:space="preserve"> CITATION INT09 \l 9226 </w:instrText>
          </w:r>
          <w:r w:rsidR="002956A8" w:rsidRPr="0007042C">
            <w:rPr>
              <w:rFonts w:ascii="Arial" w:hAnsi="Arial" w:cs="Arial"/>
              <w:szCs w:val="24"/>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[6]</w:t>
          </w:r>
          <w:r w:rsidR="002956A8" w:rsidRPr="0007042C">
            <w:rPr>
              <w:rFonts w:ascii="Arial" w:hAnsi="Arial" w:cs="Arial"/>
              <w:szCs w:val="24"/>
            </w:rPr>
            <w:fldChar w:fldCharType="end"/>
          </w:r>
        </w:sdtContent>
      </w:sdt>
      <w:r w:rsidRPr="0007042C">
        <w:rPr>
          <w:rFonts w:ascii="Arial" w:hAnsi="Arial" w:cs="Arial"/>
          <w:szCs w:val="24"/>
        </w:rPr>
        <w:t xml:space="preserve">. Para este ciclo de vida se plantearon </w:t>
      </w:r>
      <w:commentRangeStart w:id="1794"/>
      <w:r w:rsidRPr="0007042C">
        <w:rPr>
          <w:rFonts w:ascii="Arial" w:hAnsi="Arial" w:cs="Arial"/>
          <w:szCs w:val="24"/>
        </w:rPr>
        <w:t>inicialmente 5 fases</w:t>
      </w:r>
      <w:commentRangeEnd w:id="1794"/>
      <w:r w:rsidR="00A13679">
        <w:rPr>
          <w:rStyle w:val="Refdecomentario"/>
        </w:rPr>
        <w:commentReference w:id="1794"/>
      </w:r>
      <w:r w:rsidRPr="0007042C">
        <w:rPr>
          <w:rFonts w:ascii="Arial" w:hAnsi="Arial" w:cs="Arial"/>
          <w:szCs w:val="24"/>
        </w:rPr>
        <w:t>:</w:t>
      </w:r>
    </w:p>
    <w:p w:rsidR="00380229" w:rsidRDefault="00380229">
      <w:pPr>
        <w:rPr>
          <w:rFonts w:ascii="Arial" w:hAnsi="Arial" w:cs="Arial"/>
          <w:szCs w:val="24"/>
        </w:rPr>
      </w:pPr>
    </w:p>
    <w:p w:rsidR="00380229" w:rsidRDefault="00A175DA">
      <w:pPr>
        <w:rPr>
          <w:rFonts w:ascii="Arial" w:hAnsi="Arial" w:cs="Arial"/>
        </w:rPr>
      </w:pPr>
      <w:r w:rsidRPr="0007042C">
        <w:rPr>
          <w:rFonts w:ascii="Arial" w:hAnsi="Arial" w:cs="Arial"/>
          <w:noProof/>
          <w:szCs w:val="24"/>
          <w:lang w:val="es-CO" w:eastAsia="es-CO"/>
        </w:rPr>
        <w:drawing>
          <wp:inline distT="0" distB="0" distL="0" distR="0">
            <wp:extent cx="2771775" cy="1830082"/>
            <wp:effectExtent l="19050" t="0" r="9525" b="0"/>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2774880" cy="1832132"/>
                    </a:xfrm>
                    <a:prstGeom prst="rect">
                      <a:avLst/>
                    </a:prstGeom>
                    <a:noFill/>
                    <a:ln w="9525">
                      <a:noFill/>
                      <a:miter lim="800000"/>
                      <a:headEnd/>
                      <a:tailEnd/>
                    </a:ln>
                  </pic:spPr>
                </pic:pic>
              </a:graphicData>
            </a:graphic>
          </wp:inline>
        </w:drawing>
      </w:r>
    </w:p>
    <w:p w:rsidR="00380229" w:rsidRDefault="00AD2DAA">
      <w:pPr>
        <w:pStyle w:val="Epgrafe"/>
        <w:rPr>
          <w:rFonts w:ascii="Arial" w:hAnsi="Arial" w:cs="Arial"/>
          <w:sz w:val="20"/>
        </w:rPr>
      </w:pPr>
      <w:bookmarkStart w:id="1795" w:name="_Toc382447397"/>
      <w:r w:rsidRPr="0007042C">
        <w:rPr>
          <w:rFonts w:ascii="Arial" w:hAnsi="Arial" w:cs="Arial"/>
          <w:sz w:val="20"/>
        </w:rPr>
        <w:t xml:space="preserve">Figura </w:t>
      </w:r>
      <w:ins w:id="1796" w:author="Familia Valderrama A" w:date="2014-03-13T04:13:00Z">
        <w:r w:rsidR="003146DF">
          <w:rPr>
            <w:rFonts w:ascii="Arial" w:hAnsi="Arial" w:cs="Arial"/>
            <w:sz w:val="20"/>
          </w:rPr>
          <w:t>8</w:t>
        </w:r>
      </w:ins>
      <w:ins w:id="1797" w:author="Familia Valderrama A" w:date="2014-03-13T03:51:00Z">
        <w:r w:rsidR="000C4ADE">
          <w:rPr>
            <w:rFonts w:ascii="Arial" w:hAnsi="Arial" w:cs="Arial"/>
            <w:sz w:val="20"/>
          </w:rPr>
          <w:t>.</w:t>
        </w:r>
      </w:ins>
      <w:ins w:id="1798" w:author="Familia Valderrama A" w:date="2014-04-24T00:29:00Z">
        <w:r w:rsidR="00C84773">
          <w:rPr>
            <w:rFonts w:ascii="Arial" w:hAnsi="Arial" w:cs="Arial"/>
            <w:sz w:val="20"/>
          </w:rPr>
          <w:fldChar w:fldCharType="begin"/>
        </w:r>
        <w:r w:rsidR="00C84773">
          <w:rPr>
            <w:rFonts w:ascii="Arial" w:hAnsi="Arial" w:cs="Arial"/>
            <w:sz w:val="20"/>
          </w:rPr>
          <w:instrText xml:space="preserve"> STYLEREF 1 \s </w:instrText>
        </w:r>
      </w:ins>
      <w:r w:rsidR="00C84773">
        <w:rPr>
          <w:rFonts w:ascii="Arial" w:hAnsi="Arial" w:cs="Arial"/>
          <w:sz w:val="20"/>
        </w:rPr>
        <w:fldChar w:fldCharType="separate"/>
      </w:r>
      <w:r w:rsidR="00C84773">
        <w:rPr>
          <w:rFonts w:ascii="Arial" w:hAnsi="Arial" w:cs="Arial"/>
          <w:noProof/>
          <w:sz w:val="20"/>
        </w:rPr>
        <w:t>8</w:t>
      </w:r>
      <w:ins w:id="1799" w:author="Familia Valderrama A" w:date="2014-04-24T00:29:00Z">
        <w:r w:rsidR="00C84773">
          <w:rPr>
            <w:rFonts w:ascii="Arial" w:hAnsi="Arial" w:cs="Arial"/>
            <w:sz w:val="20"/>
          </w:rPr>
          <w:fldChar w:fldCharType="end"/>
        </w:r>
        <w:r w:rsidR="00C84773">
          <w:rPr>
            <w:rFonts w:ascii="Arial" w:hAnsi="Arial" w:cs="Arial"/>
            <w:sz w:val="20"/>
          </w:rPr>
          <w:t>.</w:t>
        </w:r>
        <w:r w:rsidR="00C84773">
          <w:rPr>
            <w:rFonts w:ascii="Arial" w:hAnsi="Arial" w:cs="Arial"/>
            <w:sz w:val="20"/>
          </w:rPr>
          <w:fldChar w:fldCharType="begin"/>
        </w:r>
        <w:r w:rsidR="00C84773">
          <w:rPr>
            <w:rFonts w:ascii="Arial" w:hAnsi="Arial" w:cs="Arial"/>
            <w:sz w:val="20"/>
          </w:rPr>
          <w:instrText xml:space="preserve"> SEQ Figura \* ARABIC \s 1 </w:instrText>
        </w:r>
      </w:ins>
      <w:r w:rsidR="00C84773">
        <w:rPr>
          <w:rFonts w:ascii="Arial" w:hAnsi="Arial" w:cs="Arial"/>
          <w:sz w:val="20"/>
        </w:rPr>
        <w:fldChar w:fldCharType="separate"/>
      </w:r>
      <w:ins w:id="1800" w:author="Familia Valderrama A" w:date="2014-04-24T00:29:00Z">
        <w:r w:rsidR="00C84773">
          <w:rPr>
            <w:rFonts w:ascii="Arial" w:hAnsi="Arial" w:cs="Arial"/>
            <w:noProof/>
            <w:sz w:val="20"/>
          </w:rPr>
          <w:t>1</w:t>
        </w:r>
        <w:r w:rsidR="00C84773">
          <w:rPr>
            <w:rFonts w:ascii="Arial" w:hAnsi="Arial" w:cs="Arial"/>
            <w:sz w:val="20"/>
          </w:rPr>
          <w:fldChar w:fldCharType="end"/>
        </w:r>
      </w:ins>
      <w:del w:id="1801" w:author="Familia Valderrama A" w:date="2014-03-13T03:47:00Z">
        <w:r w:rsidR="002956A8" w:rsidDel="000C4ADE">
          <w:rPr>
            <w:rFonts w:ascii="Arial" w:hAnsi="Arial" w:cs="Arial"/>
            <w:sz w:val="20"/>
          </w:rPr>
          <w:fldChar w:fldCharType="begin"/>
        </w:r>
        <w:r w:rsidR="00F1778F" w:rsidDel="000C4ADE">
          <w:rPr>
            <w:rFonts w:ascii="Arial" w:hAnsi="Arial" w:cs="Arial"/>
            <w:sz w:val="20"/>
          </w:rPr>
          <w:delInstrText xml:space="preserve"> STYLEREF 1 \s </w:delInstrText>
        </w:r>
        <w:r w:rsidR="002956A8" w:rsidDel="000C4ADE">
          <w:rPr>
            <w:rFonts w:ascii="Arial" w:hAnsi="Arial" w:cs="Arial"/>
            <w:sz w:val="20"/>
          </w:rPr>
          <w:fldChar w:fldCharType="separate"/>
        </w:r>
        <w:r w:rsidR="00F1778F" w:rsidDel="000C4ADE">
          <w:rPr>
            <w:rFonts w:ascii="Arial" w:hAnsi="Arial" w:cs="Arial"/>
            <w:noProof/>
            <w:sz w:val="20"/>
          </w:rPr>
          <w:delText>8</w:delText>
        </w:r>
        <w:r w:rsidR="002956A8" w:rsidDel="000C4ADE">
          <w:rPr>
            <w:rFonts w:ascii="Arial" w:hAnsi="Arial" w:cs="Arial"/>
            <w:sz w:val="20"/>
          </w:rPr>
          <w:fldChar w:fldCharType="end"/>
        </w:r>
        <w:r w:rsidR="00F1778F" w:rsidDel="000C4ADE">
          <w:rPr>
            <w:rFonts w:ascii="Arial" w:hAnsi="Arial" w:cs="Arial"/>
            <w:sz w:val="20"/>
          </w:rPr>
          <w:delText>.</w:delText>
        </w:r>
        <w:r w:rsidR="002956A8" w:rsidDel="000C4ADE">
          <w:rPr>
            <w:rFonts w:ascii="Arial" w:hAnsi="Arial" w:cs="Arial"/>
            <w:sz w:val="20"/>
          </w:rPr>
          <w:fldChar w:fldCharType="begin"/>
        </w:r>
        <w:r w:rsidR="00F1778F" w:rsidDel="000C4ADE">
          <w:rPr>
            <w:rFonts w:ascii="Arial" w:hAnsi="Arial" w:cs="Arial"/>
            <w:sz w:val="20"/>
          </w:rPr>
          <w:delInstrText xml:space="preserve"> SEQ Figura \* ARABIC \s 1 </w:delInstrText>
        </w:r>
        <w:r w:rsidR="002956A8" w:rsidDel="000C4ADE">
          <w:rPr>
            <w:rFonts w:ascii="Arial" w:hAnsi="Arial" w:cs="Arial"/>
            <w:sz w:val="20"/>
          </w:rPr>
          <w:fldChar w:fldCharType="separate"/>
        </w:r>
        <w:r w:rsidR="00F1778F" w:rsidDel="000C4ADE">
          <w:rPr>
            <w:rFonts w:ascii="Arial" w:hAnsi="Arial" w:cs="Arial"/>
            <w:noProof/>
            <w:sz w:val="20"/>
          </w:rPr>
          <w:delText>1</w:delText>
        </w:r>
        <w:r w:rsidR="002956A8" w:rsidDel="000C4ADE">
          <w:rPr>
            <w:rFonts w:ascii="Arial" w:hAnsi="Arial" w:cs="Arial"/>
            <w:sz w:val="20"/>
          </w:rPr>
          <w:fldChar w:fldCharType="end"/>
        </w:r>
      </w:del>
      <w:r w:rsidRPr="0007042C">
        <w:rPr>
          <w:rFonts w:ascii="Arial" w:hAnsi="Arial" w:cs="Arial"/>
          <w:sz w:val="20"/>
        </w:rPr>
        <w:t xml:space="preserve"> – Modelo Cascada</w:t>
      </w:r>
      <w:sdt>
        <w:sdtPr>
          <w:rPr>
            <w:rFonts w:ascii="Arial" w:hAnsi="Arial" w:cs="Arial"/>
            <w:sz w:val="20"/>
          </w:rPr>
          <w:id w:val="28474851"/>
          <w:citation/>
        </w:sdtPr>
        <w:sdtContent>
          <w:r w:rsidR="002956A8">
            <w:rPr>
              <w:rFonts w:ascii="Arial" w:hAnsi="Arial" w:cs="Arial"/>
              <w:sz w:val="20"/>
            </w:rPr>
            <w:fldChar w:fldCharType="begin"/>
          </w:r>
          <w:r w:rsidR="00CC6A15">
            <w:rPr>
              <w:rFonts w:ascii="Arial" w:hAnsi="Arial" w:cs="Arial"/>
              <w:sz w:val="20"/>
              <w:lang w:val="es-CO"/>
            </w:rPr>
            <w:instrText xml:space="preserve"> CITATION INT09 \l 9226 </w:instrText>
          </w:r>
          <w:r w:rsidR="002956A8">
            <w:rPr>
              <w:rFonts w:ascii="Arial" w:hAnsi="Arial" w:cs="Arial"/>
              <w:sz w:val="20"/>
            </w:rPr>
            <w:fldChar w:fldCharType="separate"/>
          </w:r>
          <w:r w:rsidR="000F5A96">
            <w:rPr>
              <w:rFonts w:ascii="Arial" w:hAnsi="Arial" w:cs="Arial"/>
              <w:noProof/>
              <w:sz w:val="20"/>
              <w:lang w:val="es-CO"/>
            </w:rPr>
            <w:t xml:space="preserve"> </w:t>
          </w:r>
          <w:r w:rsidR="000F5A96" w:rsidRPr="000F5A96">
            <w:rPr>
              <w:rFonts w:ascii="Arial" w:hAnsi="Arial" w:cs="Arial"/>
              <w:noProof/>
              <w:sz w:val="20"/>
              <w:lang w:val="es-CO"/>
            </w:rPr>
            <w:t>[6]</w:t>
          </w:r>
          <w:r w:rsidR="002956A8">
            <w:rPr>
              <w:rFonts w:ascii="Arial" w:hAnsi="Arial" w:cs="Arial"/>
              <w:sz w:val="20"/>
            </w:rPr>
            <w:fldChar w:fldCharType="end"/>
          </w:r>
        </w:sdtContent>
      </w:sdt>
      <w:bookmarkEnd w:id="1795"/>
    </w:p>
    <w:p w:rsidR="00380229" w:rsidRDefault="002956A8">
      <w:pPr>
        <w:rPr>
          <w:rFonts w:ascii="Arial" w:hAnsi="Arial" w:cs="Arial"/>
          <w:szCs w:val="24"/>
        </w:rPr>
      </w:pPr>
      <w:r w:rsidRPr="002956A8">
        <w:rPr>
          <w:rFonts w:ascii="Arial" w:hAnsi="Arial" w:cs="Arial"/>
          <w:noProof/>
          <w:color w:val="1F497D" w:themeColor="text2"/>
          <w:szCs w:val="24"/>
          <w:lang w:val="es-CO" w:eastAsia="es-CO"/>
        </w:rPr>
      </w:r>
      <w:r w:rsidRPr="002956A8">
        <w:rPr>
          <w:rFonts w:ascii="Arial" w:hAnsi="Arial" w:cs="Arial"/>
          <w:noProof/>
          <w:color w:val="1F497D" w:themeColor="text2"/>
          <w:szCs w:val="24"/>
          <w:lang w:val="es-CO" w:eastAsia="es-CO"/>
        </w:rPr>
        <w:pict>
          <v:shape id="Text Box 4" o:spid="_x0000_s1054" type="#_x0000_t202" style="width:335pt;height:24.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7nfgIAAAc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" stroked="f">
            <v:textbox inset="0,0,0,0">
              <w:txbxContent>
                <w:p w:rsidR="008B38F0" w:rsidRPr="00527FA0" w:rsidRDefault="008B38F0" w:rsidP="00A175DA">
                  <w:r>
                    <w:rPr>
                      <w:i/>
                      <w:sz w:val="18"/>
                      <w:szCs w:val="18"/>
                    </w:rPr>
                    <w:t>Una ilustración del modelo en cascada propuesto por Wiston W. Royce. Se ven claramente las 5 fases que definían este modelo.</w:t>
                  </w:r>
                </w:p>
              </w:txbxContent>
            </v:textbox>
            <w10:wrap type="none"/>
            <w10:anchorlock/>
          </v:shape>
        </w:pict>
      </w:r>
    </w:p>
    <w:p w:rsidR="00380229" w:rsidRDefault="00A175DA">
      <w:pPr>
        <w:rPr>
          <w:rFonts w:ascii="Arial" w:hAnsi="Arial" w:cs="Arial"/>
          <w:b/>
          <w:szCs w:val="24"/>
          <w:lang w:val="es-CO"/>
        </w:rPr>
      </w:pPr>
      <w:r w:rsidRPr="0007042C">
        <w:rPr>
          <w:rFonts w:ascii="Arial" w:hAnsi="Arial" w:cs="Arial"/>
          <w:b/>
          <w:szCs w:val="24"/>
          <w:lang w:val="es-CO"/>
        </w:rPr>
        <w:t>Modelo iterativo:</w:t>
      </w:r>
    </w:p>
    <w:p w:rsidR="00380229" w:rsidRDefault="00A175DA">
      <w:pPr>
        <w:rPr>
          <w:rFonts w:ascii="Arial" w:hAnsi="Arial" w:cs="Arial"/>
          <w:szCs w:val="24"/>
          <w:lang w:val="es-CO"/>
        </w:rPr>
      </w:pPr>
      <w:r w:rsidRPr="0007042C">
        <w:rPr>
          <w:rFonts w:ascii="Arial" w:hAnsi="Arial" w:cs="Arial"/>
          <w:szCs w:val="24"/>
          <w:lang w:val="es-CO"/>
        </w:rPr>
        <w:t>Del modelo cascada surge un modelo conocido como el modelo iterativo. Consiste en la iteración de fases repetidas veces hasta obtener un producto final. Este modelo está enfocado en el desarrollo</w:t>
      </w:r>
      <w:sdt>
        <w:sdtPr>
          <w:rPr>
            <w:rFonts w:ascii="Arial" w:hAnsi="Arial" w:cs="Arial"/>
            <w:szCs w:val="24"/>
            <w:lang w:val="es-CO"/>
          </w:rPr>
          <w:id w:val="33133498"/>
          <w:citation/>
        </w:sdtPr>
        <w:sdtContent>
          <w:r w:rsidR="002956A8" w:rsidRPr="0007042C">
            <w:rPr>
              <w:rFonts w:ascii="Arial" w:hAnsi="Arial" w:cs="Arial"/>
              <w:szCs w:val="24"/>
              <w:lang w:val="es-CO"/>
            </w:rPr>
            <w:fldChar w:fldCharType="begin"/>
          </w:r>
          <w:r w:rsidRPr="0007042C">
            <w:rPr>
              <w:rFonts w:ascii="Arial" w:hAnsi="Arial" w:cs="Arial"/>
              <w:szCs w:val="24"/>
              <w:lang w:val="es-CO"/>
            </w:rPr>
            <w:instrText xml:space="preserve"> CITATION COs13 \l 9226 </w:instrText>
          </w:r>
          <w:r w:rsidR="002956A8" w:rsidRPr="0007042C">
            <w:rPr>
              <w:rFonts w:ascii="Arial" w:hAnsi="Arial" w:cs="Arial"/>
              <w:szCs w:val="24"/>
              <w:lang w:val="es-CO"/>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[7]</w:t>
          </w:r>
          <w:r w:rsidR="002956A8" w:rsidRPr="0007042C">
            <w:rPr>
              <w:rFonts w:ascii="Arial" w:hAnsi="Arial" w:cs="Arial"/>
              <w:szCs w:val="24"/>
              <w:lang w:val="es-CO"/>
            </w:rPr>
            <w:fldChar w:fldCharType="end"/>
          </w:r>
        </w:sdtContent>
      </w:sdt>
      <w:r w:rsidRPr="0007042C">
        <w:rPr>
          <w:rFonts w:ascii="Arial" w:hAnsi="Arial" w:cs="Arial"/>
          <w:szCs w:val="24"/>
          <w:lang w:val="es-CO"/>
        </w:rPr>
        <w:t>. El producto que se va mostrando al cliente va creciendo de forma incremental lo cual permite que se realicen cambios de ser necesario.  Se busca estar en constante comunicación con el cliente para construir un producto más cercano a las necesidades, lo cual se logra a través de una retroalimentación realizada después de cada iteración</w:t>
      </w:r>
      <w:sdt>
        <w:sdtPr>
          <w:rPr>
            <w:rFonts w:ascii="Arial" w:hAnsi="Arial" w:cs="Arial"/>
            <w:szCs w:val="24"/>
            <w:lang w:val="es-CO"/>
          </w:rPr>
          <w:id w:val="33133342"/>
          <w:citation/>
        </w:sdtPr>
        <w:sdtContent>
          <w:r w:rsidR="002956A8" w:rsidRPr="0007042C">
            <w:rPr>
              <w:rFonts w:ascii="Arial" w:hAnsi="Arial" w:cs="Arial"/>
              <w:szCs w:val="24"/>
              <w:lang w:val="es-CO"/>
            </w:rPr>
            <w:fldChar w:fldCharType="begin"/>
          </w:r>
          <w:r w:rsidRPr="0007042C">
            <w:rPr>
              <w:rFonts w:ascii="Arial" w:hAnsi="Arial" w:cs="Arial"/>
              <w:szCs w:val="24"/>
              <w:lang w:val="es-CO"/>
            </w:rPr>
            <w:instrText xml:space="preserve"> CITATION INT09 \l 9226 </w:instrText>
          </w:r>
          <w:r w:rsidR="002956A8" w:rsidRPr="0007042C">
            <w:rPr>
              <w:rFonts w:ascii="Arial" w:hAnsi="Arial" w:cs="Arial"/>
              <w:szCs w:val="24"/>
              <w:lang w:val="es-CO"/>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[6]</w:t>
          </w:r>
          <w:r w:rsidR="002956A8" w:rsidRPr="0007042C">
            <w:rPr>
              <w:rFonts w:ascii="Arial" w:hAnsi="Arial" w:cs="Arial"/>
              <w:szCs w:val="24"/>
              <w:lang w:val="es-CO"/>
            </w:rPr>
            <w:fldChar w:fldCharType="end"/>
          </w:r>
        </w:sdtContent>
      </w:sdt>
      <w:r w:rsidRPr="0007042C">
        <w:rPr>
          <w:rFonts w:ascii="Arial" w:hAnsi="Arial" w:cs="Arial"/>
          <w:szCs w:val="24"/>
          <w:lang w:val="es-CO"/>
        </w:rPr>
        <w:t xml:space="preserve">. </w:t>
      </w:r>
    </w:p>
    <w:p w:rsidR="00380229" w:rsidRDefault="00A175DA">
      <w:pPr>
        <w:rPr>
          <w:rFonts w:ascii="Arial" w:hAnsi="Arial" w:cs="Arial"/>
        </w:rPr>
      </w:pPr>
      <w:r w:rsidRPr="0007042C">
        <w:rPr>
          <w:rFonts w:ascii="Arial" w:hAnsi="Arial" w:cs="Arial"/>
          <w:noProof/>
          <w:szCs w:val="24"/>
          <w:lang w:val="es-CO" w:eastAsia="es-CO"/>
        </w:rPr>
        <w:drawing>
          <wp:inline distT="0" distB="0" distL="0" distR="0">
            <wp:extent cx="4574215" cy="1710840"/>
            <wp:effectExtent l="19050" t="0" r="0" b="0"/>
            <wp:docPr id="7" name="Imagen 1" descr="http://3.bp.blogspot.com/-ChkBoT0A0i4/UIhE7yfxfCI/AAAAAAAAABw/wyvcdWOANK4/s1600/INCREMENT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ChkBoT0A0i4/UIhE7yfxfCI/AAAAAAAAABw/wyvcdWOANK4/s1600/INCREMENTAL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9061" cy="1716393"/>
                    </a:xfrm>
                    <a:prstGeom prst="rect">
                      <a:avLst/>
                    </a:prstGeom>
                    <a:noFill/>
                    <a:ln>
                      <a:noFill/>
                    </a:ln>
                  </pic:spPr>
                </pic:pic>
              </a:graphicData>
            </a:graphic>
          </wp:inline>
        </w:drawing>
      </w:r>
    </w:p>
    <w:p w:rsidR="00380229" w:rsidRDefault="00AD2DAA">
      <w:pPr>
        <w:pStyle w:val="Epgrafe"/>
        <w:rPr>
          <w:rFonts w:ascii="Arial" w:hAnsi="Arial" w:cs="Arial"/>
          <w:sz w:val="20"/>
        </w:rPr>
      </w:pPr>
      <w:bookmarkStart w:id="1802" w:name="_Toc382447398"/>
      <w:r w:rsidRPr="0007042C">
        <w:rPr>
          <w:rFonts w:ascii="Arial" w:hAnsi="Arial" w:cs="Arial"/>
          <w:sz w:val="20"/>
        </w:rPr>
        <w:t>Figura</w:t>
      </w:r>
      <w:ins w:id="1803" w:author="Familia Valderrama A" w:date="2014-03-13T04:13:00Z">
        <w:r w:rsidR="003146DF">
          <w:rPr>
            <w:rFonts w:ascii="Arial" w:hAnsi="Arial" w:cs="Arial"/>
            <w:sz w:val="20"/>
          </w:rPr>
          <w:t xml:space="preserve"> </w:t>
        </w:r>
      </w:ins>
      <w:del w:id="1804" w:author="Familia Valderrama A" w:date="2014-03-13T04:13:00Z">
        <w:r w:rsidRPr="0007042C" w:rsidDel="003146DF">
          <w:rPr>
            <w:rFonts w:ascii="Arial" w:hAnsi="Arial" w:cs="Arial"/>
            <w:sz w:val="20"/>
          </w:rPr>
          <w:delText xml:space="preserve"> </w:delText>
        </w:r>
      </w:del>
      <w:ins w:id="1805" w:author="Familia Valderrama A" w:date="2014-03-13T04:13:00Z">
        <w:r w:rsidR="003146DF">
          <w:rPr>
            <w:rFonts w:ascii="Arial" w:hAnsi="Arial" w:cs="Arial"/>
            <w:sz w:val="20"/>
          </w:rPr>
          <w:t>8</w:t>
        </w:r>
      </w:ins>
      <w:ins w:id="1806" w:author="Familia Valderrama A" w:date="2014-03-13T03:51:00Z">
        <w:r w:rsidR="000C4ADE">
          <w:rPr>
            <w:rFonts w:ascii="Arial" w:hAnsi="Arial" w:cs="Arial"/>
            <w:sz w:val="20"/>
          </w:rPr>
          <w:t>.</w:t>
        </w:r>
      </w:ins>
      <w:ins w:id="1807" w:author="Familia Valderrama A" w:date="2014-04-24T00:29:00Z">
        <w:r w:rsidR="00C84773">
          <w:rPr>
            <w:rFonts w:ascii="Arial" w:hAnsi="Arial" w:cs="Arial"/>
            <w:sz w:val="20"/>
          </w:rPr>
          <w:fldChar w:fldCharType="begin"/>
        </w:r>
        <w:r w:rsidR="00C84773">
          <w:rPr>
            <w:rFonts w:ascii="Arial" w:hAnsi="Arial" w:cs="Arial"/>
            <w:sz w:val="20"/>
          </w:rPr>
          <w:instrText xml:space="preserve"> STYLEREF 1 \s </w:instrText>
        </w:r>
      </w:ins>
      <w:r w:rsidR="00C84773">
        <w:rPr>
          <w:rFonts w:ascii="Arial" w:hAnsi="Arial" w:cs="Arial"/>
          <w:sz w:val="20"/>
        </w:rPr>
        <w:fldChar w:fldCharType="separate"/>
      </w:r>
      <w:r w:rsidR="00C84773">
        <w:rPr>
          <w:rFonts w:ascii="Arial" w:hAnsi="Arial" w:cs="Arial"/>
          <w:noProof/>
          <w:sz w:val="20"/>
        </w:rPr>
        <w:t>8</w:t>
      </w:r>
      <w:ins w:id="1808" w:author="Familia Valderrama A" w:date="2014-04-24T00:29:00Z">
        <w:r w:rsidR="00C84773">
          <w:rPr>
            <w:rFonts w:ascii="Arial" w:hAnsi="Arial" w:cs="Arial"/>
            <w:sz w:val="20"/>
          </w:rPr>
          <w:fldChar w:fldCharType="end"/>
        </w:r>
        <w:r w:rsidR="00C84773">
          <w:rPr>
            <w:rFonts w:ascii="Arial" w:hAnsi="Arial" w:cs="Arial"/>
            <w:sz w:val="20"/>
          </w:rPr>
          <w:t>.</w:t>
        </w:r>
        <w:r w:rsidR="00C84773">
          <w:rPr>
            <w:rFonts w:ascii="Arial" w:hAnsi="Arial" w:cs="Arial"/>
            <w:sz w:val="20"/>
          </w:rPr>
          <w:fldChar w:fldCharType="begin"/>
        </w:r>
        <w:r w:rsidR="00C84773">
          <w:rPr>
            <w:rFonts w:ascii="Arial" w:hAnsi="Arial" w:cs="Arial"/>
            <w:sz w:val="20"/>
          </w:rPr>
          <w:instrText xml:space="preserve"> SEQ Figura \* ARABIC \s 1 </w:instrText>
        </w:r>
      </w:ins>
      <w:r w:rsidR="00C84773">
        <w:rPr>
          <w:rFonts w:ascii="Arial" w:hAnsi="Arial" w:cs="Arial"/>
          <w:sz w:val="20"/>
        </w:rPr>
        <w:fldChar w:fldCharType="separate"/>
      </w:r>
      <w:ins w:id="1809" w:author="Familia Valderrama A" w:date="2014-04-24T00:29:00Z">
        <w:r w:rsidR="00C84773">
          <w:rPr>
            <w:rFonts w:ascii="Arial" w:hAnsi="Arial" w:cs="Arial"/>
            <w:noProof/>
            <w:sz w:val="20"/>
          </w:rPr>
          <w:t>2</w:t>
        </w:r>
        <w:r w:rsidR="00C84773">
          <w:rPr>
            <w:rFonts w:ascii="Arial" w:hAnsi="Arial" w:cs="Arial"/>
            <w:sz w:val="20"/>
          </w:rPr>
          <w:fldChar w:fldCharType="end"/>
        </w:r>
      </w:ins>
      <w:del w:id="1810" w:author="Familia Valderrama A" w:date="2014-03-13T03:47:00Z">
        <w:r w:rsidR="002956A8" w:rsidDel="000C4ADE">
          <w:rPr>
            <w:rFonts w:ascii="Arial" w:hAnsi="Arial" w:cs="Arial"/>
            <w:sz w:val="20"/>
          </w:rPr>
          <w:fldChar w:fldCharType="begin"/>
        </w:r>
        <w:r w:rsidR="00F1778F" w:rsidDel="000C4ADE">
          <w:rPr>
            <w:rFonts w:ascii="Arial" w:hAnsi="Arial" w:cs="Arial"/>
            <w:sz w:val="20"/>
          </w:rPr>
          <w:delInstrText xml:space="preserve"> STYLEREF 1 \s </w:delInstrText>
        </w:r>
        <w:r w:rsidR="002956A8" w:rsidDel="000C4ADE">
          <w:rPr>
            <w:rFonts w:ascii="Arial" w:hAnsi="Arial" w:cs="Arial"/>
            <w:sz w:val="20"/>
          </w:rPr>
          <w:fldChar w:fldCharType="separate"/>
        </w:r>
        <w:r w:rsidR="00F1778F" w:rsidDel="000C4ADE">
          <w:rPr>
            <w:rFonts w:ascii="Arial" w:hAnsi="Arial" w:cs="Arial"/>
            <w:noProof/>
            <w:sz w:val="20"/>
          </w:rPr>
          <w:delText>8</w:delText>
        </w:r>
        <w:r w:rsidR="002956A8" w:rsidDel="000C4ADE">
          <w:rPr>
            <w:rFonts w:ascii="Arial" w:hAnsi="Arial" w:cs="Arial"/>
            <w:sz w:val="20"/>
          </w:rPr>
          <w:fldChar w:fldCharType="end"/>
        </w:r>
        <w:r w:rsidR="00F1778F" w:rsidDel="000C4ADE">
          <w:rPr>
            <w:rFonts w:ascii="Arial" w:hAnsi="Arial" w:cs="Arial"/>
            <w:sz w:val="20"/>
          </w:rPr>
          <w:delText>.</w:delText>
        </w:r>
        <w:r w:rsidR="002956A8" w:rsidDel="000C4ADE">
          <w:rPr>
            <w:rFonts w:ascii="Arial" w:hAnsi="Arial" w:cs="Arial"/>
            <w:sz w:val="20"/>
          </w:rPr>
          <w:fldChar w:fldCharType="begin"/>
        </w:r>
        <w:r w:rsidR="00F1778F" w:rsidDel="000C4ADE">
          <w:rPr>
            <w:rFonts w:ascii="Arial" w:hAnsi="Arial" w:cs="Arial"/>
            <w:sz w:val="20"/>
          </w:rPr>
          <w:delInstrText xml:space="preserve"> SEQ Figura \* ARABIC \s 1 </w:delInstrText>
        </w:r>
        <w:r w:rsidR="002956A8" w:rsidDel="000C4ADE">
          <w:rPr>
            <w:rFonts w:ascii="Arial" w:hAnsi="Arial" w:cs="Arial"/>
            <w:sz w:val="20"/>
          </w:rPr>
          <w:fldChar w:fldCharType="separate"/>
        </w:r>
        <w:r w:rsidR="00F1778F" w:rsidDel="000C4ADE">
          <w:rPr>
            <w:rFonts w:ascii="Arial" w:hAnsi="Arial" w:cs="Arial"/>
            <w:noProof/>
            <w:sz w:val="20"/>
          </w:rPr>
          <w:delText>2</w:delText>
        </w:r>
        <w:r w:rsidR="002956A8" w:rsidDel="000C4ADE">
          <w:rPr>
            <w:rFonts w:ascii="Arial" w:hAnsi="Arial" w:cs="Arial"/>
            <w:sz w:val="20"/>
          </w:rPr>
          <w:fldChar w:fldCharType="end"/>
        </w:r>
      </w:del>
      <w:r w:rsidRPr="0007042C">
        <w:rPr>
          <w:rFonts w:ascii="Arial" w:hAnsi="Arial" w:cs="Arial"/>
          <w:sz w:val="20"/>
        </w:rPr>
        <w:t xml:space="preserve"> – Modelo Incremental Iterativo</w:t>
      </w:r>
      <w:sdt>
        <w:sdtPr>
          <w:rPr>
            <w:rFonts w:ascii="Arial" w:hAnsi="Arial" w:cs="Arial"/>
            <w:sz w:val="20"/>
          </w:rPr>
          <w:id w:val="28474850"/>
          <w:citation/>
        </w:sdtPr>
        <w:sdtContent>
          <w:r w:rsidR="002956A8">
            <w:rPr>
              <w:rFonts w:ascii="Arial" w:hAnsi="Arial" w:cs="Arial"/>
              <w:sz w:val="20"/>
            </w:rPr>
            <w:fldChar w:fldCharType="begin"/>
          </w:r>
          <w:r w:rsidR="00CC6A15">
            <w:rPr>
              <w:rFonts w:ascii="Arial" w:hAnsi="Arial" w:cs="Arial"/>
              <w:sz w:val="20"/>
              <w:lang w:val="es-CO"/>
            </w:rPr>
            <w:instrText xml:space="preserve"> CITATION INT09 \l 9226 </w:instrText>
          </w:r>
          <w:r w:rsidR="002956A8">
            <w:rPr>
              <w:rFonts w:ascii="Arial" w:hAnsi="Arial" w:cs="Arial"/>
              <w:sz w:val="20"/>
            </w:rPr>
            <w:fldChar w:fldCharType="separate"/>
          </w:r>
          <w:r w:rsidR="000F5A96">
            <w:rPr>
              <w:rFonts w:ascii="Arial" w:hAnsi="Arial" w:cs="Arial"/>
              <w:noProof/>
              <w:sz w:val="20"/>
              <w:lang w:val="es-CO"/>
            </w:rPr>
            <w:t xml:space="preserve"> </w:t>
          </w:r>
          <w:r w:rsidR="000F5A96" w:rsidRPr="000F5A96">
            <w:rPr>
              <w:rFonts w:ascii="Arial" w:hAnsi="Arial" w:cs="Arial"/>
              <w:noProof/>
              <w:sz w:val="20"/>
              <w:lang w:val="es-CO"/>
            </w:rPr>
            <w:t>[6]</w:t>
          </w:r>
          <w:r w:rsidR="002956A8">
            <w:rPr>
              <w:rFonts w:ascii="Arial" w:hAnsi="Arial" w:cs="Arial"/>
              <w:sz w:val="20"/>
            </w:rPr>
            <w:fldChar w:fldCharType="end"/>
          </w:r>
        </w:sdtContent>
      </w:sdt>
      <w:bookmarkEnd w:id="1802"/>
    </w:p>
    <w:p w:rsidR="00380229" w:rsidRDefault="002956A8">
      <w:pPr>
        <w:rPr>
          <w:rFonts w:ascii="Arial" w:hAnsi="Arial" w:cs="Arial"/>
          <w:szCs w:val="24"/>
        </w:rPr>
      </w:pPr>
      <w:r>
        <w:rPr>
          <w:rFonts w:ascii="Arial" w:hAnsi="Arial" w:cs="Arial"/>
          <w:noProof/>
          <w:szCs w:val="24"/>
          <w:lang w:val="es-CO" w:eastAsia="es-CO"/>
        </w:rPr>
      </w:r>
      <w:r w:rsidRPr="002956A8">
        <w:rPr>
          <w:rFonts w:ascii="Arial" w:hAnsi="Arial" w:cs="Arial"/>
          <w:noProof/>
          <w:szCs w:val="24"/>
          <w:lang w:val="es-CO" w:eastAsia="es-CO"/>
        </w:rPr>
        <w:pict>
          <v:shape id="_x0000_s1053" type="#_x0000_t202" style="width:335pt;height:36.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" stroked="f">
            <v:textbox inset="0,0,0,0">
              <w:txbxContent>
                <w:p w:rsidR="008B38F0" w:rsidRPr="008A3082" w:rsidRDefault="008B38F0" w:rsidP="00A175DA">
                  <w:pPr>
                    <w:rPr>
                      <w:i/>
                      <w:sz w:val="18"/>
                      <w:szCs w:val="18"/>
                    </w:rPr>
                  </w:pPr>
                  <w:r>
                    <w:rPr>
                      <w:i/>
                      <w:sz w:val="18"/>
                      <w:szCs w:val="18"/>
                    </w:rPr>
                    <w:t>En la figura 8</w:t>
                  </w:r>
                  <w:r w:rsidRPr="008A3082">
                    <w:rPr>
                      <w:i/>
                      <w:sz w:val="18"/>
                      <w:szCs w:val="18"/>
                    </w:rPr>
                    <w:t>.</w:t>
                  </w:r>
                  <w:r>
                    <w:rPr>
                      <w:i/>
                      <w:sz w:val="18"/>
                      <w:szCs w:val="18"/>
                    </w:rPr>
                    <w:t>2</w:t>
                  </w:r>
                  <w:r w:rsidRPr="008A3082">
                    <w:rPr>
                      <w:i/>
                      <w:sz w:val="18"/>
                      <w:szCs w:val="18"/>
                    </w:rPr>
                    <w:t xml:space="preserve"> podemos observar un ejemplo claro de cómo es un modelo iterativo, en donde los recuadros rojos representan las iteraciones, y dentro de estos se puede apreciar un claro modelo cascada el cual es adaptado en cada incremento.</w:t>
                  </w:r>
                </w:p>
                <w:p w:rsidR="008B38F0" w:rsidRPr="008A3082" w:rsidRDefault="008B38F0" w:rsidP="00A175DA"/>
                <w:p w:rsidR="008B38F0" w:rsidRPr="008A3082" w:rsidRDefault="008B38F0" w:rsidP="00A175DA"/>
                <w:p w:rsidR="008B38F0" w:rsidRPr="008A3082" w:rsidRDefault="008B38F0" w:rsidP="00A175DA"/>
              </w:txbxContent>
            </v:textbox>
            <w10:wrap type="none"/>
            <w10:anchorlock/>
          </v:shape>
        </w:pict>
      </w:r>
      <w:r w:rsidR="00A175DA" w:rsidRPr="0007042C">
        <w:rPr>
          <w:rFonts w:ascii="Arial" w:hAnsi="Arial" w:cs="Arial"/>
          <w:szCs w:val="24"/>
        </w:rPr>
        <w:br/>
      </w:r>
    </w:p>
    <w:p w:rsidR="00380229" w:rsidRDefault="00A175DA">
      <w:pPr>
        <w:rPr>
          <w:rFonts w:ascii="Arial" w:hAnsi="Arial" w:cs="Arial"/>
          <w:b/>
          <w:szCs w:val="24"/>
        </w:rPr>
      </w:pPr>
      <w:r w:rsidRPr="0007042C">
        <w:rPr>
          <w:rFonts w:ascii="Arial" w:hAnsi="Arial" w:cs="Arial"/>
          <w:b/>
          <w:szCs w:val="24"/>
        </w:rPr>
        <w:t>Modelos ágiles</w:t>
      </w:r>
    </w:p>
    <w:p w:rsidR="00380229" w:rsidRDefault="00A175DA">
      <w:pPr>
        <w:rPr>
          <w:rFonts w:ascii="Arial" w:hAnsi="Arial" w:cs="Arial"/>
          <w:szCs w:val="24"/>
        </w:rPr>
      </w:pPr>
      <w:r w:rsidRPr="0007042C">
        <w:rPr>
          <w:rFonts w:ascii="Arial" w:hAnsi="Arial" w:cs="Arial"/>
          <w:szCs w:val="24"/>
        </w:rPr>
        <w:t>Debido al corto tiempo que se tiene para la entrega del producto se incluyeron técnicas de modelos agiles como el SCRUM y el  XP.</w:t>
      </w:r>
    </w:p>
    <w:p w:rsidR="00380229" w:rsidRDefault="00A175DA">
      <w:pPr>
        <w:rPr>
          <w:rFonts w:ascii="Arial" w:hAnsi="Arial" w:cs="Arial"/>
          <w:b/>
          <w:szCs w:val="24"/>
        </w:rPr>
      </w:pPr>
      <w:commentRangeStart w:id="1811"/>
      <w:r w:rsidRPr="0007042C">
        <w:rPr>
          <w:rFonts w:ascii="Arial" w:hAnsi="Arial" w:cs="Arial"/>
          <w:b/>
          <w:szCs w:val="24"/>
        </w:rPr>
        <w:t>SCRUM</w:t>
      </w:r>
      <w:commentRangeEnd w:id="1811"/>
      <w:r w:rsidR="00E203C4">
        <w:rPr>
          <w:rStyle w:val="Refdecomentario"/>
        </w:rPr>
        <w:commentReference w:id="1811"/>
      </w:r>
      <w:r w:rsidRPr="0007042C">
        <w:rPr>
          <w:rFonts w:ascii="Arial" w:hAnsi="Arial" w:cs="Arial"/>
          <w:b/>
          <w:szCs w:val="24"/>
        </w:rPr>
        <w:t xml:space="preserve">: </w:t>
      </w:r>
    </w:p>
    <w:p w:rsidR="00380229" w:rsidRDefault="00A175DA">
      <w:pPr>
        <w:rPr>
          <w:rFonts w:ascii="Arial" w:hAnsi="Arial" w:cs="Arial"/>
          <w:b/>
          <w:szCs w:val="24"/>
        </w:rPr>
      </w:pPr>
      <w:r w:rsidRPr="0007042C">
        <w:rPr>
          <w:rFonts w:ascii="Arial" w:hAnsi="Arial" w:cs="Arial"/>
          <w:szCs w:val="24"/>
        </w:rPr>
        <w:t xml:space="preserve">Este modelo toma como base el modelo iterativo y a partir de esto propone varias estrategias de trabajo. Para el proyecto </w:t>
      </w:r>
      <w:r w:rsidRPr="0007042C">
        <w:rPr>
          <w:rFonts w:ascii="Arial" w:hAnsi="Arial" w:cs="Arial"/>
          <w:i/>
          <w:szCs w:val="24"/>
        </w:rPr>
        <w:t>¿Adivina Quién?</w:t>
      </w:r>
      <w:r w:rsidRPr="0007042C">
        <w:rPr>
          <w:rFonts w:ascii="Arial" w:hAnsi="Arial" w:cs="Arial"/>
          <w:szCs w:val="24"/>
        </w:rPr>
        <w:t>, se utilizaran las siguientes.</w:t>
      </w:r>
    </w:p>
    <w:p w:rsidR="00380229" w:rsidRDefault="00A175DA">
      <w:pPr>
        <w:pStyle w:val="Prrafodelista"/>
        <w:keepNext w:val="0"/>
        <w:numPr>
          <w:ilvl w:val="0"/>
          <w:numId w:val="9"/>
        </w:numPr>
        <w:suppressAutoHyphens w:val="0"/>
        <w:spacing w:after="160"/>
        <w:jc w:val="left"/>
        <w:rPr>
          <w:rFonts w:ascii="Arial" w:hAnsi="Arial" w:cs="Arial"/>
          <w:szCs w:val="24"/>
        </w:rPr>
      </w:pPr>
      <w:commentRangeStart w:id="1812"/>
      <w:r w:rsidRPr="0007042C">
        <w:rPr>
          <w:rFonts w:ascii="Arial" w:hAnsi="Arial" w:cs="Arial"/>
          <w:szCs w:val="24"/>
        </w:rPr>
        <w:t>Product Backlog</w:t>
      </w:r>
      <w:commentRangeEnd w:id="1812"/>
      <w:r w:rsidR="00E203C4">
        <w:rPr>
          <w:rStyle w:val="Refdecomentario"/>
        </w:rPr>
        <w:commentReference w:id="1812"/>
      </w:r>
      <w:r w:rsidRPr="0007042C">
        <w:rPr>
          <w:rFonts w:ascii="Arial" w:hAnsi="Arial" w:cs="Arial"/>
          <w:szCs w:val="24"/>
        </w:rPr>
        <w:t>: Es una lista de responsabilidades en donde se priorizan las distintas características a desarrollar.</w:t>
      </w:r>
    </w:p>
    <w:p w:rsidR="00380229" w:rsidRDefault="00A175DA">
      <w:pPr>
        <w:pStyle w:val="Prrafodelista"/>
        <w:keepNext w:val="0"/>
        <w:numPr>
          <w:ilvl w:val="0"/>
          <w:numId w:val="9"/>
        </w:numPr>
        <w:suppressAutoHyphens w:val="0"/>
        <w:spacing w:after="160"/>
        <w:jc w:val="left"/>
        <w:rPr>
          <w:rFonts w:ascii="Arial" w:hAnsi="Arial" w:cs="Arial"/>
          <w:szCs w:val="24"/>
        </w:rPr>
      </w:pPr>
      <w:commentRangeStart w:id="1813"/>
      <w:r w:rsidRPr="0007042C">
        <w:rPr>
          <w:rFonts w:ascii="Arial" w:hAnsi="Arial" w:cs="Arial"/>
          <w:szCs w:val="24"/>
        </w:rPr>
        <w:t>Iteraciones de 1-4 semanas</w:t>
      </w:r>
      <w:commentRangeEnd w:id="1813"/>
      <w:r w:rsidR="00E203C4">
        <w:rPr>
          <w:rStyle w:val="Refdecomentario"/>
        </w:rPr>
        <w:commentReference w:id="1813"/>
      </w:r>
      <w:r w:rsidRPr="0007042C">
        <w:rPr>
          <w:rFonts w:ascii="Arial" w:hAnsi="Arial" w:cs="Arial"/>
          <w:szCs w:val="24"/>
        </w:rPr>
        <w:t xml:space="preserve">: Se definen las tareas a desarrollar durante el incremento  </w:t>
      </w:r>
    </w:p>
    <w:p w:rsidR="00380229" w:rsidRDefault="00A175DA">
      <w:pPr>
        <w:pStyle w:val="Prrafodelista"/>
        <w:keepNext w:val="0"/>
        <w:numPr>
          <w:ilvl w:val="0"/>
          <w:numId w:val="9"/>
        </w:numPr>
        <w:suppressAutoHyphens w:val="0"/>
        <w:spacing w:after="160"/>
        <w:jc w:val="left"/>
        <w:rPr>
          <w:rFonts w:ascii="Arial" w:hAnsi="Arial" w:cs="Arial"/>
          <w:szCs w:val="24"/>
        </w:rPr>
      </w:pPr>
      <w:r w:rsidRPr="0007042C">
        <w:rPr>
          <w:rFonts w:ascii="Arial" w:hAnsi="Arial" w:cs="Arial"/>
          <w:szCs w:val="24"/>
        </w:rPr>
        <w:t>Reuniones Semanales: En las reuniones semanales se plantea cuales tareas se desarrollaran en el siguiente incremento y también se discute sobre el avance del incremento actual y hacer la retroalimentación necesaria.</w:t>
      </w:r>
    </w:p>
    <w:p w:rsidR="00380229" w:rsidRDefault="00CC6A15">
      <w:pPr>
        <w:rPr>
          <w:rFonts w:ascii="Arial" w:hAnsi="Arial" w:cs="Arial"/>
          <w:b/>
          <w:szCs w:val="24"/>
        </w:rPr>
      </w:pPr>
      <w:r>
        <w:rPr>
          <w:rFonts w:ascii="Arial" w:hAnsi="Arial" w:cs="Arial"/>
          <w:b/>
          <w:szCs w:val="24"/>
        </w:rPr>
        <w:t>Extreme Programming (XP)</w:t>
      </w:r>
      <w:r w:rsidR="00A175DA" w:rsidRPr="0007042C">
        <w:rPr>
          <w:rFonts w:ascii="Arial" w:hAnsi="Arial" w:cs="Arial"/>
          <w:b/>
          <w:szCs w:val="24"/>
        </w:rPr>
        <w:t xml:space="preserve">: </w:t>
      </w:r>
    </w:p>
    <w:p w:rsidR="00380229" w:rsidRDefault="00A175DA">
      <w:pPr>
        <w:rPr>
          <w:rFonts w:ascii="Arial" w:hAnsi="Arial" w:cs="Arial"/>
          <w:szCs w:val="24"/>
        </w:rPr>
      </w:pPr>
      <w:r w:rsidRPr="0007042C">
        <w:rPr>
          <w:rFonts w:ascii="Arial" w:hAnsi="Arial" w:cs="Arial"/>
          <w:szCs w:val="24"/>
        </w:rPr>
        <w:t>Un modelo ágil enfocado al trabajo en equipo y a una comunicación constante con el cliente</w:t>
      </w:r>
      <w:sdt>
        <w:sdtPr>
          <w:rPr>
            <w:rFonts w:ascii="Arial" w:hAnsi="Arial" w:cs="Arial"/>
            <w:szCs w:val="24"/>
          </w:rPr>
          <w:id w:val="33133337"/>
          <w:citation/>
        </w:sdtPr>
        <w:sdtContent>
          <w:r w:rsidR="002956A8" w:rsidRPr="0007042C">
            <w:rPr>
              <w:rFonts w:ascii="Arial" w:hAnsi="Arial" w:cs="Arial"/>
              <w:szCs w:val="24"/>
            </w:rPr>
            <w:fldChar w:fldCharType="begin"/>
          </w:r>
          <w:r w:rsidRPr="0007042C">
            <w:rPr>
              <w:rFonts w:ascii="Arial" w:hAnsi="Arial" w:cs="Arial"/>
              <w:szCs w:val="24"/>
              <w:lang w:val="es-CO"/>
            </w:rPr>
            <w:instrText xml:space="preserve"> CITATION Wel14 \l 9226 </w:instrText>
          </w:r>
          <w:r w:rsidR="002956A8" w:rsidRPr="0007042C">
            <w:rPr>
              <w:rFonts w:ascii="Arial" w:hAnsi="Arial" w:cs="Arial"/>
              <w:szCs w:val="24"/>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[8]</w:t>
          </w:r>
          <w:r w:rsidR="002956A8" w:rsidRPr="0007042C">
            <w:rPr>
              <w:rFonts w:ascii="Arial" w:hAnsi="Arial" w:cs="Arial"/>
              <w:szCs w:val="24"/>
            </w:rPr>
            <w:fldChar w:fldCharType="end"/>
          </w:r>
        </w:sdtContent>
      </w:sdt>
      <w:sdt>
        <w:sdtPr>
          <w:rPr>
            <w:rFonts w:ascii="Arial" w:hAnsi="Arial" w:cs="Arial"/>
            <w:szCs w:val="24"/>
          </w:rPr>
          <w:id w:val="33133500"/>
          <w:citation/>
        </w:sdtPr>
        <w:sdtContent>
          <w:r w:rsidR="002956A8" w:rsidRPr="0007042C">
            <w:rPr>
              <w:rFonts w:ascii="Arial" w:hAnsi="Arial" w:cs="Arial"/>
              <w:szCs w:val="24"/>
            </w:rPr>
            <w:fldChar w:fldCharType="begin"/>
          </w:r>
          <w:r w:rsidRPr="0007042C">
            <w:rPr>
              <w:rFonts w:ascii="Arial" w:hAnsi="Arial" w:cs="Arial"/>
              <w:szCs w:val="24"/>
              <w:lang w:val="es-CO"/>
            </w:rPr>
            <w:instrText xml:space="preserve"> CITATION Hut \l 9226 </w:instrText>
          </w:r>
          <w:r w:rsidR="002956A8" w:rsidRPr="0007042C">
            <w:rPr>
              <w:rFonts w:ascii="Arial" w:hAnsi="Arial" w:cs="Arial"/>
              <w:szCs w:val="24"/>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[9]</w:t>
          </w:r>
          <w:r w:rsidR="002956A8" w:rsidRPr="0007042C">
            <w:rPr>
              <w:rFonts w:ascii="Arial" w:hAnsi="Arial" w:cs="Arial"/>
              <w:szCs w:val="24"/>
            </w:rPr>
            <w:fldChar w:fldCharType="end"/>
          </w:r>
        </w:sdtContent>
      </w:sdt>
      <w:r w:rsidRPr="0007042C">
        <w:rPr>
          <w:rFonts w:ascii="Arial" w:hAnsi="Arial" w:cs="Arial"/>
          <w:szCs w:val="24"/>
        </w:rPr>
        <w:t xml:space="preserve">. Propone técnicas que definen la modalidad de trabajo, de las cuales se han elegido 3 de 12 existentes </w:t>
      </w:r>
      <w:sdt>
        <w:sdtPr>
          <w:rPr>
            <w:rFonts w:ascii="Arial" w:hAnsi="Arial" w:cs="Arial"/>
            <w:szCs w:val="24"/>
          </w:rPr>
          <w:id w:val="33133545"/>
          <w:citation/>
        </w:sdtPr>
        <w:sdtContent>
          <w:r w:rsidR="002956A8" w:rsidRPr="0007042C">
            <w:rPr>
              <w:rFonts w:ascii="Arial" w:hAnsi="Arial" w:cs="Arial"/>
              <w:szCs w:val="24"/>
            </w:rPr>
            <w:fldChar w:fldCharType="begin"/>
          </w:r>
          <w:r w:rsidRPr="0007042C">
            <w:rPr>
              <w:rFonts w:ascii="Arial" w:hAnsi="Arial" w:cs="Arial"/>
              <w:szCs w:val="24"/>
              <w:lang w:val="es-CO"/>
            </w:rPr>
            <w:instrText xml:space="preserve"> CITATION Fra \l 9226 </w:instrText>
          </w:r>
          <w:r w:rsidR="002956A8" w:rsidRPr="0007042C">
            <w:rPr>
              <w:rFonts w:ascii="Arial" w:hAnsi="Arial" w:cs="Arial"/>
              <w:szCs w:val="24"/>
            </w:rPr>
            <w:fldChar w:fldCharType="separate"/>
          </w:r>
          <w:r w:rsidR="000F5A96" w:rsidRPr="000F5A96">
            <w:rPr>
              <w:rFonts w:ascii="Arial" w:hAnsi="Arial" w:cs="Arial"/>
              <w:noProof/>
              <w:szCs w:val="24"/>
              <w:lang w:val="es-CO"/>
            </w:rPr>
            <w:t>[10]</w:t>
          </w:r>
          <w:r w:rsidR="002956A8" w:rsidRPr="0007042C">
            <w:rPr>
              <w:rFonts w:ascii="Arial" w:hAnsi="Arial" w:cs="Arial"/>
              <w:szCs w:val="24"/>
            </w:rPr>
            <w:fldChar w:fldCharType="end"/>
          </w:r>
        </w:sdtContent>
      </w:sdt>
      <w:r w:rsidRPr="0007042C">
        <w:rPr>
          <w:rFonts w:ascii="Arial" w:hAnsi="Arial" w:cs="Arial"/>
          <w:szCs w:val="24"/>
        </w:rPr>
        <w:t xml:space="preserve"> para el uso durante el proyecto: </w:t>
      </w:r>
    </w:p>
    <w:p w:rsidR="00380229" w:rsidRDefault="00A175DA">
      <w:pPr>
        <w:pStyle w:val="Prrafodelista"/>
        <w:keepNext w:val="0"/>
        <w:numPr>
          <w:ilvl w:val="0"/>
          <w:numId w:val="12"/>
        </w:numPr>
        <w:suppressAutoHyphens w:val="0"/>
        <w:spacing w:after="160"/>
        <w:jc w:val="left"/>
        <w:rPr>
          <w:rFonts w:ascii="Arial" w:hAnsi="Arial" w:cs="Arial"/>
          <w:szCs w:val="24"/>
        </w:rPr>
      </w:pPr>
      <w:r w:rsidRPr="0007042C">
        <w:rPr>
          <w:rFonts w:ascii="Arial" w:hAnsi="Arial" w:cs="Arial"/>
          <w:szCs w:val="24"/>
        </w:rPr>
        <w:t>La escritura de código por parejas.</w:t>
      </w:r>
      <w:r w:rsidR="00CE5D81">
        <w:rPr>
          <w:rFonts w:ascii="Arial" w:hAnsi="Arial" w:cs="Arial"/>
          <w:szCs w:val="24"/>
        </w:rPr>
        <w:t xml:space="preserve"> (Esto para garantizar la calidad del código como se pude ver en la sección </w:t>
      </w:r>
      <w:fldSimple w:instr=" REF _Ref382259306 \r \h  \* MERGEFORMAT ">
        <w:ins w:id="1814" w:author="Estudiante" w:date="2014-04-01T16:48:00Z">
          <w:r w:rsidR="002956A8" w:rsidRPr="002956A8">
            <w:rPr>
              <w:rFonts w:ascii="Arial" w:hAnsi="Arial" w:cs="Arial"/>
              <w:szCs w:val="24"/>
              <w:u w:val="single"/>
              <w:rPrChange w:id="1815" w:author="Estudiante" w:date="2014-04-01T16:48:00Z">
                <w:rPr>
                  <w:sz w:val="16"/>
                  <w:szCs w:val="16"/>
                </w:rPr>
              </w:rPrChange>
            </w:rPr>
            <w:t>12.5</w:t>
          </w:r>
        </w:ins>
        <w:del w:id="1816" w:author="Estudiante" w:date="2014-04-01T16:47:00Z">
          <w:r w:rsidR="00105F74" w:rsidRPr="00105F74" w:rsidDel="000910A8">
            <w:rPr>
              <w:rFonts w:ascii="Arial" w:hAnsi="Arial" w:cs="Arial"/>
              <w:szCs w:val="24"/>
              <w:u w:val="single"/>
            </w:rPr>
            <w:delText>12.5</w:delText>
          </w:r>
        </w:del>
      </w:fldSimple>
      <w:r w:rsidR="00CE5D81">
        <w:rPr>
          <w:rFonts w:ascii="Arial" w:hAnsi="Arial" w:cs="Arial"/>
          <w:szCs w:val="24"/>
        </w:rPr>
        <w:t>)</w:t>
      </w:r>
    </w:p>
    <w:p w:rsidR="00380229" w:rsidRDefault="00A175DA">
      <w:pPr>
        <w:pStyle w:val="Prrafodelista"/>
        <w:keepNext w:val="0"/>
        <w:numPr>
          <w:ilvl w:val="0"/>
          <w:numId w:val="12"/>
        </w:numPr>
        <w:suppressAutoHyphens w:val="0"/>
        <w:spacing w:after="160"/>
        <w:jc w:val="left"/>
        <w:rPr>
          <w:rFonts w:ascii="Arial" w:hAnsi="Arial" w:cs="Arial"/>
          <w:szCs w:val="24"/>
        </w:rPr>
      </w:pPr>
      <w:r w:rsidRPr="0007042C">
        <w:rPr>
          <w:rFonts w:ascii="Arial" w:hAnsi="Arial" w:cs="Arial"/>
          <w:szCs w:val="24"/>
        </w:rPr>
        <w:t>Priorización de tareas</w:t>
      </w:r>
    </w:p>
    <w:p w:rsidR="00380229" w:rsidRDefault="00A175DA">
      <w:pPr>
        <w:pStyle w:val="Prrafodelista"/>
        <w:keepNext w:val="0"/>
        <w:numPr>
          <w:ilvl w:val="0"/>
          <w:numId w:val="12"/>
        </w:numPr>
        <w:suppressAutoHyphens w:val="0"/>
        <w:spacing w:after="160"/>
        <w:jc w:val="left"/>
        <w:rPr>
          <w:rFonts w:ascii="Arial" w:hAnsi="Arial" w:cs="Arial"/>
          <w:szCs w:val="24"/>
        </w:rPr>
      </w:pPr>
      <w:r w:rsidRPr="0007042C">
        <w:rPr>
          <w:rFonts w:ascii="Arial" w:hAnsi="Arial" w:cs="Arial"/>
          <w:szCs w:val="24"/>
        </w:rPr>
        <w:t xml:space="preserve">Pruebas por unidad o funcionalidad. </w:t>
      </w:r>
    </w:p>
    <w:p w:rsidR="00380229" w:rsidRDefault="00A175DA">
      <w:pPr>
        <w:rPr>
          <w:rFonts w:ascii="Arial" w:hAnsi="Arial" w:cs="Arial"/>
          <w:szCs w:val="24"/>
        </w:rPr>
      </w:pPr>
      <w:r w:rsidRPr="0007042C">
        <w:rPr>
          <w:rFonts w:ascii="Arial" w:hAnsi="Arial" w:cs="Arial"/>
          <w:szCs w:val="24"/>
        </w:rPr>
        <w:t>Softlute, tomando los modelos anteriormente presentados, ha desarrolla</w:t>
      </w:r>
      <w:ins w:id="1817" w:author="Familia Valderrama A" w:date="2014-04-24T00:11:00Z">
        <w:r w:rsidR="008B38F0">
          <w:rPr>
            <w:rFonts w:ascii="Arial" w:hAnsi="Arial" w:cs="Arial"/>
            <w:szCs w:val="24"/>
          </w:rPr>
          <w:t>do un ciclo de vida con 4 fases principales</w:t>
        </w:r>
      </w:ins>
      <w:ins w:id="1818" w:author="Familia Valderrama A" w:date="2014-04-24T00:20:00Z">
        <w:r w:rsidR="00905BBB">
          <w:rPr>
            <w:rFonts w:ascii="Arial" w:hAnsi="Arial" w:cs="Arial"/>
            <w:szCs w:val="24"/>
          </w:rPr>
          <w:t xml:space="preserve"> presentadas a continuación junto a las principales actividades que se llevar</w:t>
        </w:r>
      </w:ins>
      <w:ins w:id="1819" w:author="Familia Valderrama A" w:date="2014-04-24T00:21:00Z">
        <w:r w:rsidR="00905BBB">
          <w:rPr>
            <w:rFonts w:ascii="Arial" w:hAnsi="Arial" w:cs="Arial"/>
            <w:szCs w:val="24"/>
          </w:rPr>
          <w:t>án a cabo durante estas</w:t>
        </w:r>
      </w:ins>
      <w:del w:id="1820" w:author="Familia Valderrama A" w:date="2014-04-24T00:11:00Z">
        <w:r w:rsidRPr="0007042C" w:rsidDel="008B38F0">
          <w:rPr>
            <w:rFonts w:ascii="Arial" w:hAnsi="Arial" w:cs="Arial"/>
            <w:szCs w:val="24"/>
          </w:rPr>
          <w:delText xml:space="preserve">do </w:delText>
        </w:r>
      </w:del>
      <w:del w:id="1821" w:author="Familia Valderrama A" w:date="2014-04-24T00:10:00Z">
        <w:r w:rsidRPr="0007042C" w:rsidDel="008B38F0">
          <w:rPr>
            <w:rFonts w:ascii="Arial" w:hAnsi="Arial" w:cs="Arial"/>
            <w:szCs w:val="24"/>
          </w:rPr>
          <w:delText xml:space="preserve">un modelo basado en un ciclo de vida incremental e iterativo con prácticas SCRUM y XP. Este modelo tiene </w:delText>
        </w:r>
        <w:commentRangeStart w:id="1822"/>
        <w:r w:rsidRPr="0007042C" w:rsidDel="008B38F0">
          <w:rPr>
            <w:rFonts w:ascii="Arial" w:hAnsi="Arial" w:cs="Arial"/>
            <w:szCs w:val="24"/>
          </w:rPr>
          <w:delText xml:space="preserve">4 Fases principales las cuales 2 </w:delText>
        </w:r>
        <w:commentRangeEnd w:id="1822"/>
        <w:r w:rsidR="00F40194" w:rsidDel="008B38F0">
          <w:rPr>
            <w:rStyle w:val="Refdecomentario"/>
          </w:rPr>
          <w:commentReference w:id="1822"/>
        </w:r>
        <w:r w:rsidRPr="0007042C" w:rsidDel="008B38F0">
          <w:rPr>
            <w:rFonts w:ascii="Arial" w:hAnsi="Arial" w:cs="Arial"/>
            <w:szCs w:val="24"/>
          </w:rPr>
          <w:delText>de estas tienen 3 sub-fases como se puede ver en la</w:delText>
        </w:r>
        <w:r w:rsidR="00105F74" w:rsidRPr="00105F74" w:rsidDel="008B38F0">
          <w:rPr>
            <w:rFonts w:ascii="Arial" w:hAnsi="Arial" w:cs="Arial"/>
            <w:szCs w:val="24"/>
          </w:rPr>
          <w:delText xml:space="preserve"> </w:delText>
        </w:r>
        <w:r w:rsidR="002956A8" w:rsidDel="008B38F0">
          <w:fldChar w:fldCharType="begin"/>
        </w:r>
        <w:r w:rsidR="000B552D" w:rsidDel="008B38F0">
          <w:delInstrText xml:space="preserve"> REF _Ref382331792 \h  \* MERGEFORMAT </w:delInstrText>
        </w:r>
        <w:r w:rsidR="002956A8" w:rsidDel="008B38F0">
          <w:fldChar w:fldCharType="separate"/>
        </w:r>
      </w:del>
      <w:ins w:id="1823" w:author="Estudiante" w:date="2014-04-01T16:48:00Z">
        <w:del w:id="1824" w:author="Familia Valderrama A" w:date="2014-04-24T00:10:00Z">
          <w:r w:rsidR="002956A8" w:rsidRPr="002956A8" w:rsidDel="008B38F0">
            <w:rPr>
              <w:rFonts w:ascii="Arial" w:hAnsi="Arial" w:cs="Arial"/>
              <w:szCs w:val="24"/>
              <w:u w:val="single"/>
              <w:rPrChange w:id="1825" w:author="Estudiante" w:date="2014-04-01T16:48:00Z">
                <w:rPr>
                  <w:rFonts w:ascii="Arial" w:hAnsi="Arial" w:cs="Arial"/>
                  <w:sz w:val="20"/>
                  <w:szCs w:val="20"/>
                </w:rPr>
              </w:rPrChange>
            </w:rPr>
            <w:delText xml:space="preserve">Figura </w:delText>
          </w:r>
          <w:r w:rsidR="002956A8" w:rsidRPr="002956A8" w:rsidDel="008B38F0">
            <w:rPr>
              <w:rFonts w:ascii="Arial" w:hAnsi="Arial" w:cs="Arial"/>
              <w:noProof/>
              <w:szCs w:val="24"/>
              <w:u w:val="single"/>
              <w:rPrChange w:id="1826" w:author="Estudiante" w:date="2014-04-01T16:48:00Z">
                <w:rPr>
                  <w:rFonts w:ascii="Arial" w:hAnsi="Arial" w:cs="Arial"/>
                  <w:sz w:val="20"/>
                  <w:szCs w:val="20"/>
                </w:rPr>
              </w:rPrChange>
            </w:rPr>
            <w:delText>8.3</w:delText>
          </w:r>
        </w:del>
      </w:ins>
      <w:del w:id="1827" w:author="Familia Valderrama A" w:date="2014-04-24T00:10:00Z">
        <w:r w:rsidR="00105F74" w:rsidRPr="00105F74" w:rsidDel="008B38F0">
          <w:rPr>
            <w:rFonts w:ascii="Arial" w:hAnsi="Arial" w:cs="Arial"/>
            <w:szCs w:val="24"/>
            <w:u w:val="single"/>
          </w:rPr>
          <w:delText xml:space="preserve">Figura </w:delText>
        </w:r>
        <w:r w:rsidR="00105F74" w:rsidRPr="00105F74" w:rsidDel="008B38F0">
          <w:rPr>
            <w:rFonts w:ascii="Arial" w:hAnsi="Arial" w:cs="Arial"/>
            <w:noProof/>
            <w:szCs w:val="24"/>
            <w:u w:val="single"/>
          </w:rPr>
          <w:delText>8</w:delText>
        </w:r>
        <w:r w:rsidR="00105F74" w:rsidRPr="00105F74" w:rsidDel="008B38F0">
          <w:rPr>
            <w:rFonts w:ascii="Arial" w:hAnsi="Arial" w:cs="Arial"/>
            <w:szCs w:val="24"/>
            <w:u w:val="single"/>
          </w:rPr>
          <w:delText>.3</w:delText>
        </w:r>
        <w:r w:rsidR="002956A8" w:rsidDel="008B38F0">
          <w:fldChar w:fldCharType="end"/>
        </w:r>
      </w:del>
      <w:r w:rsidRPr="0007042C">
        <w:rPr>
          <w:rFonts w:ascii="Arial" w:hAnsi="Arial" w:cs="Arial"/>
          <w:szCs w:val="24"/>
        </w:rPr>
        <w:t>:</w:t>
      </w:r>
    </w:p>
    <w:p w:rsidR="008B38F0" w:rsidRDefault="00A175DA">
      <w:pPr>
        <w:pStyle w:val="Prrafodelista"/>
        <w:keepNext w:val="0"/>
        <w:numPr>
          <w:ilvl w:val="0"/>
          <w:numId w:val="10"/>
        </w:numPr>
        <w:suppressAutoHyphens w:val="0"/>
        <w:spacing w:after="160"/>
        <w:rPr>
          <w:rFonts w:ascii="Arial" w:hAnsi="Arial" w:cs="Arial"/>
          <w:szCs w:val="24"/>
        </w:rPr>
        <w:pPrChange w:id="1828" w:author="Sergio" w:date="2014-03-13T00:08:00Z">
          <w:pPr>
            <w:pStyle w:val="Prrafodelista"/>
            <w:keepNext w:val="0"/>
            <w:numPr>
              <w:numId w:val="10"/>
            </w:numPr>
            <w:suppressAutoHyphens w:val="0"/>
            <w:spacing w:after="160"/>
            <w:ind w:hanging="360"/>
            <w:jc w:val="left"/>
          </w:pPr>
        </w:pPrChange>
      </w:pPr>
      <w:commentRangeStart w:id="1829"/>
      <w:r w:rsidRPr="0007042C">
        <w:rPr>
          <w:rFonts w:ascii="Arial" w:hAnsi="Arial" w:cs="Arial"/>
          <w:szCs w:val="24"/>
        </w:rPr>
        <w:t>Inicio del Proyecto: En esta primera fase, una vez asignado el proyecto,  se definen reglas y modalidades de trabajo. Además, se preparan los documentos necesarios para poder iniciar el seguimiento del proyecto (Actas de reunión, plantilla SPMP y para definición de casos de uso). Se definen los roles que va a cumplir cada integrante de un grupo de trabajo.</w:t>
      </w:r>
    </w:p>
    <w:p w:rsidR="008B38F0" w:rsidRDefault="00A175DA">
      <w:pPr>
        <w:pStyle w:val="Prrafodelista"/>
        <w:keepNext w:val="0"/>
        <w:numPr>
          <w:ilvl w:val="0"/>
          <w:numId w:val="10"/>
        </w:numPr>
        <w:suppressAutoHyphens w:val="0"/>
        <w:spacing w:after="160"/>
        <w:rPr>
          <w:rFonts w:ascii="Arial" w:hAnsi="Arial" w:cs="Arial"/>
          <w:szCs w:val="24"/>
        </w:rPr>
        <w:pPrChange w:id="1830" w:author="Sergio" w:date="2014-03-13T00:08:00Z">
          <w:pPr>
            <w:pStyle w:val="Prrafodelista"/>
            <w:keepNext w:val="0"/>
            <w:numPr>
              <w:numId w:val="10"/>
            </w:numPr>
            <w:suppressAutoHyphens w:val="0"/>
            <w:spacing w:after="160"/>
            <w:ind w:hanging="360"/>
            <w:jc w:val="left"/>
          </w:pPr>
        </w:pPrChange>
      </w:pPr>
      <w:r w:rsidRPr="0007042C">
        <w:rPr>
          <w:rFonts w:ascii="Arial" w:hAnsi="Arial" w:cs="Arial"/>
          <w:szCs w:val="24"/>
        </w:rPr>
        <w:t>Planeación</w:t>
      </w:r>
      <w:r w:rsidR="00BA3C57">
        <w:rPr>
          <w:rFonts w:ascii="Arial" w:hAnsi="Arial" w:cs="Arial"/>
          <w:szCs w:val="24"/>
        </w:rPr>
        <w:t xml:space="preserve"> y </w:t>
      </w:r>
      <w:r w:rsidR="00CC6A15">
        <w:rPr>
          <w:rFonts w:ascii="Arial" w:hAnsi="Arial" w:cs="Arial"/>
          <w:szCs w:val="24"/>
        </w:rPr>
        <w:t>Análisis</w:t>
      </w:r>
      <w:r w:rsidRPr="0007042C">
        <w:rPr>
          <w:rFonts w:ascii="Arial" w:hAnsi="Arial" w:cs="Arial"/>
          <w:szCs w:val="24"/>
        </w:rPr>
        <w:t xml:space="preserve">: Se analizan los requerimientos y se definen las fechas claves y entregables del proyecto. Se redactan los documentos de planeación como el SPMP, </w:t>
      </w:r>
      <w:commentRangeStart w:id="1831"/>
      <w:r w:rsidRPr="0007042C">
        <w:rPr>
          <w:rFonts w:ascii="Arial" w:hAnsi="Arial" w:cs="Arial"/>
          <w:szCs w:val="24"/>
        </w:rPr>
        <w:t>se define el ciclo de vida que se va a tomar como base para la creación del calendario.</w:t>
      </w:r>
      <w:commentRangeEnd w:id="1831"/>
      <w:r w:rsidR="00C2162C">
        <w:rPr>
          <w:rStyle w:val="Refdecomentario"/>
        </w:rPr>
        <w:commentReference w:id="1831"/>
      </w:r>
      <w:r w:rsidRPr="0007042C">
        <w:rPr>
          <w:rFonts w:ascii="Arial" w:hAnsi="Arial" w:cs="Arial"/>
          <w:szCs w:val="24"/>
        </w:rPr>
        <w:t xml:space="preserve"> </w:t>
      </w:r>
      <w:ins w:id="1832" w:author="Familia Valderrama A" w:date="2014-04-24T00:11:00Z">
        <w:r w:rsidR="0088407F">
          <w:rPr>
            <w:rFonts w:ascii="Arial" w:hAnsi="Arial" w:cs="Arial"/>
            <w:szCs w:val="24"/>
          </w:rPr>
          <w:t xml:space="preserve"> Se realiza el An</w:t>
        </w:r>
      </w:ins>
      <w:ins w:id="1833" w:author="Familia Valderrama A" w:date="2014-04-24T00:12:00Z">
        <w:r w:rsidR="0088407F">
          <w:rPr>
            <w:rFonts w:ascii="Arial" w:hAnsi="Arial" w:cs="Arial"/>
            <w:szCs w:val="24"/>
          </w:rPr>
          <w:t>álisis de riesgos.</w:t>
        </w:r>
      </w:ins>
    </w:p>
    <w:p w:rsidR="008B38F0" w:rsidRDefault="00A175DA">
      <w:pPr>
        <w:pStyle w:val="Prrafodelista"/>
        <w:keepNext w:val="0"/>
        <w:numPr>
          <w:ilvl w:val="0"/>
          <w:numId w:val="10"/>
        </w:numPr>
        <w:suppressAutoHyphens w:val="0"/>
        <w:spacing w:after="160"/>
        <w:rPr>
          <w:rFonts w:ascii="Arial" w:hAnsi="Arial" w:cs="Arial"/>
          <w:szCs w:val="24"/>
        </w:rPr>
        <w:pPrChange w:id="1834" w:author="Sergio" w:date="2014-03-13T00:08:00Z">
          <w:pPr>
            <w:pStyle w:val="Prrafodelista"/>
            <w:keepNext w:val="0"/>
            <w:numPr>
              <w:numId w:val="10"/>
            </w:numPr>
            <w:suppressAutoHyphens w:val="0"/>
            <w:spacing w:after="160"/>
            <w:ind w:hanging="360"/>
            <w:jc w:val="left"/>
          </w:pPr>
        </w:pPrChange>
      </w:pPr>
      <w:r w:rsidRPr="0007042C">
        <w:rPr>
          <w:rFonts w:ascii="Arial" w:hAnsi="Arial" w:cs="Arial"/>
          <w:szCs w:val="24"/>
        </w:rPr>
        <w:t>Desarrollo: Se hace la implementación de los requerimientos. Es decir se realiza la programación de las soluciones planteadas en la fase de planeación.</w:t>
      </w:r>
    </w:p>
    <w:p w:rsidR="008B38F0" w:rsidRDefault="00091F66">
      <w:pPr>
        <w:pStyle w:val="Prrafodelista"/>
        <w:keepNext w:val="0"/>
        <w:numPr>
          <w:ilvl w:val="0"/>
          <w:numId w:val="10"/>
        </w:numPr>
        <w:suppressAutoHyphens w:val="0"/>
        <w:spacing w:after="160"/>
        <w:rPr>
          <w:rFonts w:ascii="Arial" w:hAnsi="Arial" w:cs="Arial"/>
        </w:rPr>
        <w:pPrChange w:id="1835" w:author="Sergio" w:date="2014-03-13T00:08:00Z">
          <w:pPr>
            <w:pStyle w:val="Prrafodelista"/>
            <w:keepNext w:val="0"/>
            <w:numPr>
              <w:numId w:val="10"/>
            </w:numPr>
            <w:suppressAutoHyphens w:val="0"/>
            <w:spacing w:after="160"/>
            <w:ind w:hanging="360"/>
            <w:jc w:val="left"/>
          </w:pPr>
        </w:pPrChange>
      </w:pPr>
      <w:r>
        <w:rPr>
          <w:rFonts w:ascii="Arial" w:hAnsi="Arial" w:cs="Arial"/>
          <w:szCs w:val="24"/>
        </w:rPr>
        <w:t>Fin del proyecto: Se hace la integración de artefactos, pruebas finales y la entrega final al cliente.</w:t>
      </w:r>
      <w:commentRangeEnd w:id="1829"/>
      <w:r w:rsidR="00C2162C">
        <w:rPr>
          <w:rStyle w:val="Refdecomentario"/>
        </w:rPr>
        <w:commentReference w:id="1829"/>
      </w:r>
    </w:p>
    <w:p w:rsidR="00380229" w:rsidRDefault="00380229">
      <w:pPr>
        <w:keepNext w:val="0"/>
        <w:suppressAutoHyphens w:val="0"/>
        <w:spacing w:after="160"/>
        <w:ind w:left="360"/>
        <w:jc w:val="left"/>
        <w:rPr>
          <w:rFonts w:ascii="Arial" w:hAnsi="Arial" w:cs="Arial"/>
        </w:rPr>
      </w:pPr>
    </w:p>
    <w:p w:rsidR="00380229" w:rsidRDefault="0088407F">
      <w:pPr>
        <w:keepNext w:val="0"/>
        <w:suppressAutoHyphens w:val="0"/>
        <w:spacing w:after="160"/>
        <w:ind w:left="360"/>
        <w:jc w:val="left"/>
        <w:rPr>
          <w:rFonts w:ascii="Arial" w:hAnsi="Arial" w:cs="Arial"/>
          <w:sz w:val="20"/>
          <w:szCs w:val="20"/>
        </w:rPr>
      </w:pPr>
      <w:commentRangeStart w:id="1836"/>
      <w:ins w:id="1837" w:author="Familia Valderrama A" w:date="2014-04-24T00:12:00Z">
        <w:r>
          <w:rPr>
            <w:rFonts w:ascii="Arial" w:hAnsi="Arial" w:cs="Arial"/>
            <w:noProof/>
            <w:sz w:val="20"/>
            <w:szCs w:val="20"/>
            <w:lang w:val="es-CO" w:eastAsia="es-CO"/>
          </w:rPr>
          <w:drawing>
            <wp:inline distT="0" distB="0" distL="0" distR="0">
              <wp:extent cx="4229702" cy="891646"/>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4248548" cy="895619"/>
                      </a:xfrm>
                      <a:prstGeom prst="rect">
                        <a:avLst/>
                      </a:prstGeom>
                      <a:noFill/>
                    </pic:spPr>
                  </pic:pic>
                </a:graphicData>
              </a:graphic>
            </wp:inline>
          </w:drawing>
        </w:r>
      </w:ins>
      <w:del w:id="1838" w:author="Familia Valderrama A" w:date="2014-04-24T00:11:00Z">
        <w:r w:rsidR="008D1E6B" w:rsidDel="0088407F">
          <w:rPr>
            <w:rFonts w:ascii="Arial" w:hAnsi="Arial" w:cs="Arial"/>
            <w:noProof/>
            <w:sz w:val="20"/>
            <w:szCs w:val="20"/>
            <w:lang w:val="es-CO" w:eastAsia="es-CO"/>
          </w:rPr>
          <w:drawing>
            <wp:inline distT="0" distB="0" distL="0" distR="0">
              <wp:extent cx="4212708" cy="1508860"/>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srcRect/>
                      <a:stretch>
                        <a:fillRect/>
                      </a:stretch>
                    </pic:blipFill>
                    <pic:spPr bwMode="auto">
                      <a:xfrm>
                        <a:off x="0" y="0"/>
                        <a:ext cx="4226768" cy="1513896"/>
                      </a:xfrm>
                      <a:prstGeom prst="rect">
                        <a:avLst/>
                      </a:prstGeom>
                      <a:noFill/>
                    </pic:spPr>
                  </pic:pic>
                </a:graphicData>
              </a:graphic>
            </wp:inline>
          </w:drawing>
        </w:r>
      </w:del>
      <w:commentRangeEnd w:id="1836"/>
      <w:r w:rsidR="00C2162C">
        <w:rPr>
          <w:rStyle w:val="Refdecomentario"/>
        </w:rPr>
        <w:commentReference w:id="1836"/>
      </w:r>
    </w:p>
    <w:p w:rsidR="00380229" w:rsidRDefault="00975F6E">
      <w:pPr>
        <w:keepNext w:val="0"/>
        <w:suppressAutoHyphens w:val="0"/>
        <w:spacing w:after="160"/>
        <w:ind w:left="360"/>
        <w:jc w:val="left"/>
        <w:rPr>
          <w:rFonts w:ascii="Arial" w:hAnsi="Arial" w:cs="Arial"/>
          <w:sz w:val="20"/>
          <w:szCs w:val="20"/>
          <w:lang w:val="es-CO"/>
        </w:rPr>
      </w:pPr>
      <w:bookmarkStart w:id="1839" w:name="_Ref382331792"/>
      <w:bookmarkStart w:id="1840" w:name="_Toc382447399"/>
      <w:r w:rsidRPr="00975F6E">
        <w:rPr>
          <w:rFonts w:ascii="Arial" w:hAnsi="Arial" w:cs="Arial"/>
          <w:sz w:val="20"/>
          <w:szCs w:val="20"/>
        </w:rPr>
        <w:t xml:space="preserve">Figura </w:t>
      </w:r>
      <w:ins w:id="1841" w:author="Familia Valderrama A" w:date="2014-03-13T04:13:00Z">
        <w:r w:rsidR="003146DF">
          <w:rPr>
            <w:rFonts w:ascii="Arial" w:hAnsi="Arial" w:cs="Arial"/>
            <w:sz w:val="20"/>
            <w:szCs w:val="20"/>
          </w:rPr>
          <w:t>8</w:t>
        </w:r>
      </w:ins>
      <w:ins w:id="1842" w:author="Familia Valderrama A" w:date="2014-03-13T03:51:00Z">
        <w:r w:rsidR="000C4ADE">
          <w:rPr>
            <w:rFonts w:ascii="Arial" w:hAnsi="Arial" w:cs="Arial"/>
            <w:sz w:val="20"/>
            <w:szCs w:val="20"/>
          </w:rPr>
          <w:t>.</w:t>
        </w:r>
      </w:ins>
      <w:ins w:id="1843" w:author="Familia Valderrama A" w:date="2014-04-24T00:29:00Z">
        <w:r w:rsidR="00C84773">
          <w:rPr>
            <w:rFonts w:ascii="Arial" w:hAnsi="Arial" w:cs="Arial"/>
            <w:sz w:val="20"/>
            <w:szCs w:val="20"/>
          </w:rPr>
          <w:fldChar w:fldCharType="begin"/>
        </w:r>
        <w:r w:rsidR="00C84773">
          <w:rPr>
            <w:rFonts w:ascii="Arial" w:hAnsi="Arial" w:cs="Arial"/>
            <w:sz w:val="20"/>
            <w:szCs w:val="20"/>
          </w:rPr>
          <w:instrText xml:space="preserve"> STYLEREF 1 \s </w:instrText>
        </w:r>
      </w:ins>
      <w:r w:rsidR="00C84773">
        <w:rPr>
          <w:rFonts w:ascii="Arial" w:hAnsi="Arial" w:cs="Arial"/>
          <w:sz w:val="20"/>
          <w:szCs w:val="20"/>
        </w:rPr>
        <w:fldChar w:fldCharType="separate"/>
      </w:r>
      <w:r w:rsidR="00C84773">
        <w:rPr>
          <w:rFonts w:ascii="Arial" w:hAnsi="Arial" w:cs="Arial"/>
          <w:noProof/>
          <w:sz w:val="20"/>
          <w:szCs w:val="20"/>
        </w:rPr>
        <w:t>8</w:t>
      </w:r>
      <w:ins w:id="1844" w:author="Familia Valderrama A" w:date="2014-04-24T00:29:00Z">
        <w:r w:rsidR="00C84773">
          <w:rPr>
            <w:rFonts w:ascii="Arial" w:hAnsi="Arial" w:cs="Arial"/>
            <w:sz w:val="20"/>
            <w:szCs w:val="20"/>
          </w:rPr>
          <w:fldChar w:fldCharType="end"/>
        </w:r>
        <w:r w:rsidR="00C84773">
          <w:rPr>
            <w:rFonts w:ascii="Arial" w:hAnsi="Arial" w:cs="Arial"/>
            <w:sz w:val="20"/>
            <w:szCs w:val="20"/>
          </w:rPr>
          <w:t>.</w:t>
        </w:r>
        <w:r w:rsidR="00C84773">
          <w:rPr>
            <w:rFonts w:ascii="Arial" w:hAnsi="Arial" w:cs="Arial"/>
            <w:sz w:val="20"/>
            <w:szCs w:val="20"/>
          </w:rPr>
          <w:fldChar w:fldCharType="begin"/>
        </w:r>
        <w:r w:rsidR="00C84773">
          <w:rPr>
            <w:rFonts w:ascii="Arial" w:hAnsi="Arial" w:cs="Arial"/>
            <w:sz w:val="20"/>
            <w:szCs w:val="20"/>
          </w:rPr>
          <w:instrText xml:space="preserve"> SEQ Figura \* ARABIC \s 1 </w:instrText>
        </w:r>
      </w:ins>
      <w:r w:rsidR="00C84773">
        <w:rPr>
          <w:rFonts w:ascii="Arial" w:hAnsi="Arial" w:cs="Arial"/>
          <w:sz w:val="20"/>
          <w:szCs w:val="20"/>
        </w:rPr>
        <w:fldChar w:fldCharType="separate"/>
      </w:r>
      <w:ins w:id="1845" w:author="Familia Valderrama A" w:date="2014-04-24T00:29:00Z">
        <w:r w:rsidR="00C84773">
          <w:rPr>
            <w:rFonts w:ascii="Arial" w:hAnsi="Arial" w:cs="Arial"/>
            <w:noProof/>
            <w:sz w:val="20"/>
            <w:szCs w:val="20"/>
          </w:rPr>
          <w:t>3</w:t>
        </w:r>
        <w:r w:rsidR="00C84773">
          <w:rPr>
            <w:rFonts w:ascii="Arial" w:hAnsi="Arial" w:cs="Arial"/>
            <w:sz w:val="20"/>
            <w:szCs w:val="20"/>
          </w:rPr>
          <w:fldChar w:fldCharType="end"/>
        </w:r>
      </w:ins>
      <w:del w:id="1846" w:author="Familia Valderrama A" w:date="2014-03-13T03:47:00Z">
        <w:r w:rsidR="002956A8" w:rsidRPr="00975F6E" w:rsidDel="000C4ADE">
          <w:rPr>
            <w:rFonts w:ascii="Arial" w:hAnsi="Arial" w:cs="Arial"/>
            <w:sz w:val="20"/>
            <w:szCs w:val="20"/>
          </w:rPr>
          <w:fldChar w:fldCharType="begin"/>
        </w:r>
        <w:r w:rsidRPr="00975F6E" w:rsidDel="000C4ADE">
          <w:rPr>
            <w:rFonts w:ascii="Arial" w:hAnsi="Arial" w:cs="Arial"/>
            <w:sz w:val="20"/>
            <w:szCs w:val="20"/>
          </w:rPr>
          <w:delInstrText xml:space="preserve"> STYLEREF 1 \s </w:delInstrText>
        </w:r>
        <w:r w:rsidR="002956A8" w:rsidRPr="00975F6E" w:rsidDel="000C4ADE">
          <w:rPr>
            <w:rFonts w:ascii="Arial" w:hAnsi="Arial" w:cs="Arial"/>
            <w:sz w:val="20"/>
            <w:szCs w:val="20"/>
          </w:rPr>
          <w:fldChar w:fldCharType="separate"/>
        </w:r>
        <w:r w:rsidRPr="00975F6E" w:rsidDel="000C4ADE">
          <w:rPr>
            <w:rFonts w:ascii="Arial" w:hAnsi="Arial" w:cs="Arial"/>
            <w:noProof/>
            <w:sz w:val="20"/>
            <w:szCs w:val="20"/>
          </w:rPr>
          <w:delText>8</w:delText>
        </w:r>
        <w:r w:rsidR="002956A8" w:rsidRPr="00975F6E" w:rsidDel="000C4ADE">
          <w:rPr>
            <w:rFonts w:ascii="Arial" w:hAnsi="Arial" w:cs="Arial"/>
            <w:sz w:val="20"/>
            <w:szCs w:val="20"/>
          </w:rPr>
          <w:fldChar w:fldCharType="end"/>
        </w:r>
        <w:r w:rsidRPr="00975F6E" w:rsidDel="000C4ADE">
          <w:rPr>
            <w:rFonts w:ascii="Arial" w:hAnsi="Arial" w:cs="Arial"/>
            <w:sz w:val="20"/>
            <w:szCs w:val="20"/>
          </w:rPr>
          <w:delText>.</w:delText>
        </w:r>
        <w:r w:rsidR="002956A8" w:rsidRPr="00975F6E" w:rsidDel="000C4ADE">
          <w:rPr>
            <w:rFonts w:ascii="Arial" w:hAnsi="Arial" w:cs="Arial"/>
            <w:sz w:val="20"/>
            <w:szCs w:val="20"/>
          </w:rPr>
          <w:fldChar w:fldCharType="begin"/>
        </w:r>
        <w:r w:rsidRPr="00975F6E" w:rsidDel="000C4ADE">
          <w:rPr>
            <w:rFonts w:ascii="Arial" w:hAnsi="Arial" w:cs="Arial"/>
            <w:sz w:val="20"/>
            <w:szCs w:val="20"/>
          </w:rPr>
          <w:delInstrText xml:space="preserve"> SEQ Figura \* ARABIC \s 1 </w:delInstrText>
        </w:r>
        <w:r w:rsidR="002956A8" w:rsidRPr="00975F6E" w:rsidDel="000C4ADE">
          <w:rPr>
            <w:rFonts w:ascii="Arial" w:hAnsi="Arial" w:cs="Arial"/>
            <w:sz w:val="20"/>
            <w:szCs w:val="20"/>
          </w:rPr>
          <w:fldChar w:fldCharType="separate"/>
        </w:r>
        <w:r w:rsidRPr="00975F6E" w:rsidDel="000C4ADE">
          <w:rPr>
            <w:rFonts w:ascii="Arial" w:hAnsi="Arial" w:cs="Arial"/>
            <w:noProof/>
            <w:sz w:val="20"/>
            <w:szCs w:val="20"/>
          </w:rPr>
          <w:delText>3</w:delText>
        </w:r>
        <w:r w:rsidR="002956A8" w:rsidRPr="00975F6E" w:rsidDel="000C4ADE">
          <w:rPr>
            <w:rFonts w:ascii="Arial" w:hAnsi="Arial" w:cs="Arial"/>
            <w:sz w:val="20"/>
            <w:szCs w:val="20"/>
          </w:rPr>
          <w:fldChar w:fldCharType="end"/>
        </w:r>
      </w:del>
      <w:bookmarkEnd w:id="1839"/>
      <w:r w:rsidRPr="00975F6E">
        <w:rPr>
          <w:rFonts w:ascii="Arial" w:hAnsi="Arial" w:cs="Arial"/>
          <w:sz w:val="20"/>
          <w:szCs w:val="20"/>
        </w:rPr>
        <w:t xml:space="preserve"> - </w:t>
      </w:r>
      <w:r w:rsidRPr="00975F6E">
        <w:rPr>
          <w:rFonts w:ascii="Arial" w:hAnsi="Arial" w:cs="Arial"/>
          <w:sz w:val="20"/>
          <w:szCs w:val="20"/>
          <w:lang w:val="es-CO"/>
        </w:rPr>
        <w:t>Modelo de ciclo de vida para el proyecto ¿Adivina Quién?</w:t>
      </w:r>
      <w:bookmarkEnd w:id="1840"/>
    </w:p>
    <w:p w:rsidR="00380229" w:rsidRDefault="002956A8">
      <w:pPr>
        <w:keepNext w:val="0"/>
        <w:suppressAutoHyphens w:val="0"/>
        <w:spacing w:after="160"/>
        <w:ind w:left="360"/>
        <w:jc w:val="left"/>
        <w:rPr>
          <w:rFonts w:ascii="Arial" w:hAnsi="Arial" w:cs="Arial"/>
          <w:szCs w:val="24"/>
        </w:rPr>
      </w:pPr>
      <w:del w:id="1847" w:author="Familia Valderrama A" w:date="2014-04-24T00:21:00Z">
        <w:r w:rsidDel="00C84773">
          <w:rPr>
            <w:rFonts w:ascii="Arial" w:hAnsi="Arial" w:cs="Arial"/>
            <w:noProof/>
            <w:szCs w:val="24"/>
            <w:lang w:val="es-CO" w:eastAsia="es-CO"/>
          </w:rPr>
        </w:r>
        <w:r w:rsidRPr="002956A8" w:rsidDel="00C84773">
          <w:rPr>
            <w:rFonts w:ascii="Arial" w:hAnsi="Arial" w:cs="Arial"/>
            <w:noProof/>
            <w:szCs w:val="24"/>
            <w:lang w:val="es-CO" w:eastAsia="es-CO"/>
          </w:rPr>
          <w:pict>
            <v:shape id="Cuadro de texto 2" o:spid="_x0000_s1052" type="#_x0000_t202" style="width:325.8pt;height:28.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" fillcolor="white [3201]" stroked="f" strokecolor="black [3200]" strokeweight="1pt">
              <v:stroke dashstyle="dash"/>
              <v:shadow color="#868686"/>
              <v:textbox>
                <w:txbxContent>
                  <w:p w:rsidR="008B38F0" w:rsidRPr="00D825AD" w:rsidRDefault="008B38F0" w:rsidP="00A175DA">
                    <w:pPr>
                      <w:spacing w:after="0"/>
                      <w:rPr>
                        <w:i/>
                        <w:sz w:val="18"/>
                        <w:szCs w:val="18"/>
                        <w:lang w:val="es-CO"/>
                      </w:rPr>
                    </w:pPr>
                    <w:r w:rsidRPr="00D825AD">
                      <w:rPr>
                        <w:i/>
                        <w:sz w:val="18"/>
                        <w:szCs w:val="18"/>
                        <w:lang w:val="es-CO"/>
                      </w:rPr>
                      <w:t>Se muestran las principales fases del ciclo de vida, el orden en el que se realizan y la relación entre ellas.</w:t>
                    </w:r>
                  </w:p>
                </w:txbxContent>
              </v:textbox>
              <w10:wrap type="none"/>
              <w10:anchorlock/>
            </v:shape>
          </w:pict>
        </w:r>
      </w:del>
    </w:p>
    <w:p w:rsidR="000C4ADE" w:rsidRDefault="00A175DA">
      <w:pPr>
        <w:rPr>
          <w:ins w:id="1848" w:author="Familia Valderrama A" w:date="2014-04-24T00:25:00Z"/>
          <w:rFonts w:ascii="Arial" w:hAnsi="Arial" w:cs="Arial"/>
          <w:szCs w:val="24"/>
        </w:rPr>
      </w:pPr>
      <w:commentRangeStart w:id="1849"/>
      <w:del w:id="1850" w:author="Familia Valderrama A" w:date="2014-04-24T00:12:00Z">
        <w:r w:rsidRPr="0007042C" w:rsidDel="0088407F">
          <w:rPr>
            <w:rFonts w:ascii="Arial" w:hAnsi="Arial" w:cs="Arial"/>
            <w:szCs w:val="24"/>
          </w:rPr>
          <w:delText>Se puede observar como las fases de planeación y desarrollo están compuestas de tres sub-fases:</w:delText>
        </w:r>
        <w:commentRangeEnd w:id="1849"/>
        <w:r w:rsidR="00F40194" w:rsidDel="0088407F">
          <w:rPr>
            <w:rStyle w:val="Refdecomentario"/>
          </w:rPr>
          <w:commentReference w:id="1849"/>
        </w:r>
      </w:del>
      <w:ins w:id="1851" w:author="Familia Valderrama A" w:date="2014-04-24T00:12:00Z">
        <w:r w:rsidR="0088407F">
          <w:rPr>
            <w:rFonts w:ascii="Arial" w:hAnsi="Arial" w:cs="Arial"/>
            <w:szCs w:val="24"/>
          </w:rPr>
          <w:t xml:space="preserve">Las fases de Planeación y </w:t>
        </w:r>
      </w:ins>
      <w:ins w:id="1852" w:author="Familia Valderrama A" w:date="2014-04-24T00:13:00Z">
        <w:r w:rsidR="0088407F">
          <w:rPr>
            <w:rFonts w:ascii="Arial" w:hAnsi="Arial" w:cs="Arial"/>
            <w:szCs w:val="24"/>
          </w:rPr>
          <w:t>análisis</w:t>
        </w:r>
      </w:ins>
      <w:ins w:id="1853" w:author="Familia Valderrama A" w:date="2014-04-24T00:12:00Z">
        <w:r w:rsidR="0088407F">
          <w:rPr>
            <w:rFonts w:ascii="Arial" w:hAnsi="Arial" w:cs="Arial"/>
            <w:szCs w:val="24"/>
          </w:rPr>
          <w:t xml:space="preserve"> junto con </w:t>
        </w:r>
      </w:ins>
      <w:ins w:id="1854" w:author="Familia Valderrama A" w:date="2014-04-24T00:13:00Z">
        <w:r w:rsidR="0088407F">
          <w:rPr>
            <w:rFonts w:ascii="Arial" w:hAnsi="Arial" w:cs="Arial"/>
            <w:szCs w:val="24"/>
          </w:rPr>
          <w:t>la fase de desarrollo se va</w:t>
        </w:r>
      </w:ins>
      <w:ins w:id="1855" w:author="Familia Valderrama A" w:date="2014-04-24T00:19:00Z">
        <w:r w:rsidR="00905BBB">
          <w:rPr>
            <w:rFonts w:ascii="Arial" w:hAnsi="Arial" w:cs="Arial"/>
            <w:szCs w:val="24"/>
          </w:rPr>
          <w:t>n</w:t>
        </w:r>
      </w:ins>
      <w:ins w:id="1856" w:author="Familia Valderrama A" w:date="2014-04-24T00:13:00Z">
        <w:r w:rsidR="0088407F">
          <w:rPr>
            <w:rFonts w:ascii="Arial" w:hAnsi="Arial" w:cs="Arial"/>
            <w:szCs w:val="24"/>
          </w:rPr>
          <w:t xml:space="preserve"> a trabajar como en el modelo de Scrum, utilizando la metodología de sprints.</w:t>
        </w:r>
      </w:ins>
    </w:p>
    <w:p w:rsidR="00C84773" w:rsidRDefault="00C84773" w:rsidP="00C84773">
      <w:pPr>
        <w:rPr>
          <w:ins w:id="1857" w:author="Familia Valderrama A" w:date="2014-04-24T00:29:00Z"/>
        </w:rPr>
        <w:pPrChange w:id="1858" w:author="Familia Valderrama A" w:date="2014-04-24T00:29:00Z">
          <w:pPr/>
        </w:pPrChange>
      </w:pPr>
      <w:ins w:id="1859" w:author="Familia Valderrama A" w:date="2014-04-24T00:29:00Z">
        <w:r>
          <w:rPr>
            <w:rFonts w:ascii="Arial" w:hAnsi="Arial" w:cs="Arial"/>
            <w:noProof/>
            <w:szCs w:val="24"/>
            <w:lang w:val="es-CO" w:eastAsia="es-CO"/>
          </w:rPr>
          <w:drawing>
            <wp:inline distT="0" distB="0" distL="0" distR="0">
              <wp:extent cx="3857625" cy="1438275"/>
              <wp:effectExtent l="19050" t="0" r="9525" b="0"/>
              <wp:docPr id="1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3872178" cy="1443701"/>
                      </a:xfrm>
                      <a:prstGeom prst="rect">
                        <a:avLst/>
                      </a:prstGeom>
                      <a:noFill/>
                    </pic:spPr>
                  </pic:pic>
                </a:graphicData>
              </a:graphic>
            </wp:inline>
          </w:drawing>
        </w:r>
      </w:ins>
    </w:p>
    <w:p w:rsidR="00C84773" w:rsidRPr="00C84773" w:rsidRDefault="00C84773" w:rsidP="00C84773">
      <w:pPr>
        <w:pStyle w:val="Epgrafe"/>
        <w:rPr>
          <w:sz w:val="18"/>
          <w:rPrChange w:id="1860" w:author="Familia Valderrama A" w:date="2014-04-24T00:30:00Z">
            <w:rPr>
              <w:rFonts w:ascii="Arial" w:hAnsi="Arial" w:cs="Arial"/>
              <w:szCs w:val="24"/>
            </w:rPr>
          </w:rPrChange>
        </w:rPr>
        <w:pPrChange w:id="1861" w:author="Familia Valderrama A" w:date="2014-04-24T00:29:00Z">
          <w:pPr/>
        </w:pPrChange>
      </w:pPr>
      <w:ins w:id="1862" w:author="Familia Valderrama A" w:date="2014-04-24T00:29:00Z">
        <w:r w:rsidRPr="00C84773">
          <w:rPr>
            <w:sz w:val="18"/>
            <w:rPrChange w:id="1863" w:author="Familia Valderrama A" w:date="2014-04-24T00:29:00Z">
              <w:rPr/>
            </w:rPrChange>
          </w:rPr>
          <w:t xml:space="preserve">Figura </w:t>
        </w:r>
        <w:r w:rsidRPr="00C84773">
          <w:rPr>
            <w:sz w:val="18"/>
            <w:rPrChange w:id="1864" w:author="Familia Valderrama A" w:date="2014-04-24T00:29:00Z">
              <w:rPr/>
            </w:rPrChange>
          </w:rPr>
          <w:fldChar w:fldCharType="begin"/>
        </w:r>
        <w:r w:rsidRPr="00C84773">
          <w:rPr>
            <w:sz w:val="18"/>
            <w:rPrChange w:id="1865" w:author="Familia Valderrama A" w:date="2014-04-24T00:29:00Z">
              <w:rPr/>
            </w:rPrChange>
          </w:rPr>
          <w:instrText xml:space="preserve"> STYLEREF 1 \s </w:instrText>
        </w:r>
      </w:ins>
      <w:r w:rsidRPr="00C84773">
        <w:rPr>
          <w:sz w:val="18"/>
          <w:rPrChange w:id="1866" w:author="Familia Valderrama A" w:date="2014-04-24T00:29:00Z">
            <w:rPr/>
          </w:rPrChange>
        </w:rPr>
        <w:fldChar w:fldCharType="separate"/>
      </w:r>
      <w:r w:rsidRPr="00C84773">
        <w:rPr>
          <w:noProof/>
          <w:sz w:val="18"/>
          <w:rPrChange w:id="1867" w:author="Familia Valderrama A" w:date="2014-04-24T00:29:00Z">
            <w:rPr>
              <w:noProof/>
            </w:rPr>
          </w:rPrChange>
        </w:rPr>
        <w:t>8</w:t>
      </w:r>
      <w:ins w:id="1868" w:author="Familia Valderrama A" w:date="2014-04-24T00:29:00Z">
        <w:r w:rsidRPr="00C84773">
          <w:rPr>
            <w:sz w:val="18"/>
            <w:rPrChange w:id="1869" w:author="Familia Valderrama A" w:date="2014-04-24T00:29:00Z">
              <w:rPr/>
            </w:rPrChange>
          </w:rPr>
          <w:fldChar w:fldCharType="end"/>
        </w:r>
        <w:r w:rsidRPr="00C84773">
          <w:rPr>
            <w:sz w:val="18"/>
            <w:rPrChange w:id="1870" w:author="Familia Valderrama A" w:date="2014-04-24T00:29:00Z">
              <w:rPr/>
            </w:rPrChange>
          </w:rPr>
          <w:t>.</w:t>
        </w:r>
        <w:r w:rsidRPr="00C84773">
          <w:rPr>
            <w:sz w:val="18"/>
            <w:rPrChange w:id="1871" w:author="Familia Valderrama A" w:date="2014-04-24T00:29:00Z">
              <w:rPr/>
            </w:rPrChange>
          </w:rPr>
          <w:fldChar w:fldCharType="begin"/>
        </w:r>
        <w:r w:rsidRPr="00C84773">
          <w:rPr>
            <w:sz w:val="18"/>
            <w:rPrChange w:id="1872" w:author="Familia Valderrama A" w:date="2014-04-24T00:29:00Z">
              <w:rPr/>
            </w:rPrChange>
          </w:rPr>
          <w:instrText xml:space="preserve"> SEQ Figura \* ARABIC \s 1 </w:instrText>
        </w:r>
      </w:ins>
      <w:r w:rsidRPr="00C84773">
        <w:rPr>
          <w:sz w:val="18"/>
          <w:rPrChange w:id="1873" w:author="Familia Valderrama A" w:date="2014-04-24T00:29:00Z">
            <w:rPr/>
          </w:rPrChange>
        </w:rPr>
        <w:fldChar w:fldCharType="separate"/>
      </w:r>
      <w:ins w:id="1874" w:author="Familia Valderrama A" w:date="2014-04-24T00:29:00Z">
        <w:r w:rsidRPr="00C84773">
          <w:rPr>
            <w:noProof/>
            <w:sz w:val="18"/>
            <w:rPrChange w:id="1875" w:author="Familia Valderrama A" w:date="2014-04-24T00:29:00Z">
              <w:rPr>
                <w:noProof/>
              </w:rPr>
            </w:rPrChange>
          </w:rPr>
          <w:t>4</w:t>
        </w:r>
        <w:r w:rsidRPr="00C84773">
          <w:rPr>
            <w:sz w:val="18"/>
            <w:rPrChange w:id="1876" w:author="Familia Valderrama A" w:date="2014-04-24T00:29:00Z">
              <w:rPr/>
            </w:rPrChange>
          </w:rPr>
          <w:fldChar w:fldCharType="end"/>
        </w:r>
        <w:r w:rsidRPr="00C84773">
          <w:rPr>
            <w:sz w:val="18"/>
            <w:rPrChange w:id="1877" w:author="Familia Valderrama A" w:date="2014-04-24T00:29:00Z">
              <w:rPr/>
            </w:rPrChange>
          </w:rPr>
          <w:t xml:space="preserve"> -Modelo de ciclo de vida con Iteraciones detalladas</w:t>
        </w:r>
      </w:ins>
    </w:p>
    <w:p w:rsidR="008B38F0" w:rsidRDefault="00A175DA">
      <w:pPr>
        <w:pStyle w:val="Prrafodelista"/>
        <w:keepNext w:val="0"/>
        <w:numPr>
          <w:ilvl w:val="0"/>
          <w:numId w:val="11"/>
        </w:numPr>
        <w:suppressAutoHyphens w:val="0"/>
        <w:spacing w:after="160"/>
        <w:rPr>
          <w:rFonts w:ascii="Arial" w:hAnsi="Arial" w:cs="Arial"/>
          <w:szCs w:val="24"/>
        </w:rPr>
        <w:pPrChange w:id="1878" w:author="Sergio" w:date="2014-03-13T00:08:00Z">
          <w:pPr>
            <w:pStyle w:val="Prrafodelista"/>
            <w:keepNext w:val="0"/>
            <w:numPr>
              <w:numId w:val="11"/>
            </w:numPr>
            <w:suppressAutoHyphens w:val="0"/>
            <w:spacing w:after="160"/>
            <w:ind w:hanging="360"/>
            <w:jc w:val="left"/>
          </w:pPr>
        </w:pPrChange>
      </w:pPr>
      <w:commentRangeStart w:id="1879"/>
      <w:r w:rsidRPr="0007042C">
        <w:rPr>
          <w:rFonts w:ascii="Arial" w:hAnsi="Arial" w:cs="Arial"/>
          <w:szCs w:val="24"/>
        </w:rPr>
        <w:t>Definición de</w:t>
      </w:r>
      <w:ins w:id="1880" w:author="Familia Valderrama A" w:date="2014-04-24T00:13:00Z">
        <w:r w:rsidR="0088407F">
          <w:rPr>
            <w:rFonts w:ascii="Arial" w:hAnsi="Arial" w:cs="Arial"/>
            <w:szCs w:val="24"/>
          </w:rPr>
          <w:t xml:space="preserve">l sprint: Se asignan las tareas que se van a realizar durante el sprint. </w:t>
        </w:r>
      </w:ins>
      <w:ins w:id="1881" w:author="Familia Valderrama A" w:date="2014-04-24T00:14:00Z">
        <w:r w:rsidR="0088407F">
          <w:rPr>
            <w:rFonts w:ascii="Arial" w:hAnsi="Arial" w:cs="Arial"/>
            <w:szCs w:val="24"/>
          </w:rPr>
          <w:t>Se consignan en el Sprint Backlog.</w:t>
        </w:r>
      </w:ins>
      <w:del w:id="1882" w:author="Familia Valderrama A" w:date="2014-04-24T00:13:00Z">
        <w:r w:rsidRPr="0007042C" w:rsidDel="0088407F">
          <w:rPr>
            <w:rFonts w:ascii="Arial" w:hAnsi="Arial" w:cs="Arial"/>
            <w:szCs w:val="24"/>
          </w:rPr>
          <w:delText xml:space="preserve"> iteración</w:delText>
        </w:r>
      </w:del>
    </w:p>
    <w:p w:rsidR="008B38F0" w:rsidRDefault="00A175DA">
      <w:pPr>
        <w:pStyle w:val="Prrafodelista"/>
        <w:keepNext w:val="0"/>
        <w:numPr>
          <w:ilvl w:val="0"/>
          <w:numId w:val="11"/>
        </w:numPr>
        <w:suppressAutoHyphens w:val="0"/>
        <w:spacing w:after="160"/>
        <w:rPr>
          <w:rFonts w:ascii="Arial" w:hAnsi="Arial" w:cs="Arial"/>
          <w:szCs w:val="24"/>
        </w:rPr>
        <w:pPrChange w:id="1883" w:author="Sergio" w:date="2014-03-13T00:08:00Z">
          <w:pPr>
            <w:pStyle w:val="Prrafodelista"/>
            <w:keepNext w:val="0"/>
            <w:numPr>
              <w:numId w:val="11"/>
            </w:numPr>
            <w:suppressAutoHyphens w:val="0"/>
            <w:spacing w:after="160"/>
            <w:ind w:hanging="360"/>
            <w:jc w:val="left"/>
          </w:pPr>
        </w:pPrChange>
      </w:pPr>
      <w:r w:rsidRPr="0007042C">
        <w:rPr>
          <w:rFonts w:ascii="Arial" w:hAnsi="Arial" w:cs="Arial"/>
          <w:szCs w:val="24"/>
        </w:rPr>
        <w:t xml:space="preserve">Desarrollo de </w:t>
      </w:r>
      <w:ins w:id="1884" w:author="Familia Valderrama A" w:date="2014-04-24T00:13:00Z">
        <w:r w:rsidR="0088407F">
          <w:rPr>
            <w:rFonts w:ascii="Arial" w:hAnsi="Arial" w:cs="Arial"/>
            <w:szCs w:val="24"/>
          </w:rPr>
          <w:t>sprint</w:t>
        </w:r>
      </w:ins>
      <w:ins w:id="1885" w:author="Familia Valderrama A" w:date="2014-04-24T00:14:00Z">
        <w:r w:rsidR="0088407F">
          <w:rPr>
            <w:rFonts w:ascii="Arial" w:hAnsi="Arial" w:cs="Arial"/>
            <w:szCs w:val="24"/>
          </w:rPr>
          <w:t>: Se hace el desarrollo de las tareas asignadas.</w:t>
        </w:r>
      </w:ins>
      <w:del w:id="1886" w:author="Familia Valderrama A" w:date="2014-04-24T00:13:00Z">
        <w:r w:rsidRPr="0007042C" w:rsidDel="0088407F">
          <w:rPr>
            <w:rFonts w:ascii="Arial" w:hAnsi="Arial" w:cs="Arial"/>
            <w:szCs w:val="24"/>
          </w:rPr>
          <w:delText>iteración</w:delText>
        </w:r>
        <w:commentRangeEnd w:id="1879"/>
        <w:r w:rsidR="00B430D4" w:rsidDel="0088407F">
          <w:rPr>
            <w:rStyle w:val="Refdecomentario"/>
          </w:rPr>
          <w:commentReference w:id="1879"/>
        </w:r>
      </w:del>
    </w:p>
    <w:p w:rsidR="008B38F0" w:rsidRDefault="00A175DA">
      <w:pPr>
        <w:pStyle w:val="Prrafodelista"/>
        <w:keepNext w:val="0"/>
        <w:numPr>
          <w:ilvl w:val="0"/>
          <w:numId w:val="11"/>
        </w:numPr>
        <w:suppressAutoHyphens w:val="0"/>
        <w:spacing w:after="160"/>
        <w:rPr>
          <w:rFonts w:ascii="Arial" w:hAnsi="Arial" w:cs="Arial"/>
          <w:szCs w:val="24"/>
        </w:rPr>
        <w:pPrChange w:id="1887" w:author="Sergio" w:date="2014-03-13T00:08:00Z">
          <w:pPr>
            <w:pStyle w:val="Prrafodelista"/>
            <w:keepNext w:val="0"/>
            <w:numPr>
              <w:numId w:val="11"/>
            </w:numPr>
            <w:suppressAutoHyphens w:val="0"/>
            <w:spacing w:after="160"/>
            <w:ind w:hanging="360"/>
            <w:jc w:val="left"/>
          </w:pPr>
        </w:pPrChange>
      </w:pPr>
      <w:r w:rsidRPr="0007042C">
        <w:rPr>
          <w:rFonts w:ascii="Arial" w:hAnsi="Arial" w:cs="Arial"/>
          <w:szCs w:val="24"/>
        </w:rPr>
        <w:t xml:space="preserve">Validación de </w:t>
      </w:r>
      <w:del w:id="1888" w:author="Familia Valderrama A" w:date="2014-04-24T00:13:00Z">
        <w:r w:rsidRPr="0007042C" w:rsidDel="0088407F">
          <w:rPr>
            <w:rFonts w:ascii="Arial" w:hAnsi="Arial" w:cs="Arial"/>
            <w:szCs w:val="24"/>
          </w:rPr>
          <w:delText>iteración</w:delText>
        </w:r>
      </w:del>
      <w:ins w:id="1889" w:author="Familia Valderrama A" w:date="2014-04-24T00:13:00Z">
        <w:r w:rsidR="0088407F">
          <w:rPr>
            <w:rFonts w:ascii="Arial" w:hAnsi="Arial" w:cs="Arial"/>
            <w:szCs w:val="24"/>
          </w:rPr>
          <w:t>sprint</w:t>
        </w:r>
      </w:ins>
      <w:r w:rsidR="00FC0B96">
        <w:rPr>
          <w:rFonts w:ascii="Arial" w:hAnsi="Arial" w:cs="Arial"/>
          <w:szCs w:val="24"/>
        </w:rPr>
        <w:t>: Dentro de esta fase se realizan pruebas en caso de que haya habido desarrollo o revisiones finales en caso de que solo se tengan artefactos de planeación.</w:t>
      </w:r>
    </w:p>
    <w:p w:rsidR="008B38F0" w:rsidDel="00C84773" w:rsidRDefault="00A175DA">
      <w:pPr>
        <w:keepNext w:val="0"/>
        <w:suppressAutoHyphens w:val="0"/>
        <w:spacing w:after="160"/>
        <w:rPr>
          <w:del w:id="1890" w:author="Familia Valderrama A" w:date="2014-04-24T00:30:00Z"/>
          <w:rFonts w:ascii="Arial" w:hAnsi="Arial" w:cs="Arial"/>
          <w:szCs w:val="24"/>
        </w:rPr>
        <w:pPrChange w:id="1891" w:author="Sergio" w:date="2014-03-13T00:08:00Z">
          <w:pPr>
            <w:keepNext w:val="0"/>
            <w:suppressAutoHyphens w:val="0"/>
            <w:spacing w:after="160"/>
            <w:jc w:val="left"/>
          </w:pPr>
        </w:pPrChange>
      </w:pPr>
      <w:r w:rsidRPr="0007042C">
        <w:rPr>
          <w:rFonts w:ascii="Arial" w:hAnsi="Arial" w:cs="Arial"/>
          <w:szCs w:val="24"/>
        </w:rPr>
        <w:t>En la validación de</w:t>
      </w:r>
      <w:del w:id="1892" w:author="Familia Valderrama A" w:date="2014-04-24T00:15:00Z">
        <w:r w:rsidRPr="0007042C" w:rsidDel="0088407F">
          <w:rPr>
            <w:rFonts w:ascii="Arial" w:hAnsi="Arial" w:cs="Arial"/>
            <w:szCs w:val="24"/>
          </w:rPr>
          <w:delText xml:space="preserve"> la</w:delText>
        </w:r>
      </w:del>
      <w:r w:rsidRPr="0007042C">
        <w:rPr>
          <w:rFonts w:ascii="Arial" w:hAnsi="Arial" w:cs="Arial"/>
          <w:szCs w:val="24"/>
        </w:rPr>
        <w:t xml:space="preserve"> </w:t>
      </w:r>
      <w:del w:id="1893" w:author="Familia Valderrama A" w:date="2014-04-24T00:15:00Z">
        <w:r w:rsidRPr="0007042C" w:rsidDel="0088407F">
          <w:rPr>
            <w:rFonts w:ascii="Arial" w:hAnsi="Arial" w:cs="Arial"/>
            <w:szCs w:val="24"/>
          </w:rPr>
          <w:delText>iteración</w:delText>
        </w:r>
      </w:del>
      <w:ins w:id="1894" w:author="Familia Valderrama A" w:date="2014-04-24T00:15:00Z">
        <w:r w:rsidR="0088407F">
          <w:rPr>
            <w:rFonts w:ascii="Arial" w:hAnsi="Arial" w:cs="Arial"/>
            <w:szCs w:val="24"/>
          </w:rPr>
          <w:t>sprint</w:t>
        </w:r>
      </w:ins>
      <w:r w:rsidRPr="0007042C">
        <w:rPr>
          <w:rFonts w:ascii="Arial" w:hAnsi="Arial" w:cs="Arial"/>
          <w:szCs w:val="24"/>
        </w:rPr>
        <w:t xml:space="preserve">, el equipo de trabajo debe entregar todo el material que se haya modificado o creado, para que sea analizado por la gerencia posteriormente. </w:t>
      </w:r>
    </w:p>
    <w:p w:rsidR="000C4ADE" w:rsidRDefault="00A175DA" w:rsidP="00C84773">
      <w:pPr>
        <w:keepNext w:val="0"/>
        <w:suppressAutoHyphens w:val="0"/>
        <w:spacing w:after="160"/>
        <w:rPr>
          <w:rFonts w:ascii="Arial" w:hAnsi="Arial" w:cs="Arial"/>
        </w:rPr>
        <w:pPrChange w:id="1895" w:author="Familia Valderrama A" w:date="2014-04-24T00:30:00Z">
          <w:pPr>
            <w:suppressAutoHyphens w:val="0"/>
            <w:spacing w:after="160"/>
            <w:jc w:val="left"/>
          </w:pPr>
        </w:pPrChange>
      </w:pPr>
      <w:r w:rsidRPr="0007042C">
        <w:rPr>
          <w:rFonts w:ascii="Arial" w:hAnsi="Arial" w:cs="Arial"/>
          <w:szCs w:val="24"/>
        </w:rPr>
        <w:t xml:space="preserve">Este diagrama está definido formalmente en él modelo BPMN que </w:t>
      </w:r>
      <w:r w:rsidR="00A57E23" w:rsidRPr="0007042C">
        <w:rPr>
          <w:rFonts w:ascii="Arial" w:hAnsi="Arial" w:cs="Arial"/>
          <w:szCs w:val="24"/>
        </w:rPr>
        <w:t xml:space="preserve">se puede apreciar en la </w:t>
      </w:r>
      <w:fldSimple w:instr=" REF _Ref382331975 \h  \* MERGEFORMAT ">
        <w:ins w:id="1896" w:author="Estudiante" w:date="2014-04-01T16:48:00Z">
          <w:r w:rsidR="002956A8" w:rsidRPr="002956A8">
            <w:rPr>
              <w:rFonts w:ascii="Arial" w:hAnsi="Arial" w:cs="Arial"/>
              <w:szCs w:val="24"/>
              <w:u w:val="single"/>
              <w:rPrChange w:id="1897" w:author="Estudiante" w:date="2014-04-01T16:48:00Z">
                <w:rPr>
                  <w:rFonts w:ascii="Arial" w:hAnsi="Arial" w:cs="Arial"/>
                  <w:sz w:val="20"/>
                  <w:szCs w:val="16"/>
                </w:rPr>
              </w:rPrChange>
            </w:rPr>
            <w:t xml:space="preserve">Figura </w:t>
          </w:r>
          <w:r w:rsidR="002956A8" w:rsidRPr="002956A8">
            <w:rPr>
              <w:rFonts w:ascii="Arial" w:hAnsi="Arial" w:cs="Arial"/>
              <w:noProof/>
              <w:szCs w:val="24"/>
              <w:u w:val="single"/>
              <w:rPrChange w:id="1898" w:author="Estudiante" w:date="2014-04-01T16:48:00Z">
                <w:rPr>
                  <w:rFonts w:ascii="Arial" w:hAnsi="Arial" w:cs="Arial"/>
                  <w:sz w:val="20"/>
                  <w:szCs w:val="16"/>
                </w:rPr>
              </w:rPrChange>
            </w:rPr>
            <w:t>8.4</w:t>
          </w:r>
        </w:ins>
        <w:del w:id="1899" w:author="Estudiante" w:date="2014-04-01T16:47:00Z">
          <w:r w:rsidR="00105F74" w:rsidRPr="00105F74" w:rsidDel="000910A8">
            <w:rPr>
              <w:rFonts w:ascii="Arial" w:hAnsi="Arial" w:cs="Arial"/>
              <w:szCs w:val="24"/>
              <w:u w:val="single"/>
            </w:rPr>
            <w:delText xml:space="preserve">Figura </w:delText>
          </w:r>
          <w:r w:rsidR="00105F74" w:rsidRPr="00105F74" w:rsidDel="000910A8">
            <w:rPr>
              <w:rFonts w:ascii="Arial" w:hAnsi="Arial" w:cs="Arial"/>
              <w:noProof/>
              <w:szCs w:val="24"/>
              <w:u w:val="single"/>
            </w:rPr>
            <w:delText>8</w:delText>
          </w:r>
          <w:r w:rsidR="00105F74" w:rsidRPr="00105F74" w:rsidDel="000910A8">
            <w:rPr>
              <w:rFonts w:ascii="Arial" w:hAnsi="Arial" w:cs="Arial"/>
              <w:szCs w:val="24"/>
              <w:u w:val="single"/>
            </w:rPr>
            <w:delText>.4</w:delText>
          </w:r>
        </w:del>
      </w:fldSimple>
      <w:r w:rsidRPr="0007042C">
        <w:rPr>
          <w:rFonts w:ascii="Arial" w:hAnsi="Arial" w:cs="Arial"/>
          <w:szCs w:val="24"/>
        </w:rPr>
        <w:t xml:space="preserve">. </w:t>
      </w:r>
      <w:commentRangeStart w:id="1900"/>
      <w:r w:rsidRPr="0007042C">
        <w:rPr>
          <w:rFonts w:ascii="Arial" w:hAnsi="Arial" w:cs="Arial"/>
          <w:noProof/>
          <w:szCs w:val="24"/>
          <w:lang w:val="es-CO" w:eastAsia="es-CO"/>
        </w:rPr>
        <w:drawing>
          <wp:inline distT="0" distB="0" distL="0" distR="0">
            <wp:extent cx="5866683" cy="2762250"/>
            <wp:effectExtent l="19050" t="0" r="717" b="0"/>
            <wp:docPr id="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b="12805"/>
                    <a:stretch>
                      <a:fillRect/>
                    </a:stretch>
                  </pic:blipFill>
                  <pic:spPr bwMode="auto">
                    <a:xfrm>
                      <a:off x="0" y="0"/>
                      <a:ext cx="5873134" cy="2765287"/>
                    </a:xfrm>
                    <a:prstGeom prst="rect">
                      <a:avLst/>
                    </a:prstGeom>
                    <a:noFill/>
                    <a:ln w="9525">
                      <a:noFill/>
                      <a:miter lim="800000"/>
                      <a:headEnd/>
                      <a:tailEnd/>
                    </a:ln>
                  </pic:spPr>
                </pic:pic>
              </a:graphicData>
            </a:graphic>
          </wp:inline>
        </w:drawing>
      </w:r>
      <w:commentRangeEnd w:id="1900"/>
      <w:r w:rsidR="00D5155C">
        <w:rPr>
          <w:rStyle w:val="Refdecomentario"/>
        </w:rPr>
        <w:commentReference w:id="1900"/>
      </w:r>
    </w:p>
    <w:p w:rsidR="00380229" w:rsidRDefault="00AD2DAA">
      <w:pPr>
        <w:pStyle w:val="Epgrafe"/>
        <w:jc w:val="left"/>
        <w:rPr>
          <w:rFonts w:ascii="Arial" w:hAnsi="Arial" w:cs="Arial"/>
          <w:sz w:val="12"/>
          <w:lang w:val="es-CO"/>
        </w:rPr>
      </w:pPr>
      <w:bookmarkStart w:id="1901" w:name="_Ref382331975"/>
      <w:bookmarkStart w:id="1902" w:name="_Toc382447400"/>
      <w:r w:rsidRPr="0007042C">
        <w:rPr>
          <w:rFonts w:ascii="Arial" w:hAnsi="Arial" w:cs="Arial"/>
          <w:sz w:val="20"/>
        </w:rPr>
        <w:t xml:space="preserve">Figura </w:t>
      </w:r>
      <w:ins w:id="1903" w:author="Familia Valderrama A" w:date="2014-03-13T04:14:00Z">
        <w:r w:rsidR="003146DF">
          <w:rPr>
            <w:rFonts w:ascii="Arial" w:hAnsi="Arial" w:cs="Arial"/>
            <w:sz w:val="20"/>
          </w:rPr>
          <w:t>8</w:t>
        </w:r>
      </w:ins>
      <w:ins w:id="1904" w:author="Familia Valderrama A" w:date="2014-03-13T03:51:00Z">
        <w:r w:rsidR="000C4ADE">
          <w:rPr>
            <w:rFonts w:ascii="Arial" w:hAnsi="Arial" w:cs="Arial"/>
            <w:sz w:val="20"/>
          </w:rPr>
          <w:t>.</w:t>
        </w:r>
      </w:ins>
      <w:ins w:id="1905" w:author="Familia Valderrama A" w:date="2014-04-24T00:29:00Z">
        <w:r w:rsidR="00C84773">
          <w:rPr>
            <w:rFonts w:ascii="Arial" w:hAnsi="Arial" w:cs="Arial"/>
            <w:sz w:val="20"/>
          </w:rPr>
          <w:fldChar w:fldCharType="begin"/>
        </w:r>
        <w:r w:rsidR="00C84773">
          <w:rPr>
            <w:rFonts w:ascii="Arial" w:hAnsi="Arial" w:cs="Arial"/>
            <w:sz w:val="20"/>
          </w:rPr>
          <w:instrText xml:space="preserve"> STYLEREF 1 \s </w:instrText>
        </w:r>
      </w:ins>
      <w:r w:rsidR="00C84773">
        <w:rPr>
          <w:rFonts w:ascii="Arial" w:hAnsi="Arial" w:cs="Arial"/>
          <w:sz w:val="20"/>
        </w:rPr>
        <w:fldChar w:fldCharType="separate"/>
      </w:r>
      <w:r w:rsidR="00C84773">
        <w:rPr>
          <w:rFonts w:ascii="Arial" w:hAnsi="Arial" w:cs="Arial"/>
          <w:noProof/>
          <w:sz w:val="20"/>
        </w:rPr>
        <w:t>8</w:t>
      </w:r>
      <w:ins w:id="1906" w:author="Familia Valderrama A" w:date="2014-04-24T00:29:00Z">
        <w:r w:rsidR="00C84773">
          <w:rPr>
            <w:rFonts w:ascii="Arial" w:hAnsi="Arial" w:cs="Arial"/>
            <w:sz w:val="20"/>
          </w:rPr>
          <w:fldChar w:fldCharType="end"/>
        </w:r>
        <w:r w:rsidR="00C84773">
          <w:rPr>
            <w:rFonts w:ascii="Arial" w:hAnsi="Arial" w:cs="Arial"/>
            <w:sz w:val="20"/>
          </w:rPr>
          <w:t>.</w:t>
        </w:r>
        <w:r w:rsidR="00C84773">
          <w:rPr>
            <w:rFonts w:ascii="Arial" w:hAnsi="Arial" w:cs="Arial"/>
            <w:sz w:val="20"/>
          </w:rPr>
          <w:fldChar w:fldCharType="begin"/>
        </w:r>
        <w:r w:rsidR="00C84773">
          <w:rPr>
            <w:rFonts w:ascii="Arial" w:hAnsi="Arial" w:cs="Arial"/>
            <w:sz w:val="20"/>
          </w:rPr>
          <w:instrText xml:space="preserve"> SEQ Figura \* ARABIC \s 1 </w:instrText>
        </w:r>
      </w:ins>
      <w:r w:rsidR="00C84773">
        <w:rPr>
          <w:rFonts w:ascii="Arial" w:hAnsi="Arial" w:cs="Arial"/>
          <w:sz w:val="20"/>
        </w:rPr>
        <w:fldChar w:fldCharType="separate"/>
      </w:r>
      <w:ins w:id="1907" w:author="Familia Valderrama A" w:date="2014-04-24T00:29:00Z">
        <w:r w:rsidR="00C84773">
          <w:rPr>
            <w:rFonts w:ascii="Arial" w:hAnsi="Arial" w:cs="Arial"/>
            <w:noProof/>
            <w:sz w:val="20"/>
          </w:rPr>
          <w:t>5</w:t>
        </w:r>
        <w:r w:rsidR="00C84773">
          <w:rPr>
            <w:rFonts w:ascii="Arial" w:hAnsi="Arial" w:cs="Arial"/>
            <w:sz w:val="20"/>
          </w:rPr>
          <w:fldChar w:fldCharType="end"/>
        </w:r>
      </w:ins>
      <w:del w:id="1908" w:author="Familia Valderrama A" w:date="2014-03-13T03:47:00Z">
        <w:r w:rsidR="002956A8" w:rsidDel="000C4ADE">
          <w:rPr>
            <w:rFonts w:ascii="Arial" w:hAnsi="Arial" w:cs="Arial"/>
            <w:sz w:val="20"/>
          </w:rPr>
          <w:fldChar w:fldCharType="begin"/>
        </w:r>
        <w:r w:rsidR="00F1778F" w:rsidDel="000C4ADE">
          <w:rPr>
            <w:rFonts w:ascii="Arial" w:hAnsi="Arial" w:cs="Arial"/>
            <w:sz w:val="20"/>
          </w:rPr>
          <w:delInstrText xml:space="preserve"> STYLEREF 1 \s </w:delInstrText>
        </w:r>
        <w:r w:rsidR="002956A8" w:rsidDel="000C4ADE">
          <w:rPr>
            <w:rFonts w:ascii="Arial" w:hAnsi="Arial" w:cs="Arial"/>
            <w:sz w:val="20"/>
          </w:rPr>
          <w:fldChar w:fldCharType="separate"/>
        </w:r>
        <w:r w:rsidR="00F1778F" w:rsidDel="000C4ADE">
          <w:rPr>
            <w:rFonts w:ascii="Arial" w:hAnsi="Arial" w:cs="Arial"/>
            <w:noProof/>
            <w:sz w:val="20"/>
          </w:rPr>
          <w:delText>8</w:delText>
        </w:r>
        <w:r w:rsidR="002956A8" w:rsidDel="000C4ADE">
          <w:rPr>
            <w:rFonts w:ascii="Arial" w:hAnsi="Arial" w:cs="Arial"/>
            <w:sz w:val="20"/>
          </w:rPr>
          <w:fldChar w:fldCharType="end"/>
        </w:r>
        <w:r w:rsidR="00F1778F" w:rsidDel="000C4ADE">
          <w:rPr>
            <w:rFonts w:ascii="Arial" w:hAnsi="Arial" w:cs="Arial"/>
            <w:sz w:val="20"/>
          </w:rPr>
          <w:delText>.</w:delText>
        </w:r>
        <w:r w:rsidR="002956A8" w:rsidDel="000C4ADE">
          <w:rPr>
            <w:rFonts w:ascii="Arial" w:hAnsi="Arial" w:cs="Arial"/>
            <w:sz w:val="20"/>
          </w:rPr>
          <w:fldChar w:fldCharType="begin"/>
        </w:r>
        <w:r w:rsidR="00F1778F" w:rsidDel="000C4ADE">
          <w:rPr>
            <w:rFonts w:ascii="Arial" w:hAnsi="Arial" w:cs="Arial"/>
            <w:sz w:val="20"/>
          </w:rPr>
          <w:delInstrText xml:space="preserve"> SEQ Figura \* ARABIC \s 1 </w:delInstrText>
        </w:r>
        <w:r w:rsidR="002956A8" w:rsidDel="000C4ADE">
          <w:rPr>
            <w:rFonts w:ascii="Arial" w:hAnsi="Arial" w:cs="Arial"/>
            <w:sz w:val="20"/>
          </w:rPr>
          <w:fldChar w:fldCharType="separate"/>
        </w:r>
        <w:r w:rsidR="00F1778F" w:rsidDel="000C4ADE">
          <w:rPr>
            <w:rFonts w:ascii="Arial" w:hAnsi="Arial" w:cs="Arial"/>
            <w:noProof/>
            <w:sz w:val="20"/>
          </w:rPr>
          <w:delText>4</w:delText>
        </w:r>
        <w:r w:rsidR="002956A8" w:rsidDel="000C4ADE">
          <w:rPr>
            <w:rFonts w:ascii="Arial" w:hAnsi="Arial" w:cs="Arial"/>
            <w:sz w:val="20"/>
          </w:rPr>
          <w:fldChar w:fldCharType="end"/>
        </w:r>
      </w:del>
      <w:bookmarkEnd w:id="1901"/>
      <w:r w:rsidRPr="0007042C">
        <w:rPr>
          <w:rFonts w:ascii="Arial" w:hAnsi="Arial" w:cs="Arial"/>
          <w:sz w:val="20"/>
        </w:rPr>
        <w:t xml:space="preserve"> – Diagrama BPMN para el ciclo de vida</w:t>
      </w:r>
      <w:bookmarkEnd w:id="1902"/>
    </w:p>
    <w:p w:rsidR="00380229" w:rsidDel="00C84773" w:rsidRDefault="002956A8">
      <w:pPr>
        <w:keepNext w:val="0"/>
        <w:suppressAutoHyphens w:val="0"/>
        <w:spacing w:after="160"/>
        <w:jc w:val="left"/>
        <w:rPr>
          <w:del w:id="1909" w:author="Familia Valderrama A" w:date="2014-04-24T00:31:00Z"/>
          <w:rFonts w:ascii="Arial" w:hAnsi="Arial" w:cs="Arial"/>
          <w:noProof/>
          <w:szCs w:val="24"/>
          <w:lang w:val="en-US"/>
        </w:rPr>
      </w:pPr>
      <w:r>
        <w:rPr>
          <w:rFonts w:ascii="Arial" w:hAnsi="Arial" w:cs="Arial"/>
          <w:noProof/>
          <w:szCs w:val="24"/>
          <w:lang w:val="es-CO" w:eastAsia="es-CO"/>
        </w:rPr>
      </w:r>
      <w:r w:rsidR="00C84773" w:rsidRPr="002956A8">
        <w:rPr>
          <w:rFonts w:ascii="Arial" w:hAnsi="Arial" w:cs="Arial"/>
          <w:noProof/>
          <w:szCs w:val="24"/>
          <w:lang w:val="es-CO" w:eastAsia="es-CO"/>
        </w:rPr>
        <w:pict>
          <v:shape id="_x0000_s1051" type="#_x0000_t202" style="width:421.95pt;height:33.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" fillcolor="white [3201]" stroked="f" strokecolor="black [3200]" strokeweight="1pt">
            <v:stroke dashstyle="dash"/>
            <v:shadow color="#868686"/>
            <v:textbox>
              <w:txbxContent>
                <w:p w:rsidR="008B38F0" w:rsidRPr="00D825AD" w:rsidRDefault="008B38F0" w:rsidP="00A175DA">
                  <w:pPr>
                    <w:rPr>
                      <w:i/>
                      <w:sz w:val="18"/>
                      <w:szCs w:val="18"/>
                      <w:lang w:val="es-CO"/>
                    </w:rPr>
                  </w:pPr>
                  <w:r w:rsidRPr="00D825AD">
                    <w:rPr>
                      <w:i/>
                      <w:sz w:val="18"/>
                      <w:szCs w:val="18"/>
                      <w:lang w:val="es-CO"/>
                    </w:rPr>
                    <w:t>Se puede apreciar claramente el proceso y la conexión entre las fases. Se presentan los documentos que son requeridos, los involucrados en la creación o revisión de los mismos.</w:t>
                  </w:r>
                </w:p>
              </w:txbxContent>
            </v:textbox>
            <w10:wrap type="none"/>
            <w10:anchorlock/>
          </v:shape>
        </w:pict>
      </w:r>
    </w:p>
    <w:p w:rsidR="00380229" w:rsidDel="0088407F" w:rsidRDefault="00A175DA" w:rsidP="0088407F">
      <w:pPr>
        <w:suppressAutoHyphens w:val="0"/>
        <w:spacing w:after="160"/>
        <w:jc w:val="left"/>
        <w:rPr>
          <w:del w:id="1910" w:author="Familia Valderrama A" w:date="2014-04-24T00:17:00Z"/>
          <w:rFonts w:ascii="Arial" w:hAnsi="Arial" w:cs="Arial"/>
        </w:rPr>
        <w:pPrChange w:id="1911" w:author="Familia Valderrama A" w:date="2014-04-24T00:17:00Z">
          <w:pPr>
            <w:suppressAutoHyphens w:val="0"/>
            <w:spacing w:after="160"/>
            <w:jc w:val="left"/>
          </w:pPr>
        </w:pPrChange>
      </w:pPr>
      <w:r w:rsidRPr="0007042C">
        <w:rPr>
          <w:rFonts w:ascii="Arial" w:hAnsi="Arial" w:cs="Arial"/>
          <w:szCs w:val="24"/>
        </w:rPr>
        <w:t>Para el pro</w:t>
      </w:r>
      <w:r w:rsidR="005C7130">
        <w:rPr>
          <w:rFonts w:ascii="Arial" w:hAnsi="Arial" w:cs="Arial"/>
          <w:szCs w:val="24"/>
        </w:rPr>
        <w:t>yecto adivina quien se consideró</w:t>
      </w:r>
      <w:r w:rsidRPr="0007042C">
        <w:rPr>
          <w:rFonts w:ascii="Arial" w:hAnsi="Arial" w:cs="Arial"/>
          <w:szCs w:val="24"/>
        </w:rPr>
        <w:t xml:space="preserve"> que son necesarias 2 </w:t>
      </w:r>
      <w:del w:id="1912" w:author="Familia Valderrama A" w:date="2014-04-24T00:17:00Z">
        <w:r w:rsidRPr="0007042C" w:rsidDel="0088407F">
          <w:rPr>
            <w:rFonts w:ascii="Arial" w:hAnsi="Arial" w:cs="Arial"/>
            <w:szCs w:val="24"/>
          </w:rPr>
          <w:delText xml:space="preserve">iteraciones </w:delText>
        </w:r>
      </w:del>
      <w:ins w:id="1913" w:author="Familia Valderrama A" w:date="2014-04-24T00:17:00Z">
        <w:r w:rsidR="0088407F">
          <w:rPr>
            <w:rFonts w:ascii="Arial" w:hAnsi="Arial" w:cs="Arial"/>
            <w:szCs w:val="24"/>
          </w:rPr>
          <w:t>sprints para la fase de</w:t>
        </w:r>
      </w:ins>
      <w:del w:id="1914" w:author="Familia Valderrama A" w:date="2014-04-24T00:17:00Z">
        <w:r w:rsidRPr="0007042C" w:rsidDel="0088407F">
          <w:rPr>
            <w:rFonts w:ascii="Arial" w:hAnsi="Arial" w:cs="Arial"/>
            <w:szCs w:val="24"/>
          </w:rPr>
          <w:delText xml:space="preserve">para la </w:delText>
        </w:r>
      </w:del>
      <w:ins w:id="1915" w:author="Familia Valderrama A" w:date="2014-04-24T00:17:00Z">
        <w:r w:rsidR="0088407F">
          <w:rPr>
            <w:rFonts w:ascii="Arial" w:hAnsi="Arial" w:cs="Arial"/>
            <w:szCs w:val="24"/>
          </w:rPr>
          <w:t xml:space="preserve"> </w:t>
        </w:r>
      </w:ins>
      <w:r w:rsidRPr="0007042C">
        <w:rPr>
          <w:rFonts w:ascii="Arial" w:hAnsi="Arial" w:cs="Arial"/>
          <w:szCs w:val="24"/>
        </w:rPr>
        <w:t>planeación y 4 para</w:t>
      </w:r>
      <w:del w:id="1916" w:author="Familia Valderrama A" w:date="2014-04-24T00:17:00Z">
        <w:r w:rsidRPr="0007042C" w:rsidDel="0088407F">
          <w:rPr>
            <w:rFonts w:ascii="Arial" w:hAnsi="Arial" w:cs="Arial"/>
            <w:szCs w:val="24"/>
          </w:rPr>
          <w:delText xml:space="preserve"> e</w:delText>
        </w:r>
      </w:del>
      <w:ins w:id="1917" w:author="Familia Valderrama A" w:date="2014-04-24T00:17:00Z">
        <w:r w:rsidR="0088407F">
          <w:rPr>
            <w:rFonts w:ascii="Arial" w:hAnsi="Arial" w:cs="Arial"/>
            <w:szCs w:val="24"/>
          </w:rPr>
          <w:t xml:space="preserve"> la fase de</w:t>
        </w:r>
      </w:ins>
      <w:del w:id="1918" w:author="Familia Valderrama A" w:date="2014-04-24T00:17:00Z">
        <w:r w:rsidRPr="0007042C" w:rsidDel="0088407F">
          <w:rPr>
            <w:rFonts w:ascii="Arial" w:hAnsi="Arial" w:cs="Arial"/>
            <w:szCs w:val="24"/>
          </w:rPr>
          <w:delText>l</w:delText>
        </w:r>
      </w:del>
      <w:r w:rsidRPr="0007042C">
        <w:rPr>
          <w:rFonts w:ascii="Arial" w:hAnsi="Arial" w:cs="Arial"/>
          <w:szCs w:val="24"/>
        </w:rPr>
        <w:t xml:space="preserve"> desarrollo.</w:t>
      </w:r>
      <w:del w:id="1919" w:author="Familia Valderrama A" w:date="2014-04-24T00:17:00Z">
        <w:r w:rsidRPr="0007042C" w:rsidDel="0088407F">
          <w:rPr>
            <w:rFonts w:ascii="Arial" w:hAnsi="Arial" w:cs="Arial"/>
            <w:szCs w:val="24"/>
          </w:rPr>
          <w:delText xml:space="preserve"> Esto daría una secuencia de eventos como la que se puede observar en la </w:delText>
        </w:r>
        <w:r w:rsidR="002956A8" w:rsidDel="0088407F">
          <w:fldChar w:fldCharType="begin"/>
        </w:r>
        <w:r w:rsidR="000B552D" w:rsidDel="0088407F">
          <w:delInstrText xml:space="preserve"> REF _Ref382331933 \h  \* MERGEFORMAT </w:delInstrText>
        </w:r>
        <w:r w:rsidR="002956A8" w:rsidDel="0088407F">
          <w:fldChar w:fldCharType="separate"/>
        </w:r>
      </w:del>
      <w:ins w:id="1920" w:author="Estudiante" w:date="2014-04-01T16:48:00Z">
        <w:del w:id="1921" w:author="Familia Valderrama A" w:date="2014-04-24T00:17:00Z">
          <w:r w:rsidR="002956A8" w:rsidRPr="002956A8" w:rsidDel="0088407F">
            <w:rPr>
              <w:rFonts w:ascii="Arial" w:hAnsi="Arial" w:cs="Arial"/>
              <w:szCs w:val="24"/>
              <w:u w:val="single"/>
              <w:rPrChange w:id="1922" w:author="Estudiante" w:date="2014-04-01T16:48:00Z">
                <w:rPr>
                  <w:rFonts w:ascii="Arial" w:hAnsi="Arial" w:cs="Arial"/>
                  <w:sz w:val="20"/>
                  <w:szCs w:val="16"/>
                </w:rPr>
              </w:rPrChange>
            </w:rPr>
            <w:delText xml:space="preserve">Figura </w:delText>
          </w:r>
          <w:r w:rsidR="002956A8" w:rsidRPr="002956A8" w:rsidDel="0088407F">
            <w:rPr>
              <w:rFonts w:ascii="Arial" w:hAnsi="Arial" w:cs="Arial"/>
              <w:noProof/>
              <w:szCs w:val="24"/>
              <w:u w:val="single"/>
              <w:rPrChange w:id="1923" w:author="Estudiante" w:date="2014-04-01T16:48:00Z">
                <w:rPr>
                  <w:rFonts w:ascii="Arial" w:hAnsi="Arial" w:cs="Arial"/>
                  <w:sz w:val="20"/>
                  <w:szCs w:val="16"/>
                </w:rPr>
              </w:rPrChange>
            </w:rPr>
            <w:delText>8.5</w:delText>
          </w:r>
        </w:del>
      </w:ins>
      <w:del w:id="1924" w:author="Familia Valderrama A" w:date="2014-04-24T00:17:00Z">
        <w:r w:rsidR="00105F74" w:rsidRPr="00105F74" w:rsidDel="0088407F">
          <w:rPr>
            <w:rFonts w:ascii="Arial" w:hAnsi="Arial" w:cs="Arial"/>
            <w:szCs w:val="24"/>
            <w:u w:val="single"/>
          </w:rPr>
          <w:delText xml:space="preserve">Figura </w:delText>
        </w:r>
        <w:r w:rsidR="00105F74" w:rsidRPr="00105F74" w:rsidDel="0088407F">
          <w:rPr>
            <w:rFonts w:ascii="Arial" w:hAnsi="Arial" w:cs="Arial"/>
            <w:noProof/>
            <w:szCs w:val="24"/>
            <w:u w:val="single"/>
          </w:rPr>
          <w:delText>8</w:delText>
        </w:r>
        <w:r w:rsidR="00105F74" w:rsidRPr="00105F74" w:rsidDel="0088407F">
          <w:rPr>
            <w:rFonts w:ascii="Arial" w:hAnsi="Arial" w:cs="Arial"/>
            <w:szCs w:val="24"/>
            <w:u w:val="single"/>
          </w:rPr>
          <w:delText>.5</w:delText>
        </w:r>
        <w:r w:rsidR="002956A8" w:rsidDel="0088407F">
          <w:fldChar w:fldCharType="end"/>
        </w:r>
        <w:commentRangeStart w:id="1925"/>
        <w:r w:rsidRPr="0007042C" w:rsidDel="0088407F">
          <w:rPr>
            <w:rFonts w:ascii="Arial" w:hAnsi="Arial" w:cs="Arial"/>
            <w:noProof/>
            <w:szCs w:val="24"/>
            <w:lang w:val="es-CO" w:eastAsia="es-CO"/>
          </w:rPr>
          <w:drawing>
            <wp:inline distT="0" distB="0" distL="0" distR="0">
              <wp:extent cx="4828995" cy="2144199"/>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832114" cy="2145584"/>
                      </a:xfrm>
                      <a:prstGeom prst="rect">
                        <a:avLst/>
                      </a:prstGeom>
                      <a:noFill/>
                    </pic:spPr>
                  </pic:pic>
                </a:graphicData>
              </a:graphic>
            </wp:inline>
          </w:drawing>
        </w:r>
        <w:commentRangeEnd w:id="1925"/>
        <w:r w:rsidR="00A13679" w:rsidDel="0088407F">
          <w:rPr>
            <w:rStyle w:val="Refdecomentario"/>
          </w:rPr>
          <w:commentReference w:id="1925"/>
        </w:r>
      </w:del>
    </w:p>
    <w:p w:rsidR="00380229" w:rsidDel="0088407F" w:rsidRDefault="00D825AD" w:rsidP="0088407F">
      <w:pPr>
        <w:suppressAutoHyphens w:val="0"/>
        <w:spacing w:after="160"/>
        <w:jc w:val="left"/>
        <w:rPr>
          <w:del w:id="1926" w:author="Familia Valderrama A" w:date="2014-04-24T00:17:00Z"/>
          <w:rFonts w:ascii="Arial" w:hAnsi="Arial" w:cs="Arial"/>
          <w:sz w:val="20"/>
        </w:rPr>
        <w:pPrChange w:id="1927" w:author="Familia Valderrama A" w:date="2014-04-24T00:17:00Z">
          <w:pPr>
            <w:pStyle w:val="Epgrafe"/>
            <w:jc w:val="left"/>
          </w:pPr>
        </w:pPrChange>
      </w:pPr>
      <w:bookmarkStart w:id="1928" w:name="_Ref382331933"/>
      <w:bookmarkStart w:id="1929" w:name="_Toc382447401"/>
      <w:del w:id="1930" w:author="Familia Valderrama A" w:date="2014-04-24T00:17:00Z">
        <w:r w:rsidRPr="0007042C" w:rsidDel="0088407F">
          <w:rPr>
            <w:rFonts w:ascii="Arial" w:hAnsi="Arial" w:cs="Arial"/>
            <w:sz w:val="20"/>
          </w:rPr>
          <w:delText xml:space="preserve">Figura </w:delText>
        </w:r>
      </w:del>
      <w:del w:id="1931" w:author="Familia Valderrama A" w:date="2014-03-13T03:47:00Z">
        <w:r w:rsidR="002956A8" w:rsidDel="000C4ADE">
          <w:rPr>
            <w:rFonts w:ascii="Arial" w:hAnsi="Arial" w:cs="Arial"/>
            <w:sz w:val="20"/>
          </w:rPr>
          <w:fldChar w:fldCharType="begin"/>
        </w:r>
        <w:r w:rsidR="00F1778F" w:rsidDel="000C4ADE">
          <w:rPr>
            <w:rFonts w:ascii="Arial" w:hAnsi="Arial" w:cs="Arial"/>
            <w:sz w:val="20"/>
          </w:rPr>
          <w:delInstrText xml:space="preserve"> STYLEREF 1 \s </w:delInstrText>
        </w:r>
        <w:r w:rsidR="002956A8" w:rsidDel="000C4ADE">
          <w:rPr>
            <w:rFonts w:ascii="Arial" w:hAnsi="Arial" w:cs="Arial"/>
            <w:sz w:val="20"/>
          </w:rPr>
          <w:fldChar w:fldCharType="separate"/>
        </w:r>
        <w:r w:rsidR="00F1778F" w:rsidDel="000C4ADE">
          <w:rPr>
            <w:rFonts w:ascii="Arial" w:hAnsi="Arial" w:cs="Arial"/>
            <w:noProof/>
            <w:sz w:val="20"/>
          </w:rPr>
          <w:delText>8</w:delText>
        </w:r>
        <w:r w:rsidR="002956A8" w:rsidDel="000C4ADE">
          <w:rPr>
            <w:rFonts w:ascii="Arial" w:hAnsi="Arial" w:cs="Arial"/>
            <w:sz w:val="20"/>
          </w:rPr>
          <w:fldChar w:fldCharType="end"/>
        </w:r>
        <w:r w:rsidR="00F1778F" w:rsidDel="000C4ADE">
          <w:rPr>
            <w:rFonts w:ascii="Arial" w:hAnsi="Arial" w:cs="Arial"/>
            <w:sz w:val="20"/>
          </w:rPr>
          <w:delText>.</w:delText>
        </w:r>
        <w:r w:rsidR="002956A8" w:rsidDel="000C4ADE">
          <w:rPr>
            <w:rFonts w:ascii="Arial" w:hAnsi="Arial" w:cs="Arial"/>
            <w:sz w:val="20"/>
          </w:rPr>
          <w:fldChar w:fldCharType="begin"/>
        </w:r>
        <w:r w:rsidR="00F1778F" w:rsidDel="000C4ADE">
          <w:rPr>
            <w:rFonts w:ascii="Arial" w:hAnsi="Arial" w:cs="Arial"/>
            <w:sz w:val="20"/>
          </w:rPr>
          <w:delInstrText xml:space="preserve"> SEQ Figura \* ARABIC \s 1 </w:delInstrText>
        </w:r>
        <w:r w:rsidR="002956A8" w:rsidDel="000C4ADE">
          <w:rPr>
            <w:rFonts w:ascii="Arial" w:hAnsi="Arial" w:cs="Arial"/>
            <w:sz w:val="20"/>
          </w:rPr>
          <w:fldChar w:fldCharType="separate"/>
        </w:r>
        <w:r w:rsidR="00F1778F" w:rsidDel="000C4ADE">
          <w:rPr>
            <w:rFonts w:ascii="Arial" w:hAnsi="Arial" w:cs="Arial"/>
            <w:noProof/>
            <w:sz w:val="20"/>
          </w:rPr>
          <w:delText>5</w:delText>
        </w:r>
        <w:r w:rsidR="002956A8" w:rsidDel="000C4ADE">
          <w:rPr>
            <w:rFonts w:ascii="Arial" w:hAnsi="Arial" w:cs="Arial"/>
            <w:sz w:val="20"/>
          </w:rPr>
          <w:fldChar w:fldCharType="end"/>
        </w:r>
      </w:del>
      <w:bookmarkEnd w:id="1928"/>
      <w:del w:id="1932" w:author="Familia Valderrama A" w:date="2014-04-24T00:17:00Z">
        <w:r w:rsidRPr="0007042C" w:rsidDel="0088407F">
          <w:rPr>
            <w:rFonts w:ascii="Arial" w:hAnsi="Arial" w:cs="Arial"/>
            <w:sz w:val="20"/>
          </w:rPr>
          <w:delText xml:space="preserve"> – Diagrama de secuencia del proyecto</w:delText>
        </w:r>
        <w:bookmarkEnd w:id="1929"/>
      </w:del>
    </w:p>
    <w:p w:rsidR="00380229" w:rsidDel="0088407F" w:rsidRDefault="002956A8" w:rsidP="0088407F">
      <w:pPr>
        <w:suppressAutoHyphens w:val="0"/>
        <w:spacing w:after="160"/>
        <w:jc w:val="left"/>
        <w:rPr>
          <w:del w:id="1933" w:author="Familia Valderrama A" w:date="2014-04-24T00:17:00Z"/>
          <w:rFonts w:ascii="Arial" w:hAnsi="Arial" w:cs="Arial"/>
          <w:szCs w:val="24"/>
        </w:rPr>
        <w:pPrChange w:id="1934" w:author="Familia Valderrama A" w:date="2014-04-24T00:17:00Z">
          <w:pPr/>
        </w:pPrChange>
      </w:pPr>
      <w:del w:id="1935" w:author="Familia Valderrama A" w:date="2014-04-24T00:17:00Z">
        <w:r w:rsidDel="0088407F">
          <w:rPr>
            <w:rFonts w:ascii="Arial" w:hAnsi="Arial" w:cs="Arial"/>
            <w:noProof/>
            <w:szCs w:val="24"/>
            <w:lang w:val="es-CO" w:eastAsia="es-CO"/>
          </w:rPr>
        </w:r>
        <w:r w:rsidRPr="002956A8" w:rsidDel="0088407F">
          <w:rPr>
            <w:rFonts w:ascii="Arial" w:hAnsi="Arial" w:cs="Arial"/>
            <w:noProof/>
            <w:szCs w:val="24"/>
            <w:lang w:val="es-CO" w:eastAsia="es-CO"/>
          </w:rPr>
          <w:pict>
            <v:shape id="_x0000_s1050" type="#_x0000_t202" style="width:325.8pt;height:43.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" fillcolor="white [3201]" stroked="f" strokecolor="black [3200]" strokeweight="1pt">
              <v:stroke dashstyle="dash"/>
              <v:shadow color="#868686"/>
              <v:textbox>
                <w:txbxContent>
                  <w:p w:rsidR="008B38F0" w:rsidRPr="00D825AD" w:rsidRDefault="008B38F0" w:rsidP="00A175DA">
                    <w:pPr>
                      <w:spacing w:after="0"/>
                      <w:rPr>
                        <w:i/>
                        <w:sz w:val="18"/>
                        <w:szCs w:val="18"/>
                        <w:lang w:val="es-CO"/>
                      </w:rPr>
                    </w:pPr>
                    <w:r w:rsidRPr="00D825AD">
                      <w:rPr>
                        <w:i/>
                        <w:sz w:val="18"/>
                        <w:szCs w:val="18"/>
                        <w:lang w:val="es-CO"/>
                      </w:rPr>
                      <w:t>Diagrama que muestra la secuencia en la que se llevaría a cabo el desarrollo del proyecto.</w:t>
                    </w:r>
                    <w:r>
                      <w:rPr>
                        <w:i/>
                        <w:sz w:val="18"/>
                        <w:szCs w:val="18"/>
                        <w:lang w:val="es-CO"/>
                      </w:rPr>
                      <w:t xml:space="preserve"> Dentro de cada cuadro de Iteración en este diagrama se incluyen las 3 fases vistas en la</w:t>
                    </w:r>
                    <w:r w:rsidRPr="00105F74">
                      <w:rPr>
                        <w:rFonts w:asciiTheme="minorHAnsi" w:hAnsiTheme="minorHAnsi"/>
                        <w:i/>
                        <w:sz w:val="18"/>
                        <w:szCs w:val="18"/>
                        <w:u w:val="single"/>
                        <w:lang w:val="es-CO"/>
                      </w:rPr>
                      <w:t xml:space="preserve"> </w:t>
                    </w:r>
                    <w:fldSimple w:instr=" REF _Ref382331792 \h  \* MERGEFORMAT ">
                      <w:ins w:id="1936" w:author="Estudiante" w:date="2014-04-01T16:48:00Z">
                        <w:r w:rsidRPr="002956A8">
                          <w:rPr>
                            <w:rFonts w:asciiTheme="minorHAnsi" w:hAnsiTheme="minorHAnsi" w:cs="Arial"/>
                            <w:i/>
                            <w:sz w:val="18"/>
                            <w:szCs w:val="18"/>
                            <w:u w:val="single"/>
                            <w:rPrChange w:id="1937" w:author="Estudiante" w:date="2014-04-01T16:48:00Z">
                              <w:rPr>
                                <w:rFonts w:ascii="Arial" w:hAnsi="Arial" w:cs="Arial"/>
                                <w:sz w:val="20"/>
                                <w:szCs w:val="20"/>
                              </w:rPr>
                            </w:rPrChange>
                          </w:rPr>
                          <w:t xml:space="preserve">Figura </w:t>
                        </w:r>
                        <w:r w:rsidRPr="002956A8">
                          <w:rPr>
                            <w:rFonts w:asciiTheme="minorHAnsi" w:hAnsiTheme="minorHAnsi" w:cs="Arial"/>
                            <w:i/>
                            <w:noProof/>
                            <w:sz w:val="18"/>
                            <w:szCs w:val="18"/>
                            <w:u w:val="single"/>
                            <w:rPrChange w:id="1938" w:author="Estudiante" w:date="2014-04-01T16:48:00Z">
                              <w:rPr>
                                <w:rFonts w:ascii="Arial" w:hAnsi="Arial" w:cs="Arial"/>
                                <w:sz w:val="20"/>
                                <w:szCs w:val="20"/>
                              </w:rPr>
                            </w:rPrChange>
                          </w:rPr>
                          <w:t>8.3</w:t>
                        </w:r>
                      </w:ins>
                      <w:del w:id="1939" w:author="Estudiante" w:date="2014-04-01T16:47:00Z">
                        <w:r w:rsidRPr="00105F74" w:rsidDel="000910A8">
                          <w:rPr>
                            <w:rFonts w:asciiTheme="minorHAnsi" w:hAnsiTheme="minorHAnsi" w:cs="Arial"/>
                            <w:i/>
                            <w:sz w:val="18"/>
                            <w:szCs w:val="18"/>
                            <w:u w:val="single"/>
                          </w:rPr>
                          <w:delText xml:space="preserve">Figura </w:delText>
                        </w:r>
                        <w:r w:rsidRPr="00105F74" w:rsidDel="000910A8">
                          <w:rPr>
                            <w:rFonts w:asciiTheme="minorHAnsi" w:hAnsiTheme="minorHAnsi" w:cs="Arial"/>
                            <w:i/>
                            <w:noProof/>
                            <w:sz w:val="18"/>
                            <w:szCs w:val="18"/>
                            <w:u w:val="single"/>
                          </w:rPr>
                          <w:delText>8</w:delText>
                        </w:r>
                        <w:r w:rsidRPr="00105F74" w:rsidDel="000910A8">
                          <w:rPr>
                            <w:rFonts w:asciiTheme="minorHAnsi" w:hAnsiTheme="minorHAnsi" w:cs="Arial"/>
                            <w:i/>
                            <w:sz w:val="18"/>
                            <w:szCs w:val="18"/>
                            <w:u w:val="single"/>
                          </w:rPr>
                          <w:delText>.3</w:delText>
                        </w:r>
                      </w:del>
                    </w:fldSimple>
                  </w:p>
                </w:txbxContent>
              </v:textbox>
              <w10:wrap type="none"/>
              <w10:anchorlock/>
            </v:shape>
          </w:pict>
        </w:r>
      </w:del>
    </w:p>
    <w:p w:rsidR="00380229" w:rsidDel="00C84773" w:rsidRDefault="00A175DA" w:rsidP="00C84773">
      <w:pPr>
        <w:keepNext w:val="0"/>
        <w:suppressAutoHyphens w:val="0"/>
        <w:spacing w:after="160"/>
        <w:jc w:val="left"/>
        <w:rPr>
          <w:del w:id="1940" w:author="Familia Valderrama A" w:date="2014-04-24T00:32:00Z"/>
          <w:rFonts w:ascii="Arial" w:hAnsi="Arial" w:cs="Arial"/>
          <w:szCs w:val="24"/>
        </w:rPr>
        <w:pPrChange w:id="1941" w:author="Familia Valderrama A" w:date="2014-04-24T00:31:00Z">
          <w:pPr/>
        </w:pPrChange>
      </w:pPr>
      <w:del w:id="1942" w:author="Familia Valderrama A" w:date="2014-04-24T00:17:00Z">
        <w:r w:rsidRPr="0007042C" w:rsidDel="0088407F">
          <w:rPr>
            <w:rFonts w:ascii="Arial" w:hAnsi="Arial" w:cs="Arial"/>
            <w:szCs w:val="24"/>
          </w:rPr>
          <w:delText>Este diagrama sirve como base para la creación del cronograma</w:delText>
        </w:r>
        <w:r w:rsidR="00D825AD" w:rsidRPr="0007042C" w:rsidDel="0088407F">
          <w:rPr>
            <w:rFonts w:ascii="Arial" w:hAnsi="Arial" w:cs="Arial"/>
            <w:szCs w:val="24"/>
          </w:rPr>
          <w:delText xml:space="preserve"> que se puede encontrar más adelante en la sección </w:delText>
        </w:r>
        <w:r w:rsidR="002956A8" w:rsidDel="0088407F">
          <w:fldChar w:fldCharType="begin"/>
        </w:r>
        <w:r w:rsidR="000B552D" w:rsidDel="0088407F">
          <w:delInstrText xml:space="preserve"> REF _Ref382039570 \r \h  \* MERGEFORMAT </w:delInstrText>
        </w:r>
        <w:r w:rsidR="002956A8" w:rsidDel="0088407F">
          <w:fldChar w:fldCharType="separate"/>
        </w:r>
      </w:del>
      <w:ins w:id="1943" w:author="Estudiante" w:date="2014-04-01T16:48:00Z">
        <w:del w:id="1944" w:author="Familia Valderrama A" w:date="2014-04-24T00:17:00Z">
          <w:r w:rsidR="002956A8" w:rsidRPr="002956A8" w:rsidDel="0088407F">
            <w:rPr>
              <w:rFonts w:ascii="Arial" w:hAnsi="Arial" w:cs="Arial"/>
              <w:szCs w:val="24"/>
              <w:u w:val="single"/>
              <w:rPrChange w:id="1945" w:author="Estudiante" w:date="2014-04-01T16:48:00Z">
                <w:rPr>
                  <w:sz w:val="16"/>
                  <w:szCs w:val="16"/>
                </w:rPr>
              </w:rPrChange>
            </w:rPr>
            <w:delText>9.3.2</w:delText>
          </w:r>
        </w:del>
      </w:ins>
      <w:del w:id="1946" w:author="Familia Valderrama A" w:date="2014-04-24T00:17:00Z">
        <w:r w:rsidR="00105F74" w:rsidRPr="00105F74" w:rsidDel="0088407F">
          <w:rPr>
            <w:rFonts w:ascii="Arial" w:hAnsi="Arial" w:cs="Arial"/>
            <w:szCs w:val="24"/>
            <w:u w:val="single"/>
          </w:rPr>
          <w:delText>9.3.2</w:delText>
        </w:r>
        <w:r w:rsidR="002956A8" w:rsidDel="0088407F">
          <w:fldChar w:fldCharType="end"/>
        </w:r>
        <w:r w:rsidRPr="0007042C" w:rsidDel="0088407F">
          <w:rPr>
            <w:rFonts w:ascii="Arial" w:hAnsi="Arial" w:cs="Arial"/>
            <w:szCs w:val="24"/>
          </w:rPr>
          <w:delText>.</w:delText>
        </w:r>
      </w:del>
    </w:p>
    <w:p w:rsidR="00380229" w:rsidDel="00C84773" w:rsidRDefault="00380229">
      <w:pPr>
        <w:rPr>
          <w:del w:id="1947" w:author="Familia Valderrama A" w:date="2014-04-24T00:32:00Z"/>
          <w:rFonts w:ascii="Arial" w:hAnsi="Arial" w:cs="Arial"/>
          <w:noProof/>
          <w:szCs w:val="24"/>
          <w:lang w:val="es-CO" w:eastAsia="es-CO"/>
        </w:rPr>
      </w:pPr>
    </w:p>
    <w:p w:rsidR="0088407F" w:rsidRDefault="0088407F" w:rsidP="00C84773">
      <w:pPr>
        <w:keepNext w:val="0"/>
        <w:suppressAutoHyphens w:val="0"/>
        <w:spacing w:after="160"/>
        <w:jc w:val="left"/>
        <w:rPr>
          <w:ins w:id="1948" w:author="Familia Valderrama A" w:date="2014-04-24T00:17:00Z"/>
          <w:rFonts w:ascii="Arial" w:hAnsi="Arial" w:cs="Arial"/>
          <w:b/>
          <w:bCs/>
          <w:sz w:val="32"/>
          <w:szCs w:val="32"/>
        </w:rPr>
        <w:pPrChange w:id="1949" w:author="Familia Valderrama A" w:date="2014-04-24T00:32:00Z">
          <w:pPr>
            <w:keepNext w:val="0"/>
            <w:suppressAutoHyphens w:val="0"/>
            <w:jc w:val="left"/>
          </w:pPr>
        </w:pPrChange>
      </w:pPr>
    </w:p>
    <w:p w:rsidR="00380229" w:rsidRDefault="004C5C96">
      <w:pPr>
        <w:pStyle w:val="Ttulo3"/>
        <w:spacing w:before="0" w:after="240"/>
        <w:rPr>
          <w:rFonts w:ascii="Arial" w:hAnsi="Arial" w:cs="Arial"/>
          <w:sz w:val="32"/>
          <w:szCs w:val="32"/>
        </w:rPr>
      </w:pPr>
      <w:r>
        <w:rPr>
          <w:rFonts w:ascii="Arial" w:hAnsi="Arial" w:cs="Arial"/>
          <w:sz w:val="32"/>
          <w:szCs w:val="32"/>
        </w:rPr>
        <w:t xml:space="preserve"> </w:t>
      </w:r>
      <w:bookmarkStart w:id="1950" w:name="_Ref382415478"/>
      <w:bookmarkStart w:id="1951" w:name="_Toc384230512"/>
      <w:r w:rsidRPr="004B39E0">
        <w:rPr>
          <w:rFonts w:ascii="Arial" w:hAnsi="Arial" w:cs="Arial"/>
          <w:sz w:val="32"/>
          <w:szCs w:val="32"/>
        </w:rPr>
        <w:t>Especificación Ciclo de Vida</w:t>
      </w:r>
      <w:bookmarkEnd w:id="1950"/>
      <w:bookmarkEnd w:id="1951"/>
    </w:p>
    <w:p w:rsidR="00380229" w:rsidRDefault="004C5C96">
      <w:pPr>
        <w:rPr>
          <w:rFonts w:ascii="Arial" w:hAnsi="Arial" w:cs="Arial"/>
          <w:szCs w:val="24"/>
        </w:rPr>
      </w:pPr>
      <w:r w:rsidRPr="00D2445F">
        <w:rPr>
          <w:rFonts w:ascii="Arial" w:hAnsi="Arial" w:cs="Arial"/>
          <w:szCs w:val="24"/>
        </w:rPr>
        <w:t>Dentro del modelo propuesto por Softlute, los modelos de ciclo de vida base fueron el modelo cascada, iterativo, Scrum y XP</w:t>
      </w:r>
    </w:p>
    <w:p w:rsidR="00380229" w:rsidRDefault="004C5C96">
      <w:pPr>
        <w:rPr>
          <w:rFonts w:ascii="Arial" w:hAnsi="Arial" w:cs="Arial"/>
          <w:szCs w:val="24"/>
        </w:rPr>
      </w:pPr>
      <w:r w:rsidRPr="00D2445F">
        <w:rPr>
          <w:rFonts w:ascii="Arial" w:hAnsi="Arial" w:cs="Arial"/>
          <w:szCs w:val="24"/>
        </w:rPr>
        <w:t>Las prácti</w:t>
      </w:r>
      <w:r>
        <w:rPr>
          <w:rFonts w:ascii="Arial" w:hAnsi="Arial" w:cs="Arial"/>
          <w:szCs w:val="24"/>
        </w:rPr>
        <w:t>cas que aplicaron al modelo de S</w:t>
      </w:r>
      <w:r w:rsidRPr="00D2445F">
        <w:rPr>
          <w:rFonts w:ascii="Arial" w:hAnsi="Arial" w:cs="Arial"/>
          <w:szCs w:val="24"/>
        </w:rPr>
        <w:t xml:space="preserve">oftlute utilizadas en </w:t>
      </w:r>
      <w:commentRangeStart w:id="1952"/>
      <w:r w:rsidRPr="00D2445F">
        <w:rPr>
          <w:rFonts w:ascii="Arial" w:hAnsi="Arial" w:cs="Arial"/>
          <w:szCs w:val="24"/>
        </w:rPr>
        <w:t>Cascada</w:t>
      </w:r>
      <w:commentRangeEnd w:id="1952"/>
      <w:r w:rsidR="00962489">
        <w:rPr>
          <w:rStyle w:val="Refdecomentario"/>
        </w:rPr>
        <w:commentReference w:id="1952"/>
      </w:r>
      <w:r w:rsidRPr="00D2445F">
        <w:rPr>
          <w:rFonts w:ascii="Arial" w:hAnsi="Arial" w:cs="Arial"/>
          <w:szCs w:val="24"/>
        </w:rPr>
        <w:t xml:space="preserve"> son:</w:t>
      </w:r>
    </w:p>
    <w:p w:rsidR="008B38F0" w:rsidRDefault="004C5C96">
      <w:pPr>
        <w:pStyle w:val="Prrafodelista"/>
        <w:keepNext w:val="0"/>
        <w:numPr>
          <w:ilvl w:val="0"/>
          <w:numId w:val="15"/>
        </w:numPr>
        <w:suppressAutoHyphens w:val="0"/>
        <w:spacing w:after="160"/>
        <w:rPr>
          <w:rFonts w:ascii="Arial" w:hAnsi="Arial" w:cs="Arial"/>
          <w:szCs w:val="24"/>
        </w:rPr>
        <w:pPrChange w:id="1953" w:author="Sergio" w:date="2014-03-12T20:45:00Z">
          <w:pPr>
            <w:pStyle w:val="Prrafodelista"/>
            <w:keepNext w:val="0"/>
            <w:numPr>
              <w:numId w:val="15"/>
            </w:numPr>
            <w:suppressAutoHyphens w:val="0"/>
            <w:spacing w:after="160"/>
            <w:ind w:hanging="360"/>
            <w:jc w:val="left"/>
          </w:pPr>
        </w:pPrChange>
      </w:pPr>
      <w:del w:id="1954" w:author="Familia Valderrama A" w:date="2014-04-24T00:32:00Z">
        <w:r w:rsidRPr="00D2445F" w:rsidDel="00B326CE">
          <w:rPr>
            <w:rFonts w:ascii="Arial" w:hAnsi="Arial" w:cs="Arial"/>
            <w:szCs w:val="24"/>
          </w:rPr>
          <w:delText xml:space="preserve">Dentro de cada incremento que se realice, se siguen un </w:delText>
        </w:r>
        <w:commentRangeStart w:id="1955"/>
        <w:r w:rsidRPr="00D2445F" w:rsidDel="00B326CE">
          <w:rPr>
            <w:rFonts w:ascii="Arial" w:hAnsi="Arial" w:cs="Arial"/>
            <w:szCs w:val="24"/>
          </w:rPr>
          <w:delText>conjunto de fases de manera lineal</w:delText>
        </w:r>
        <w:commentRangeEnd w:id="1955"/>
        <w:r w:rsidR="00E80DCF" w:rsidDel="00B326CE">
          <w:rPr>
            <w:rStyle w:val="Refdecomentario"/>
          </w:rPr>
          <w:commentReference w:id="1955"/>
        </w:r>
        <w:r w:rsidRPr="00D2445F" w:rsidDel="00B326CE">
          <w:rPr>
            <w:rFonts w:ascii="Arial" w:hAnsi="Arial" w:cs="Arial"/>
            <w:szCs w:val="24"/>
          </w:rPr>
          <w:delText xml:space="preserve"> la cual se definen antes de empezar el incremento.</w:delText>
        </w:r>
      </w:del>
      <w:ins w:id="1956" w:author="Familia Valderrama A" w:date="2014-04-24T00:32:00Z">
        <w:r w:rsidR="00B326CE">
          <w:rPr>
            <w:rFonts w:ascii="Arial" w:hAnsi="Arial" w:cs="Arial"/>
            <w:szCs w:val="24"/>
          </w:rPr>
          <w:t>La planeación de fa</w:t>
        </w:r>
      </w:ins>
      <w:ins w:id="1957" w:author="Familia Valderrama A" w:date="2014-04-24T00:34:00Z">
        <w:r w:rsidR="00B326CE">
          <w:rPr>
            <w:rFonts w:ascii="Arial" w:hAnsi="Arial" w:cs="Arial"/>
            <w:szCs w:val="24"/>
          </w:rPr>
          <w:t>ses de forma secuencial.</w:t>
        </w:r>
      </w:ins>
    </w:p>
    <w:p w:rsidR="008B38F0" w:rsidRDefault="004C5C96">
      <w:pPr>
        <w:pStyle w:val="Prrafodelista"/>
        <w:keepNext w:val="0"/>
        <w:numPr>
          <w:ilvl w:val="0"/>
          <w:numId w:val="15"/>
        </w:numPr>
        <w:suppressAutoHyphens w:val="0"/>
        <w:spacing w:after="160"/>
        <w:rPr>
          <w:rFonts w:ascii="Arial" w:hAnsi="Arial" w:cs="Arial"/>
          <w:szCs w:val="24"/>
        </w:rPr>
        <w:pPrChange w:id="1958" w:author="Sergio" w:date="2014-03-12T20:45:00Z">
          <w:pPr>
            <w:pStyle w:val="Prrafodelista"/>
            <w:keepNext w:val="0"/>
            <w:numPr>
              <w:numId w:val="15"/>
            </w:numPr>
            <w:suppressAutoHyphens w:val="0"/>
            <w:spacing w:after="160"/>
            <w:ind w:hanging="360"/>
            <w:jc w:val="left"/>
          </w:pPr>
        </w:pPrChange>
      </w:pPr>
      <w:r w:rsidRPr="00D2445F">
        <w:rPr>
          <w:rFonts w:ascii="Arial" w:hAnsi="Arial" w:cs="Arial"/>
          <w:szCs w:val="24"/>
        </w:rPr>
        <w:t>Para poder seguir a la siguiente fase se debe terminar a cabalidad las distintas tareas que representa la fase que se está desarrollando.</w:t>
      </w:r>
    </w:p>
    <w:p w:rsidR="00380229" w:rsidRDefault="004C5C96">
      <w:pPr>
        <w:rPr>
          <w:rFonts w:ascii="Arial" w:hAnsi="Arial" w:cs="Arial"/>
          <w:szCs w:val="24"/>
        </w:rPr>
      </w:pPr>
      <w:r w:rsidRPr="00D2445F">
        <w:rPr>
          <w:rFonts w:ascii="Arial" w:hAnsi="Arial" w:cs="Arial"/>
          <w:szCs w:val="24"/>
        </w:rPr>
        <w:t>En el modelo iterativo:</w:t>
      </w:r>
    </w:p>
    <w:p w:rsidR="008B38F0" w:rsidRDefault="004C5C96">
      <w:pPr>
        <w:pStyle w:val="Prrafodelista"/>
        <w:keepNext w:val="0"/>
        <w:numPr>
          <w:ilvl w:val="0"/>
          <w:numId w:val="16"/>
        </w:numPr>
        <w:suppressAutoHyphens w:val="0"/>
        <w:spacing w:after="160"/>
        <w:rPr>
          <w:rFonts w:ascii="Arial" w:hAnsi="Arial" w:cs="Arial"/>
          <w:szCs w:val="24"/>
        </w:rPr>
        <w:pPrChange w:id="1959" w:author="Sergio" w:date="2014-03-12T20:45:00Z">
          <w:pPr>
            <w:pStyle w:val="Prrafodelista"/>
            <w:keepNext w:val="0"/>
            <w:numPr>
              <w:numId w:val="16"/>
            </w:numPr>
            <w:suppressAutoHyphens w:val="0"/>
            <w:spacing w:after="160"/>
            <w:ind w:hanging="360"/>
            <w:jc w:val="left"/>
          </w:pPr>
        </w:pPrChange>
      </w:pPr>
      <w:del w:id="1960" w:author="Familia Valderrama A" w:date="2014-04-24T00:35:00Z">
        <w:r w:rsidRPr="00D2445F" w:rsidDel="00B326CE">
          <w:rPr>
            <w:rFonts w:ascii="Arial" w:hAnsi="Arial" w:cs="Arial"/>
            <w:szCs w:val="24"/>
          </w:rPr>
          <w:delText xml:space="preserve">Gestión evolutiva lo cual </w:delText>
        </w:r>
        <w:commentRangeStart w:id="1961"/>
        <w:r w:rsidRPr="00D2445F" w:rsidDel="00B326CE">
          <w:rPr>
            <w:rFonts w:ascii="Arial" w:hAnsi="Arial" w:cs="Arial"/>
            <w:szCs w:val="24"/>
          </w:rPr>
          <w:delText>permite tener versiones más completas</w:delText>
        </w:r>
        <w:commentRangeEnd w:id="1961"/>
        <w:r w:rsidR="00002B1F" w:rsidDel="00B326CE">
          <w:rPr>
            <w:rStyle w:val="Refdecomentario"/>
          </w:rPr>
          <w:commentReference w:id="1961"/>
        </w:r>
        <w:r w:rsidRPr="00D2445F" w:rsidDel="00B326CE">
          <w:rPr>
            <w:rFonts w:ascii="Arial" w:hAnsi="Arial" w:cs="Arial"/>
            <w:szCs w:val="24"/>
          </w:rPr>
          <w:delText xml:space="preserve"> del sistema.</w:delText>
        </w:r>
      </w:del>
      <w:ins w:id="1962" w:author="Familia Valderrama A" w:date="2014-04-24T00:35:00Z">
        <w:r w:rsidR="00B326CE">
          <w:rPr>
            <w:rFonts w:ascii="Arial" w:hAnsi="Arial" w:cs="Arial"/>
            <w:szCs w:val="24"/>
          </w:rPr>
          <w:t xml:space="preserve">El desarrollo del producto se va realizando de forma incremental, esto responde </w:t>
        </w:r>
      </w:ins>
      <w:ins w:id="1963" w:author="Familia Valderrama A" w:date="2014-04-24T00:36:00Z">
        <w:r w:rsidR="00B326CE">
          <w:rPr>
            <w:rFonts w:ascii="Arial" w:hAnsi="Arial" w:cs="Arial"/>
            <w:szCs w:val="24"/>
          </w:rPr>
          <w:t>también</w:t>
        </w:r>
      </w:ins>
      <w:ins w:id="1964" w:author="Familia Valderrama A" w:date="2014-04-24T00:35:00Z">
        <w:r w:rsidR="00B326CE">
          <w:rPr>
            <w:rFonts w:ascii="Arial" w:hAnsi="Arial" w:cs="Arial"/>
            <w:szCs w:val="24"/>
          </w:rPr>
          <w:t xml:space="preserve"> </w:t>
        </w:r>
      </w:ins>
      <w:ins w:id="1965" w:author="Familia Valderrama A" w:date="2014-04-24T00:36:00Z">
        <w:r w:rsidR="00B326CE">
          <w:rPr>
            <w:rFonts w:ascii="Arial" w:hAnsi="Arial" w:cs="Arial"/>
            <w:szCs w:val="24"/>
          </w:rPr>
          <w:t>a los entregables que debe presentar Softlute (ver sección</w:t>
        </w:r>
      </w:ins>
      <w:ins w:id="1966" w:author="Familia Valderrama A" w:date="2014-04-24T00:37:00Z">
        <w:r w:rsidR="00B326CE">
          <w:rPr>
            <w:rFonts w:ascii="Arial" w:hAnsi="Arial" w:cs="Arial"/>
            <w:szCs w:val="24"/>
          </w:rPr>
          <w:t xml:space="preserve"> 6.4)</w:t>
        </w:r>
      </w:ins>
      <w:ins w:id="1967" w:author="Familia Valderrama A" w:date="2014-04-24T00:36:00Z">
        <w:r w:rsidR="00B326CE">
          <w:rPr>
            <w:rFonts w:ascii="Arial" w:hAnsi="Arial" w:cs="Arial"/>
            <w:szCs w:val="24"/>
          </w:rPr>
          <w:t>.</w:t>
        </w:r>
      </w:ins>
    </w:p>
    <w:p w:rsidR="008B38F0" w:rsidRDefault="004C5C96">
      <w:pPr>
        <w:pStyle w:val="Prrafodelista"/>
        <w:keepNext w:val="0"/>
        <w:numPr>
          <w:ilvl w:val="0"/>
          <w:numId w:val="16"/>
        </w:numPr>
        <w:suppressAutoHyphens w:val="0"/>
        <w:spacing w:after="160"/>
        <w:rPr>
          <w:rFonts w:ascii="Arial" w:hAnsi="Arial" w:cs="Arial"/>
          <w:szCs w:val="24"/>
        </w:rPr>
        <w:pPrChange w:id="1968" w:author="Sergio" w:date="2014-03-12T20:45:00Z">
          <w:pPr>
            <w:pStyle w:val="Prrafodelista"/>
            <w:keepNext w:val="0"/>
            <w:numPr>
              <w:numId w:val="16"/>
            </w:numPr>
            <w:suppressAutoHyphens w:val="0"/>
            <w:spacing w:after="160"/>
            <w:ind w:hanging="360"/>
            <w:jc w:val="left"/>
          </w:pPr>
        </w:pPrChange>
      </w:pPr>
      <w:r w:rsidRPr="00D2445F">
        <w:rPr>
          <w:rFonts w:ascii="Arial" w:hAnsi="Arial" w:cs="Arial"/>
          <w:szCs w:val="24"/>
        </w:rPr>
        <w:t>Retroalimentación después de cada incremento.</w:t>
      </w:r>
      <w:ins w:id="1969" w:author="Familia Valderrama A" w:date="2014-04-24T00:37:00Z">
        <w:r w:rsidR="00B326CE">
          <w:rPr>
            <w:rFonts w:ascii="Arial" w:hAnsi="Arial" w:cs="Arial"/>
            <w:szCs w:val="24"/>
          </w:rPr>
          <w:t xml:space="preserve"> </w:t>
        </w:r>
      </w:ins>
    </w:p>
    <w:p w:rsidR="00380229" w:rsidRDefault="004C5C96">
      <w:pPr>
        <w:keepNext w:val="0"/>
        <w:suppressAutoHyphens w:val="0"/>
        <w:jc w:val="left"/>
        <w:rPr>
          <w:rFonts w:ascii="Arial" w:hAnsi="Arial" w:cs="Arial"/>
          <w:szCs w:val="24"/>
        </w:rPr>
      </w:pPr>
      <w:r>
        <w:rPr>
          <w:rFonts w:ascii="Arial" w:hAnsi="Arial" w:cs="Arial"/>
          <w:szCs w:val="24"/>
        </w:rPr>
        <w:br w:type="page"/>
      </w:r>
    </w:p>
    <w:p w:rsidR="00380229" w:rsidRDefault="00975F6E">
      <w:pPr>
        <w:rPr>
          <w:rFonts w:ascii="Arial" w:hAnsi="Arial" w:cs="Arial"/>
          <w:b/>
          <w:szCs w:val="24"/>
        </w:rPr>
      </w:pPr>
      <w:r w:rsidRPr="00975F6E">
        <w:rPr>
          <w:rFonts w:ascii="Arial" w:hAnsi="Arial" w:cs="Arial"/>
          <w:b/>
          <w:szCs w:val="24"/>
        </w:rPr>
        <w:t>Modelos Agiles (Scrum y XP):</w:t>
      </w:r>
    </w:p>
    <w:p w:rsidR="008B38F0" w:rsidRDefault="00B326CE">
      <w:pPr>
        <w:pStyle w:val="Prrafodelista"/>
        <w:keepNext w:val="0"/>
        <w:numPr>
          <w:ilvl w:val="0"/>
          <w:numId w:val="17"/>
        </w:numPr>
        <w:suppressAutoHyphens w:val="0"/>
        <w:spacing w:after="160"/>
        <w:rPr>
          <w:rFonts w:ascii="Arial" w:hAnsi="Arial" w:cs="Arial"/>
          <w:szCs w:val="24"/>
        </w:rPr>
        <w:pPrChange w:id="1970" w:author="Sergio" w:date="2014-03-12T20:45:00Z">
          <w:pPr>
            <w:pStyle w:val="Prrafodelista"/>
            <w:keepNext w:val="0"/>
            <w:numPr>
              <w:numId w:val="17"/>
            </w:numPr>
            <w:suppressAutoHyphens w:val="0"/>
            <w:spacing w:after="160"/>
            <w:ind w:hanging="360"/>
            <w:jc w:val="left"/>
          </w:pPr>
        </w:pPrChange>
      </w:pPr>
      <w:ins w:id="1971" w:author="Familia Valderrama A" w:date="2014-04-24T00:37:00Z">
        <w:r>
          <w:rPr>
            <w:rFonts w:ascii="Arial" w:hAnsi="Arial" w:cs="Arial"/>
            <w:szCs w:val="24"/>
          </w:rPr>
          <w:t>Sprints</w:t>
        </w:r>
      </w:ins>
      <w:ins w:id="1972" w:author="Familia Valderrama A" w:date="2014-04-24T00:38:00Z">
        <w:r>
          <w:rPr>
            <w:rFonts w:ascii="Arial" w:hAnsi="Arial" w:cs="Arial"/>
            <w:szCs w:val="24"/>
          </w:rPr>
          <w:t>,</w:t>
        </w:r>
      </w:ins>
      <w:ins w:id="1973" w:author="Familia Valderrama A" w:date="2014-04-24T00:37:00Z">
        <w:r>
          <w:rPr>
            <w:rFonts w:ascii="Arial" w:hAnsi="Arial" w:cs="Arial"/>
            <w:szCs w:val="24"/>
          </w:rPr>
          <w:t xml:space="preserve"> para el trabajo de la planeación, análisis y desarrollo.</w:t>
        </w:r>
      </w:ins>
      <w:commentRangeStart w:id="1974"/>
      <w:del w:id="1975" w:author="Familia Valderrama A" w:date="2014-04-24T00:37:00Z">
        <w:r w:rsidR="004C5C96" w:rsidRPr="00D2445F" w:rsidDel="00B326CE">
          <w:rPr>
            <w:rFonts w:ascii="Arial" w:hAnsi="Arial" w:cs="Arial"/>
            <w:szCs w:val="24"/>
          </w:rPr>
          <w:delText>Ciclos cortos</w:delText>
        </w:r>
      </w:del>
      <w:commentRangeEnd w:id="1974"/>
      <w:r w:rsidR="00250C7A">
        <w:rPr>
          <w:rStyle w:val="Refdecomentario"/>
        </w:rPr>
        <w:commentReference w:id="1974"/>
      </w:r>
    </w:p>
    <w:p w:rsidR="008B38F0" w:rsidRDefault="004C5C96">
      <w:pPr>
        <w:pStyle w:val="Prrafodelista"/>
        <w:keepNext w:val="0"/>
        <w:numPr>
          <w:ilvl w:val="0"/>
          <w:numId w:val="17"/>
        </w:numPr>
        <w:suppressAutoHyphens w:val="0"/>
        <w:spacing w:after="160"/>
        <w:rPr>
          <w:rFonts w:ascii="Arial" w:hAnsi="Arial" w:cs="Arial"/>
          <w:szCs w:val="24"/>
        </w:rPr>
        <w:pPrChange w:id="1976"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Comunicación continua</w:t>
      </w:r>
    </w:p>
    <w:p w:rsidR="008B38F0" w:rsidRDefault="004C5C96">
      <w:pPr>
        <w:pStyle w:val="Prrafodelista"/>
        <w:keepNext w:val="0"/>
        <w:numPr>
          <w:ilvl w:val="0"/>
          <w:numId w:val="17"/>
        </w:numPr>
        <w:suppressAutoHyphens w:val="0"/>
        <w:spacing w:after="160"/>
        <w:rPr>
          <w:rFonts w:ascii="Arial" w:hAnsi="Arial" w:cs="Arial"/>
          <w:szCs w:val="24"/>
        </w:rPr>
        <w:pPrChange w:id="1977"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Reuniones Semanales</w:t>
      </w:r>
    </w:p>
    <w:p w:rsidR="008B38F0" w:rsidRDefault="004C5C96">
      <w:pPr>
        <w:pStyle w:val="Prrafodelista"/>
        <w:keepNext w:val="0"/>
        <w:numPr>
          <w:ilvl w:val="0"/>
          <w:numId w:val="17"/>
        </w:numPr>
        <w:suppressAutoHyphens w:val="0"/>
        <w:spacing w:after="160"/>
        <w:rPr>
          <w:rFonts w:ascii="Arial" w:hAnsi="Arial" w:cs="Arial"/>
          <w:szCs w:val="24"/>
        </w:rPr>
        <w:pPrChange w:id="1978"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 xml:space="preserve">Lista de tareas </w:t>
      </w:r>
    </w:p>
    <w:p w:rsidR="008B38F0" w:rsidRDefault="004C5C96">
      <w:pPr>
        <w:pStyle w:val="Prrafodelista"/>
        <w:keepNext w:val="0"/>
        <w:numPr>
          <w:ilvl w:val="0"/>
          <w:numId w:val="17"/>
        </w:numPr>
        <w:suppressAutoHyphens w:val="0"/>
        <w:spacing w:after="160"/>
        <w:rPr>
          <w:rFonts w:ascii="Arial" w:hAnsi="Arial" w:cs="Arial"/>
          <w:szCs w:val="24"/>
        </w:rPr>
        <w:pPrChange w:id="1979"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Planificación por entregas, esto quiere decir que se desarrollan las funcionalidades que necesita el cliente según las fechas de los entregables.</w:t>
      </w:r>
    </w:p>
    <w:p w:rsidR="008B38F0" w:rsidRDefault="004C5C96">
      <w:pPr>
        <w:pStyle w:val="Prrafodelista"/>
        <w:keepNext w:val="0"/>
        <w:numPr>
          <w:ilvl w:val="0"/>
          <w:numId w:val="17"/>
        </w:numPr>
        <w:suppressAutoHyphens w:val="0"/>
        <w:spacing w:after="160"/>
        <w:rPr>
          <w:rFonts w:ascii="Arial" w:hAnsi="Arial" w:cs="Arial"/>
          <w:szCs w:val="24"/>
        </w:rPr>
        <w:pPrChange w:id="1980"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Iteraciones de 2-3 semanas</w:t>
      </w:r>
    </w:p>
    <w:p w:rsidR="008B38F0" w:rsidRDefault="004C5C96">
      <w:pPr>
        <w:pStyle w:val="Prrafodelista"/>
        <w:keepNext w:val="0"/>
        <w:numPr>
          <w:ilvl w:val="0"/>
          <w:numId w:val="17"/>
        </w:numPr>
        <w:suppressAutoHyphens w:val="0"/>
        <w:spacing w:after="160"/>
        <w:rPr>
          <w:rFonts w:ascii="Arial" w:hAnsi="Arial" w:cs="Arial"/>
          <w:szCs w:val="24"/>
        </w:rPr>
        <w:pPrChange w:id="1981" w:author="Sergio" w:date="2014-03-12T20:45:00Z">
          <w:pPr>
            <w:pStyle w:val="Prrafodelista"/>
            <w:keepNext w:val="0"/>
            <w:numPr>
              <w:numId w:val="17"/>
            </w:numPr>
            <w:suppressAutoHyphens w:val="0"/>
            <w:spacing w:after="160"/>
            <w:ind w:hanging="360"/>
            <w:jc w:val="left"/>
          </w:pPr>
        </w:pPrChange>
      </w:pPr>
      <w:r w:rsidRPr="00D2445F">
        <w:rPr>
          <w:rFonts w:ascii="Arial" w:hAnsi="Arial" w:cs="Arial"/>
          <w:szCs w:val="24"/>
        </w:rPr>
        <w:t xml:space="preserve">Programación en parejas, que en el caso de </w:t>
      </w:r>
      <w:del w:id="1982" w:author="Sergio" w:date="2014-03-13T00:09:00Z">
        <w:r w:rsidRPr="00D2445F" w:rsidDel="00CF5C9F">
          <w:rPr>
            <w:rFonts w:ascii="Arial" w:hAnsi="Arial" w:cs="Arial"/>
            <w:szCs w:val="24"/>
          </w:rPr>
          <w:delText xml:space="preserve">softlute </w:delText>
        </w:r>
      </w:del>
      <w:ins w:id="1983" w:author="Sergio" w:date="2014-03-13T00:09:00Z">
        <w:r w:rsidR="00CF5C9F">
          <w:rPr>
            <w:rFonts w:ascii="Arial" w:hAnsi="Arial" w:cs="Arial"/>
            <w:szCs w:val="24"/>
          </w:rPr>
          <w:t>S</w:t>
        </w:r>
        <w:r w:rsidR="00CF5C9F" w:rsidRPr="00D2445F">
          <w:rPr>
            <w:rFonts w:ascii="Arial" w:hAnsi="Arial" w:cs="Arial"/>
            <w:szCs w:val="24"/>
          </w:rPr>
          <w:t xml:space="preserve">oftlute </w:t>
        </w:r>
      </w:ins>
      <w:r w:rsidRPr="00D2445F">
        <w:rPr>
          <w:rFonts w:ascii="Arial" w:hAnsi="Arial" w:cs="Arial"/>
          <w:szCs w:val="24"/>
        </w:rPr>
        <w:t>no solo será en la parte de la programación sino también en la parte de diseño y documentación.</w:t>
      </w:r>
    </w:p>
    <w:p w:rsidR="00380229" w:rsidRDefault="00380229">
      <w:pPr>
        <w:rPr>
          <w:rFonts w:ascii="Arial" w:hAnsi="Arial" w:cs="Arial"/>
          <w:lang w:val="es-ES_tradnl"/>
        </w:rPr>
      </w:pPr>
    </w:p>
    <w:p w:rsidR="00380229" w:rsidRDefault="005B51FA">
      <w:pPr>
        <w:pStyle w:val="Ttulo3"/>
        <w:rPr>
          <w:rFonts w:ascii="Arial" w:hAnsi="Arial" w:cs="Arial"/>
          <w:sz w:val="28"/>
          <w:szCs w:val="28"/>
          <w:lang w:val="es-ES_tradnl"/>
        </w:rPr>
      </w:pPr>
      <w:bookmarkStart w:id="1984" w:name="_Toc384230513"/>
      <w:commentRangeStart w:id="1985"/>
      <w:r w:rsidRPr="0007042C">
        <w:rPr>
          <w:rFonts w:ascii="Arial" w:hAnsi="Arial" w:cs="Arial"/>
          <w:sz w:val="28"/>
          <w:szCs w:val="28"/>
          <w:lang w:val="es-ES_tradnl"/>
        </w:rPr>
        <w:t>Análisis de Alternativas y Justificación</w:t>
      </w:r>
      <w:commentRangeEnd w:id="1985"/>
      <w:r w:rsidR="00FB1B70">
        <w:rPr>
          <w:rStyle w:val="Refdecomentario"/>
          <w:rFonts w:ascii="Calibri" w:hAnsi="Calibri"/>
          <w:b w:val="0"/>
          <w:bCs w:val="0"/>
        </w:rPr>
        <w:commentReference w:id="1985"/>
      </w:r>
      <w:bookmarkEnd w:id="1984"/>
    </w:p>
    <w:p w:rsidR="00380229" w:rsidRDefault="00380229">
      <w:pPr>
        <w:rPr>
          <w:rFonts w:ascii="Arial" w:hAnsi="Arial" w:cs="Arial"/>
          <w:color w:val="000090"/>
          <w:lang w:val="es-ES_tradnl"/>
        </w:rPr>
      </w:pPr>
    </w:p>
    <w:p w:rsidR="00380229" w:rsidRDefault="00A175DA">
      <w:pPr>
        <w:rPr>
          <w:rFonts w:ascii="Arial" w:hAnsi="Arial" w:cs="Arial"/>
          <w:lang w:val="es-CO"/>
        </w:rPr>
      </w:pPr>
      <w:r w:rsidRPr="0007042C">
        <w:rPr>
          <w:rFonts w:ascii="Arial" w:hAnsi="Arial" w:cs="Arial"/>
          <w:lang w:val="es-CO"/>
        </w:rPr>
        <w:t xml:space="preserve">Previamente a la elección de los ciclos de vida utilizados como base para la creación del modelo de este proyecto, se hizo una investigación acerca de estos. El grupo de trabajo se encontró con varias alternativas </w:t>
      </w:r>
      <w:commentRangeStart w:id="1986"/>
      <w:r w:rsidRPr="0007042C">
        <w:rPr>
          <w:rFonts w:ascii="Arial" w:hAnsi="Arial" w:cs="Arial"/>
          <w:lang w:val="es-CO"/>
        </w:rPr>
        <w:t xml:space="preserve">que no se adaptaban </w:t>
      </w:r>
      <w:commentRangeEnd w:id="1986"/>
      <w:r w:rsidR="00250C7A">
        <w:rPr>
          <w:rStyle w:val="Refdecomentario"/>
        </w:rPr>
        <w:commentReference w:id="1986"/>
      </w:r>
      <w:r w:rsidRPr="0007042C">
        <w:rPr>
          <w:rFonts w:ascii="Arial" w:hAnsi="Arial" w:cs="Arial"/>
          <w:lang w:val="es-CO"/>
        </w:rPr>
        <w:t>a las necesidades del proyecto a realizar pero que presentaban algunas prácticas o técnicas que podían ser tenidas en cuenta.</w:t>
      </w:r>
    </w:p>
    <w:p w:rsidR="00380229" w:rsidRDefault="00A175DA">
      <w:pPr>
        <w:rPr>
          <w:rFonts w:ascii="Arial" w:hAnsi="Arial" w:cs="Arial"/>
          <w:lang w:val="es-CO"/>
        </w:rPr>
      </w:pPr>
      <w:r w:rsidRPr="0007042C">
        <w:rPr>
          <w:rFonts w:ascii="Arial" w:hAnsi="Arial" w:cs="Arial"/>
          <w:lang w:val="es-CO"/>
        </w:rPr>
        <w:t>El equipo se encontró con la categoría de Modelos Especializados de Proceso dentro del cual se encuentra  el modelo de métodos formales el cual comprende un conjunto de actividades que conducen a la especificación matemática del software, esto significa que un ingeniero de software pueda especificar, desarrollar y verificar un sistema basado en una notación matemática</w:t>
      </w:r>
      <w:sdt>
        <w:sdtPr>
          <w:rPr>
            <w:rFonts w:ascii="Arial" w:hAnsi="Arial" w:cs="Arial"/>
            <w:lang w:val="es-CO"/>
          </w:rPr>
          <w:id w:val="115421796"/>
          <w:citation/>
        </w:sdtPr>
        <w:sdtContent>
          <w:r w:rsidR="002956A8" w:rsidRPr="0007042C">
            <w:rPr>
              <w:rFonts w:ascii="Arial" w:hAnsi="Arial" w:cs="Arial"/>
              <w:lang w:val="es-CO"/>
            </w:rPr>
            <w:fldChar w:fldCharType="begin"/>
          </w:r>
          <w:r w:rsidR="00E63F56" w:rsidRPr="0007042C">
            <w:rPr>
              <w:rFonts w:ascii="Arial" w:hAnsi="Arial" w:cs="Arial"/>
              <w:lang w:val="es-CO"/>
            </w:rPr>
            <w:instrText xml:space="preserve"> CITATION Fau09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[11]</w:t>
          </w:r>
          <w:r w:rsidR="002956A8" w:rsidRPr="0007042C">
            <w:rPr>
              <w:rFonts w:ascii="Arial" w:hAnsi="Arial" w:cs="Arial"/>
              <w:lang w:val="es-CO"/>
            </w:rPr>
            <w:fldChar w:fldCharType="end"/>
          </w:r>
        </w:sdtContent>
      </w:sdt>
      <w:sdt>
        <w:sdtPr>
          <w:rPr>
            <w:rFonts w:ascii="Arial" w:hAnsi="Arial" w:cs="Arial"/>
            <w:lang w:val="es-CO"/>
          </w:rPr>
          <w:id w:val="115421797"/>
          <w:citation/>
        </w:sdtPr>
        <w:sdtContent>
          <w:r w:rsidR="002956A8" w:rsidRPr="0007042C">
            <w:rPr>
              <w:rFonts w:ascii="Arial" w:hAnsi="Arial" w:cs="Arial"/>
              <w:lang w:val="es-CO"/>
            </w:rPr>
            <w:fldChar w:fldCharType="begin"/>
          </w:r>
          <w:r w:rsidR="00E63F56" w:rsidRPr="0007042C">
            <w:rPr>
              <w:rFonts w:ascii="Arial" w:hAnsi="Arial" w:cs="Arial"/>
              <w:lang w:val="es-CO"/>
            </w:rPr>
            <w:instrText xml:space="preserve"> CITATION Pre05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[5]</w:t>
          </w:r>
          <w:r w:rsidR="002956A8" w:rsidRPr="0007042C">
            <w:rPr>
              <w:rFonts w:ascii="Arial" w:hAnsi="Arial" w:cs="Arial"/>
              <w:lang w:val="es-CO"/>
            </w:rPr>
            <w:fldChar w:fldCharType="end"/>
          </w:r>
        </w:sdtContent>
      </w:sdt>
      <w:r w:rsidRPr="0007042C">
        <w:rPr>
          <w:rFonts w:ascii="Arial" w:hAnsi="Arial" w:cs="Arial"/>
          <w:lang w:val="es-CO"/>
        </w:rPr>
        <w:t xml:space="preserve">. El problema con este método es que es </w:t>
      </w:r>
      <w:commentRangeStart w:id="1987"/>
      <w:r w:rsidRPr="0007042C">
        <w:rPr>
          <w:rFonts w:ascii="Arial" w:hAnsi="Arial" w:cs="Arial"/>
          <w:lang w:val="es-CO"/>
        </w:rPr>
        <w:t>demasiado caro</w:t>
      </w:r>
      <w:commentRangeEnd w:id="1987"/>
      <w:r w:rsidR="00517D93">
        <w:rPr>
          <w:rStyle w:val="Refdecomentario"/>
        </w:rPr>
        <w:commentReference w:id="1987"/>
      </w:r>
      <w:r w:rsidRPr="0007042C">
        <w:rPr>
          <w:rFonts w:ascii="Arial" w:hAnsi="Arial" w:cs="Arial"/>
          <w:lang w:val="es-CO"/>
        </w:rPr>
        <w:t xml:space="preserve"> y requiere de una gran inversión de tiempo, además los integrantes de un grupo que aplique este método deben tener una capacitación detallada, por esta razón e</w:t>
      </w:r>
      <w:r w:rsidR="00E63F56" w:rsidRPr="0007042C">
        <w:rPr>
          <w:rFonts w:ascii="Arial" w:hAnsi="Arial" w:cs="Arial"/>
          <w:lang w:val="es-CO"/>
        </w:rPr>
        <w:t xml:space="preserve">ste método no fue elegido. </w:t>
      </w:r>
    </w:p>
    <w:p w:rsidR="00380229" w:rsidRDefault="00A175DA">
      <w:pPr>
        <w:rPr>
          <w:rFonts w:ascii="Arial" w:hAnsi="Arial" w:cs="Arial"/>
          <w:lang w:val="es-CO"/>
        </w:rPr>
      </w:pPr>
      <w:r w:rsidRPr="0007042C">
        <w:rPr>
          <w:rFonts w:ascii="Arial" w:hAnsi="Arial" w:cs="Arial"/>
          <w:lang w:val="es-CO"/>
        </w:rPr>
        <w:t>Un caso parecido fue el del modelo en cascada, que se mencionó en el numeral anterior. El modelo sirvió de base para plantear unas fases en primera instancia, pero el modelo completo no era a fin con el proceso requerido por el proyecto de ¿Adivina Quién? Esto debido a que el modelo cascada no se enfoca en hacer retroalimentación ni en un proceso ágil.</w:t>
      </w:r>
    </w:p>
    <w:p w:rsidR="00380229" w:rsidRDefault="00A175DA">
      <w:pPr>
        <w:rPr>
          <w:rFonts w:ascii="Arial" w:hAnsi="Arial" w:cs="Arial"/>
          <w:lang w:val="es-CO"/>
        </w:rPr>
      </w:pPr>
      <w:r w:rsidRPr="0007042C">
        <w:rPr>
          <w:rFonts w:ascii="Arial" w:hAnsi="Arial" w:cs="Arial"/>
          <w:lang w:val="es-CO"/>
        </w:rPr>
        <w:t>Buscando mayor cercanía con las necesidades del proyecto, se entró a buscar  modelos que tomaran como base el modelo incremental. Dentro de los modelos de proceso incremental se encuentra el  DRA o desarrollo rápido de aplicaciones</w:t>
      </w:r>
      <w:sdt>
        <w:sdtPr>
          <w:rPr>
            <w:rFonts w:ascii="Arial" w:hAnsi="Arial" w:cs="Arial"/>
            <w:lang w:val="es-CO"/>
          </w:rPr>
          <w:id w:val="115422245"/>
          <w:citation/>
        </w:sdtPr>
        <w:sdtContent>
          <w:r w:rsidR="002956A8" w:rsidRPr="0007042C">
            <w:rPr>
              <w:rFonts w:ascii="Arial" w:hAnsi="Arial" w:cs="Arial"/>
              <w:lang w:val="es-CO"/>
            </w:rPr>
            <w:fldChar w:fldCharType="begin"/>
          </w:r>
          <w:r w:rsidR="001F5A62" w:rsidRPr="0007042C">
            <w:rPr>
              <w:rFonts w:ascii="Arial" w:hAnsi="Arial" w:cs="Arial"/>
              <w:lang w:val="es-CO"/>
            </w:rPr>
            <w:instrText xml:space="preserve"> CITATION Fau09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[11]</w:t>
          </w:r>
          <w:r w:rsidR="002956A8" w:rsidRPr="0007042C">
            <w:rPr>
              <w:rFonts w:ascii="Arial" w:hAnsi="Arial" w:cs="Arial"/>
              <w:lang w:val="es-CO"/>
            </w:rPr>
            <w:fldChar w:fldCharType="end"/>
          </w:r>
        </w:sdtContent>
      </w:sdt>
      <w:r w:rsidRPr="0007042C">
        <w:rPr>
          <w:rFonts w:ascii="Arial" w:hAnsi="Arial" w:cs="Arial"/>
          <w:lang w:val="es-CO"/>
        </w:rPr>
        <w:t>. Un modelo llamativo debido al tiempo de trabajo que propone (60 a 90 días)</w:t>
      </w:r>
      <w:sdt>
        <w:sdtPr>
          <w:rPr>
            <w:rFonts w:ascii="Arial" w:hAnsi="Arial" w:cs="Arial"/>
            <w:lang w:val="es-CO"/>
          </w:rPr>
          <w:id w:val="115422244"/>
          <w:citation/>
        </w:sdtPr>
        <w:sdtContent>
          <w:r w:rsidR="002956A8" w:rsidRPr="0007042C">
            <w:rPr>
              <w:rFonts w:ascii="Arial" w:hAnsi="Arial" w:cs="Arial"/>
              <w:lang w:val="es-CO"/>
            </w:rPr>
            <w:fldChar w:fldCharType="begin"/>
          </w:r>
          <w:r w:rsidR="001F5A62" w:rsidRPr="0007042C">
            <w:rPr>
              <w:rFonts w:ascii="Arial" w:hAnsi="Arial" w:cs="Arial"/>
              <w:lang w:val="es-CO"/>
            </w:rPr>
            <w:instrText xml:space="preserve"> CITATION Pre05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[5]</w:t>
          </w:r>
          <w:r w:rsidR="002956A8" w:rsidRPr="0007042C">
            <w:rPr>
              <w:rFonts w:ascii="Arial" w:hAnsi="Arial" w:cs="Arial"/>
              <w:lang w:val="es-CO"/>
            </w:rPr>
            <w:fldChar w:fldCharType="end"/>
          </w:r>
        </w:sdtContent>
      </w:sdt>
      <w:r w:rsidRPr="0007042C">
        <w:rPr>
          <w:rFonts w:ascii="Arial" w:hAnsi="Arial" w:cs="Arial"/>
          <w:lang w:val="es-CO"/>
        </w:rPr>
        <w:t xml:space="preserve">, lo cual es cercano al tiempo disponible por el grupo de trabajo para la realización del ¿Adivina Quién? Sin embargo, </w:t>
      </w:r>
      <w:commentRangeStart w:id="1988"/>
      <w:r w:rsidRPr="0007042C">
        <w:rPr>
          <w:rFonts w:ascii="Arial" w:hAnsi="Arial" w:cs="Arial"/>
          <w:lang w:val="es-CO"/>
        </w:rPr>
        <w:t>su desarrollo está basado en componentes</w:t>
      </w:r>
      <w:commentRangeEnd w:id="1988"/>
      <w:r w:rsidR="00C1007C">
        <w:rPr>
          <w:rStyle w:val="Refdecomentario"/>
        </w:rPr>
        <w:commentReference w:id="1988"/>
      </w:r>
      <w:r w:rsidRPr="0007042C">
        <w:rPr>
          <w:rFonts w:ascii="Arial" w:hAnsi="Arial" w:cs="Arial"/>
          <w:lang w:val="es-CO"/>
        </w:rPr>
        <w:t>, es decir en la reutilización de componentes existentes. Vale la pena recordar que para este proyecto se exige una reutilización de código menor al 20% y también Por esta ra</w:t>
      </w:r>
      <w:r w:rsidR="001F5A62" w:rsidRPr="0007042C">
        <w:rPr>
          <w:rFonts w:ascii="Arial" w:hAnsi="Arial" w:cs="Arial"/>
          <w:lang w:val="es-CO"/>
        </w:rPr>
        <w:t>zón se rechazó este modelo DRA.</w:t>
      </w:r>
    </w:p>
    <w:p w:rsidR="00380229" w:rsidRDefault="00A175DA">
      <w:pPr>
        <w:rPr>
          <w:rFonts w:ascii="Arial" w:hAnsi="Arial" w:cs="Arial"/>
          <w:lang w:val="es-CO"/>
        </w:rPr>
      </w:pPr>
      <w:r w:rsidRPr="0007042C">
        <w:rPr>
          <w:rFonts w:ascii="Arial" w:hAnsi="Arial" w:cs="Arial"/>
          <w:lang w:val="es-CO"/>
        </w:rPr>
        <w:t xml:space="preserve">Dentro del manifestó ágil, podemos encontrar que se tiene como objetivo obtener un software funcional por encima de una documentación comprensiva. Esta afirmación lleva a pensar en la necesidad de buscar no modelos completos para aplicar al proyecto si no </w:t>
      </w:r>
      <w:r w:rsidR="00E932D5" w:rsidRPr="0007042C">
        <w:rPr>
          <w:rFonts w:ascii="Arial" w:hAnsi="Arial" w:cs="Arial"/>
          <w:lang w:val="es-CO"/>
        </w:rPr>
        <w:t>prácticas</w:t>
      </w:r>
      <w:r w:rsidRPr="0007042C">
        <w:rPr>
          <w:rFonts w:ascii="Arial" w:hAnsi="Arial" w:cs="Arial"/>
          <w:lang w:val="es-CO"/>
        </w:rPr>
        <w:t xml:space="preserve"> y técnicas de ellos y adaptarlos. El objetivo debía ser lograr un modelo de ciclo de vida que se acomodara a la necesidad de tener ciertos entregables y además permitiera trabajar de forma rápida y eficiente.</w:t>
      </w:r>
    </w:p>
    <w:p w:rsidR="00380229" w:rsidRDefault="00A175DA">
      <w:pPr>
        <w:rPr>
          <w:rFonts w:ascii="Arial" w:hAnsi="Arial" w:cs="Arial"/>
          <w:lang w:val="es-CO"/>
        </w:rPr>
      </w:pPr>
      <w:r w:rsidRPr="0007042C">
        <w:rPr>
          <w:rFonts w:ascii="Arial" w:hAnsi="Arial" w:cs="Arial"/>
          <w:lang w:val="es-CO"/>
        </w:rPr>
        <w:t>Las primeras técnicas se encontraron en el SCRUM. Se propone un trabajo por sprints, que podría considerarse como la misma iteración; Que, como se exponía en el numeral anterior, no era modificable una vez iniciado. Esto con el propósito de mantener el grupo de trabajo enfocado</w:t>
      </w:r>
      <w:sdt>
        <w:sdtPr>
          <w:rPr>
            <w:rFonts w:ascii="Arial" w:hAnsi="Arial" w:cs="Arial"/>
            <w:lang w:val="es-CO"/>
          </w:rPr>
          <w:id w:val="115422246"/>
          <w:citation/>
        </w:sdtPr>
        <w:sdtContent>
          <w:r w:rsidR="002956A8" w:rsidRPr="0007042C">
            <w:rPr>
              <w:rFonts w:ascii="Arial" w:hAnsi="Arial" w:cs="Arial"/>
              <w:lang w:val="es-CO"/>
            </w:rPr>
            <w:fldChar w:fldCharType="begin"/>
          </w:r>
          <w:r w:rsidR="001F5A62" w:rsidRPr="0007042C">
            <w:rPr>
              <w:rFonts w:ascii="Arial" w:hAnsi="Arial" w:cs="Arial"/>
              <w:lang w:val="es-CO"/>
            </w:rPr>
            <w:instrText xml:space="preserve"> CITATION Jen14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[12]</w:t>
          </w:r>
          <w:r w:rsidR="002956A8" w:rsidRPr="0007042C">
            <w:rPr>
              <w:rFonts w:ascii="Arial" w:hAnsi="Arial" w:cs="Arial"/>
              <w:lang w:val="es-CO"/>
            </w:rPr>
            <w:fldChar w:fldCharType="end"/>
          </w:r>
        </w:sdtContent>
      </w:sdt>
      <w:sdt>
        <w:sdtPr>
          <w:rPr>
            <w:rFonts w:ascii="Arial" w:hAnsi="Arial" w:cs="Arial"/>
            <w:lang w:val="es-CO"/>
          </w:rPr>
          <w:id w:val="115422247"/>
          <w:citation/>
        </w:sdtPr>
        <w:sdtContent>
          <w:r w:rsidR="002956A8" w:rsidRPr="0007042C">
            <w:rPr>
              <w:rFonts w:ascii="Arial" w:hAnsi="Arial" w:cs="Arial"/>
              <w:lang w:val="es-CO"/>
            </w:rPr>
            <w:fldChar w:fldCharType="begin"/>
          </w:r>
          <w:r w:rsidR="001F5A62" w:rsidRPr="0007042C">
            <w:rPr>
              <w:rFonts w:ascii="Arial" w:hAnsi="Arial" w:cs="Arial"/>
              <w:lang w:val="es-CO"/>
            </w:rPr>
            <w:instrText xml:space="preserve"> CITATION Fau09 \l 9226 </w:instrText>
          </w:r>
          <w:r w:rsidR="002956A8" w:rsidRPr="0007042C">
            <w:rPr>
              <w:rFonts w:ascii="Arial" w:hAnsi="Arial" w:cs="Arial"/>
              <w:lang w:val="es-CO"/>
            </w:rPr>
            <w:fldChar w:fldCharType="separate"/>
          </w:r>
          <w:r w:rsidR="000F5A96">
            <w:rPr>
              <w:rFonts w:ascii="Arial" w:hAnsi="Arial" w:cs="Arial"/>
              <w:noProof/>
              <w:lang w:val="es-CO"/>
            </w:rPr>
            <w:t xml:space="preserve"> </w:t>
          </w:r>
          <w:r w:rsidR="000F5A96" w:rsidRPr="000F5A96">
            <w:rPr>
              <w:rFonts w:ascii="Arial" w:hAnsi="Arial" w:cs="Arial"/>
              <w:noProof/>
              <w:lang w:val="es-CO"/>
            </w:rPr>
            <w:t>[11]</w:t>
          </w:r>
          <w:r w:rsidR="002956A8" w:rsidRPr="0007042C">
            <w:rPr>
              <w:rFonts w:ascii="Arial" w:hAnsi="Arial" w:cs="Arial"/>
              <w:lang w:val="es-CO"/>
            </w:rPr>
            <w:fldChar w:fldCharType="end"/>
          </w:r>
        </w:sdtContent>
      </w:sdt>
      <w:r w:rsidRPr="0007042C">
        <w:rPr>
          <w:rFonts w:ascii="Arial" w:hAnsi="Arial" w:cs="Arial"/>
          <w:lang w:val="es-CO"/>
        </w:rPr>
        <w:t>. También por temas de disponibilidad, no se pueden llevar a cabo las reuniones cortas propuestas en el SCRUM, ni entrega de versiones funcionales después de cada iteración ya que existen iteraci</w:t>
      </w:r>
      <w:r w:rsidR="001F5A62" w:rsidRPr="0007042C">
        <w:rPr>
          <w:rFonts w:ascii="Arial" w:hAnsi="Arial" w:cs="Arial"/>
          <w:lang w:val="es-CO"/>
        </w:rPr>
        <w:t xml:space="preserve">ones que no van a generar uno. </w:t>
      </w:r>
    </w:p>
    <w:p w:rsidR="00380229" w:rsidRDefault="00A175DA">
      <w:pPr>
        <w:rPr>
          <w:rFonts w:ascii="Arial" w:hAnsi="Arial" w:cs="Arial"/>
          <w:lang w:val="es-CO"/>
        </w:rPr>
      </w:pPr>
      <w:r w:rsidRPr="0007042C">
        <w:rPr>
          <w:rFonts w:ascii="Arial" w:hAnsi="Arial" w:cs="Arial"/>
          <w:lang w:val="es-CO"/>
        </w:rPr>
        <w:t>Se puede evidenciar entonces, que el modelo elegido por Softlute para el desarrollo del proyecto ¿Adivina Quién?, es una combinación de diferentes bases, fases, prácticas, enfoques y de más características adaptadas para cumplir activamente las necesidades.</w:t>
      </w:r>
    </w:p>
    <w:p w:rsidR="00380229" w:rsidRDefault="00380229">
      <w:pPr>
        <w:rPr>
          <w:rFonts w:ascii="Arial" w:hAnsi="Arial" w:cs="Arial"/>
          <w:lang w:val="es-CO"/>
        </w:rPr>
      </w:pPr>
    </w:p>
    <w:p w:rsidR="00380229" w:rsidRDefault="00A175DA">
      <w:pPr>
        <w:keepNext w:val="0"/>
        <w:suppressAutoHyphens w:val="0"/>
        <w:jc w:val="left"/>
        <w:rPr>
          <w:rFonts w:ascii="Arial" w:hAnsi="Arial" w:cs="Arial"/>
          <w:lang w:val="es-CO"/>
        </w:rPr>
      </w:pPr>
      <w:r w:rsidRPr="0007042C">
        <w:rPr>
          <w:rFonts w:ascii="Arial" w:hAnsi="Arial" w:cs="Arial"/>
          <w:lang w:val="es-CO"/>
        </w:rPr>
        <w:br w:type="page"/>
      </w:r>
    </w:p>
    <w:p w:rsidR="008B38F0" w:rsidRDefault="008B38F0">
      <w:pPr>
        <w:ind w:right="90"/>
        <w:rPr>
          <w:rFonts w:ascii="Arial" w:hAnsi="Arial" w:cs="Arial"/>
          <w:lang w:val="es-CO"/>
        </w:rPr>
        <w:pPrChange w:id="1989" w:author="Ricardo" w:date="2014-03-11T22:39:00Z">
          <w:pPr/>
        </w:pPrChange>
      </w:pPr>
    </w:p>
    <w:p w:rsidR="00380229" w:rsidRDefault="005B51FA">
      <w:pPr>
        <w:pStyle w:val="Ttulo2"/>
        <w:rPr>
          <w:rFonts w:ascii="Arial" w:hAnsi="Arial" w:cs="Arial"/>
          <w:sz w:val="28"/>
          <w:szCs w:val="28"/>
          <w:lang w:val="es-ES_tradnl"/>
        </w:rPr>
      </w:pPr>
      <w:bookmarkStart w:id="1990" w:name="_Ref382262520"/>
      <w:bookmarkStart w:id="1991" w:name="_Toc384230514"/>
      <w:commentRangeStart w:id="1992"/>
      <w:r w:rsidRPr="0007042C">
        <w:rPr>
          <w:rFonts w:ascii="Arial" w:hAnsi="Arial" w:cs="Arial"/>
          <w:sz w:val="28"/>
          <w:szCs w:val="28"/>
          <w:lang w:val="es-ES_tradnl"/>
        </w:rPr>
        <w:t>Lenguajes y Herramientas</w:t>
      </w:r>
      <w:bookmarkEnd w:id="1990"/>
      <w:commentRangeEnd w:id="1992"/>
      <w:r w:rsidR="00823689">
        <w:rPr>
          <w:rStyle w:val="Refdecomentario"/>
          <w:rFonts w:ascii="Calibri" w:hAnsi="Calibri"/>
          <w:b w:val="0"/>
          <w:bCs w:val="0"/>
        </w:rPr>
        <w:commentReference w:id="1992"/>
      </w:r>
      <w:bookmarkEnd w:id="1991"/>
    </w:p>
    <w:p w:rsidR="00380229" w:rsidRDefault="00380229">
      <w:pPr>
        <w:pStyle w:val="Textbody"/>
        <w:rPr>
          <w:rFonts w:ascii="Arial" w:hAnsi="Arial" w:cs="Arial"/>
          <w:lang w:val="es-ES_tradnl"/>
        </w:rPr>
      </w:pPr>
    </w:p>
    <w:p w:rsidR="00380229" w:rsidRDefault="00244974">
      <w:pPr>
        <w:pStyle w:val="Epgrafe"/>
        <w:rPr>
          <w:rFonts w:ascii="Arial" w:hAnsi="Arial" w:cs="Arial"/>
          <w:sz w:val="20"/>
          <w:szCs w:val="20"/>
        </w:rPr>
      </w:pPr>
      <w:bookmarkStart w:id="1993" w:name="_Ref382333357"/>
      <w:bookmarkStart w:id="1994" w:name="_Toc382447406"/>
      <w:r w:rsidRPr="00244974">
        <w:rPr>
          <w:rFonts w:ascii="Arial" w:hAnsi="Arial" w:cs="Arial"/>
          <w:sz w:val="20"/>
          <w:szCs w:val="20"/>
        </w:rPr>
        <w:t xml:space="preserve">Tabla </w:t>
      </w:r>
      <w:ins w:id="1995" w:author="Familia Valderrama A" w:date="2014-03-13T04:17:00Z">
        <w:r w:rsidR="002956A8">
          <w:rPr>
            <w:rFonts w:ascii="Arial" w:hAnsi="Arial" w:cs="Arial"/>
            <w:sz w:val="20"/>
            <w:szCs w:val="20"/>
          </w:rPr>
          <w:fldChar w:fldCharType="begin"/>
        </w:r>
        <w:r w:rsidR="003146DF">
          <w:rPr>
            <w:rFonts w:ascii="Arial" w:hAnsi="Arial" w:cs="Arial"/>
            <w:sz w:val="20"/>
            <w:szCs w:val="20"/>
          </w:rPr>
          <w:instrText xml:space="preserve"> STYLEREF 1 \s </w:instrText>
        </w:r>
      </w:ins>
      <w:r w:rsidR="002956A8">
        <w:rPr>
          <w:rFonts w:ascii="Arial" w:hAnsi="Arial" w:cs="Arial"/>
          <w:sz w:val="20"/>
          <w:szCs w:val="20"/>
        </w:rPr>
        <w:fldChar w:fldCharType="separate"/>
      </w:r>
      <w:r w:rsidR="000910A8">
        <w:rPr>
          <w:rFonts w:ascii="Arial" w:hAnsi="Arial" w:cs="Arial"/>
          <w:noProof/>
          <w:sz w:val="20"/>
          <w:szCs w:val="20"/>
        </w:rPr>
        <w:t>8</w:t>
      </w:r>
      <w:ins w:id="1996" w:author="Familia Valderrama A" w:date="2014-03-13T04:17:00Z">
        <w:r w:rsidR="002956A8">
          <w:rPr>
            <w:rFonts w:ascii="Arial" w:hAnsi="Arial" w:cs="Arial"/>
            <w:sz w:val="20"/>
            <w:szCs w:val="20"/>
          </w:rPr>
          <w:fldChar w:fldCharType="end"/>
        </w:r>
        <w:r w:rsidR="003146DF">
          <w:rPr>
            <w:rFonts w:ascii="Arial" w:hAnsi="Arial" w:cs="Arial"/>
            <w:sz w:val="20"/>
            <w:szCs w:val="20"/>
          </w:rPr>
          <w:t>.</w:t>
        </w:r>
        <w:r w:rsidR="002956A8">
          <w:rPr>
            <w:rFonts w:ascii="Arial" w:hAnsi="Arial" w:cs="Arial"/>
            <w:sz w:val="20"/>
            <w:szCs w:val="20"/>
          </w:rPr>
          <w:fldChar w:fldCharType="begin"/>
        </w:r>
        <w:r w:rsidR="003146DF">
          <w:rPr>
            <w:rFonts w:ascii="Arial" w:hAnsi="Arial" w:cs="Arial"/>
            <w:sz w:val="20"/>
            <w:szCs w:val="20"/>
          </w:rPr>
          <w:instrText xml:space="preserve"> SEQ Tabla \* ARABIC \s 1 </w:instrText>
        </w:r>
      </w:ins>
      <w:r w:rsidR="002956A8">
        <w:rPr>
          <w:rFonts w:ascii="Arial" w:hAnsi="Arial" w:cs="Arial"/>
          <w:sz w:val="20"/>
          <w:szCs w:val="20"/>
        </w:rPr>
        <w:fldChar w:fldCharType="separate"/>
      </w:r>
      <w:ins w:id="1997" w:author="Estudiante" w:date="2014-04-01T16:48:00Z">
        <w:r w:rsidR="000910A8">
          <w:rPr>
            <w:rFonts w:ascii="Arial" w:hAnsi="Arial" w:cs="Arial"/>
            <w:noProof/>
            <w:sz w:val="20"/>
            <w:szCs w:val="20"/>
          </w:rPr>
          <w:t>1</w:t>
        </w:r>
      </w:ins>
      <w:ins w:id="1998" w:author="Familia Valderrama A" w:date="2014-03-13T04:17:00Z">
        <w:r w:rsidR="002956A8">
          <w:rPr>
            <w:rFonts w:ascii="Arial" w:hAnsi="Arial" w:cs="Arial"/>
            <w:sz w:val="20"/>
            <w:szCs w:val="20"/>
          </w:rPr>
          <w:fldChar w:fldCharType="end"/>
        </w:r>
      </w:ins>
      <w:del w:id="1999" w:author="Familia Valderrama A" w:date="2014-03-13T03:58:00Z">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STYLEREF 1 \s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8</w:delText>
        </w:r>
        <w:r w:rsidR="002956A8" w:rsidDel="00341DDB">
          <w:rPr>
            <w:rFonts w:ascii="Arial" w:hAnsi="Arial" w:cs="Arial"/>
            <w:sz w:val="20"/>
            <w:szCs w:val="20"/>
          </w:rPr>
          <w:fldChar w:fldCharType="end"/>
        </w:r>
        <w:r w:rsidR="00047748" w:rsidDel="00341DDB">
          <w:rPr>
            <w:rFonts w:ascii="Arial" w:hAnsi="Arial" w:cs="Arial"/>
            <w:sz w:val="20"/>
            <w:szCs w:val="20"/>
          </w:rPr>
          <w:delText>.</w:delText>
        </w:r>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SEQ Tabla \* ARABIC \s 1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1</w:delText>
        </w:r>
        <w:r w:rsidR="002956A8" w:rsidDel="00341DDB">
          <w:rPr>
            <w:rFonts w:ascii="Arial" w:hAnsi="Arial" w:cs="Arial"/>
            <w:sz w:val="20"/>
            <w:szCs w:val="20"/>
          </w:rPr>
          <w:fldChar w:fldCharType="end"/>
        </w:r>
      </w:del>
      <w:bookmarkEnd w:id="1993"/>
      <w:r w:rsidRPr="00244974">
        <w:rPr>
          <w:rFonts w:ascii="Arial" w:hAnsi="Arial" w:cs="Arial"/>
          <w:sz w:val="20"/>
          <w:szCs w:val="20"/>
        </w:rPr>
        <w:t xml:space="preserve"> – Tabla de lenguajes de programación y herramientas</w:t>
      </w:r>
      <w:bookmarkEnd w:id="1994"/>
    </w:p>
    <w:commentRangeStart w:id="2000"/>
    <w:p w:rsidR="00380229" w:rsidRDefault="002956A8">
      <w:pPr>
        <w:pStyle w:val="Epgrafe"/>
        <w:rPr>
          <w:rFonts w:ascii="Arial" w:hAnsi="Arial" w:cs="Arial"/>
          <w:noProof/>
          <w:lang w:val="en-US"/>
        </w:rPr>
      </w:pPr>
      <w:r>
        <w:rPr>
          <w:rFonts w:ascii="Arial" w:hAnsi="Arial" w:cs="Arial"/>
          <w:noProof/>
          <w:lang w:val="es-CO" w:eastAsia="es-CO"/>
        </w:rPr>
      </w:r>
      <w:r w:rsidRPr="002956A8">
        <w:rPr>
          <w:rFonts w:ascii="Arial" w:hAnsi="Arial" w:cs="Arial"/>
          <w:noProof/>
          <w:lang w:val="es-CO" w:eastAsia="es-CO"/>
        </w:rPr>
        <w:pict>
          <v:shape id="Text Box 35" o:spid="_x0000_s1049" type="#_x0000_t202" style="width:373.95pt;height:4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" filled="f" fillcolor="white [3201]" stroked="f" strokecolor="black [3200]" strokeweight="1pt">
            <v:stroke dashstyle="dash"/>
            <v:textbox>
              <w:txbxContent>
                <w:p w:rsidR="008B38F0" w:rsidRPr="00D825AD" w:rsidRDefault="008B38F0" w:rsidP="00B869CF">
                  <w:pPr>
                    <w:spacing w:after="0"/>
                    <w:rPr>
                      <w:i/>
                      <w:sz w:val="18"/>
                      <w:szCs w:val="18"/>
                      <w:lang w:val="es-CO"/>
                    </w:rPr>
                  </w:pPr>
                  <w:r>
                    <w:rPr>
                      <w:i/>
                      <w:sz w:val="18"/>
                      <w:szCs w:val="18"/>
                      <w:lang w:val="es-CO"/>
                    </w:rPr>
                    <w:t>Los detalles acerca de los programas, entornos de programación, repositorios, controlador de versiones y demás herramientas o lenguaje de programación que va a ser utilizado para el desarrollo del proyecto.</w:t>
                  </w:r>
                </w:p>
              </w:txbxContent>
            </v:textbox>
            <w10:wrap type="none"/>
            <w10:anchorlock/>
          </v:shape>
        </w:pict>
      </w:r>
      <w:commentRangeEnd w:id="2000"/>
      <w:r w:rsidR="00613358">
        <w:rPr>
          <w:rStyle w:val="Refdecomentario"/>
          <w:rFonts w:cs="Calibri"/>
          <w:i w:val="0"/>
          <w:iCs w:val="0"/>
        </w:rPr>
        <w:commentReference w:id="2000"/>
      </w:r>
    </w:p>
    <w:p w:rsidR="00380229" w:rsidRDefault="00380229">
      <w:pPr>
        <w:pStyle w:val="Epgrafe"/>
        <w:rPr>
          <w:rFonts w:ascii="Arial" w:hAnsi="Arial" w:cs="Arial"/>
        </w:rPr>
      </w:pPr>
    </w:p>
    <w:tbl>
      <w:tblPr>
        <w:tblStyle w:val="Cuadrculamedia1-nfasis1"/>
        <w:tblW w:w="10207" w:type="dxa"/>
        <w:tblInd w:w="-885" w:type="dxa"/>
        <w:tblLayout w:type="fixed"/>
        <w:tblLook w:val="04A0"/>
        <w:tblPrChange w:id="2001" w:author="Ricardo" w:date="2014-03-11T22:42:00Z">
          <w:tblPr>
            <w:tblStyle w:val="Cuadrculamedia1-nfasis1"/>
            <w:tblW w:w="9474" w:type="dxa"/>
            <w:tblInd w:w="-719" w:type="dxa"/>
            <w:tblLayout w:type="fixed"/>
            <w:tblLook w:val="04A0"/>
          </w:tblPr>
        </w:tblPrChange>
      </w:tblPr>
      <w:tblGrid>
        <w:gridCol w:w="709"/>
        <w:gridCol w:w="1277"/>
        <w:gridCol w:w="1134"/>
        <w:gridCol w:w="1275"/>
        <w:gridCol w:w="1985"/>
        <w:gridCol w:w="1134"/>
        <w:gridCol w:w="2693"/>
        <w:tblGridChange w:id="2002">
          <w:tblGrid>
            <w:gridCol w:w="543"/>
            <w:gridCol w:w="1277"/>
            <w:gridCol w:w="1134"/>
            <w:gridCol w:w="1275"/>
            <w:gridCol w:w="1530"/>
            <w:gridCol w:w="1305"/>
            <w:gridCol w:w="2410"/>
          </w:tblGrid>
        </w:tblGridChange>
      </w:tblGrid>
      <w:tr w:rsidR="00F515E1" w:rsidRPr="005D2A10" w:rsidTr="00F515E1">
        <w:trPr>
          <w:cnfStyle w:val="100000000000"/>
          <w:trHeight w:val="300"/>
          <w:trPrChange w:id="2003" w:author="Ricardo" w:date="2014-03-11T22:42:00Z">
            <w:trPr>
              <w:trHeight w:val="300"/>
            </w:trPr>
          </w:trPrChange>
        </w:trPr>
        <w:tc>
          <w:tcPr>
            <w:cnfStyle w:val="001000000000"/>
            <w:tcW w:w="709" w:type="dxa"/>
            <w:shd w:val="clear" w:color="auto" w:fill="17365D" w:themeFill="text2" w:themeFillShade="BF"/>
            <w:tcPrChange w:id="2004" w:author="Ricardo" w:date="2014-03-11T22:42:00Z">
              <w:tcPr>
                <w:tcW w:w="543" w:type="dxa"/>
                <w:shd w:val="clear" w:color="auto" w:fill="17365D" w:themeFill="text2" w:themeFillShade="BF"/>
              </w:tcPr>
            </w:tcPrChange>
          </w:tcPr>
          <w:p w:rsidR="00F515E1" w:rsidRPr="005D2A10" w:rsidRDefault="00F515E1">
            <w:pPr>
              <w:keepNext w:val="0"/>
              <w:suppressAutoHyphens w:val="0"/>
              <w:jc w:val="center"/>
              <w:cnfStyle w:val="101000000000"/>
              <w:rPr>
                <w:rFonts w:ascii="Arial" w:eastAsia="Times New Roman" w:hAnsi="Arial" w:cs="Arial"/>
                <w:color w:val="FFFFFF"/>
                <w:szCs w:val="24"/>
                <w:lang w:val="es-CO" w:eastAsia="es-CO"/>
              </w:rPr>
            </w:pPr>
            <w:ins w:id="2005" w:author="Ricardo" w:date="2014-03-11T22:36:00Z">
              <w:r>
                <w:rPr>
                  <w:rFonts w:ascii="Arial" w:eastAsia="Times New Roman" w:hAnsi="Arial" w:cs="Arial"/>
                  <w:color w:val="FFFFFF"/>
                  <w:szCs w:val="24"/>
                  <w:lang w:val="es-CO" w:eastAsia="es-CO"/>
                </w:rPr>
                <w:t>ID</w:t>
              </w:r>
            </w:ins>
          </w:p>
        </w:tc>
        <w:tc>
          <w:tcPr>
            <w:tcW w:w="1277" w:type="dxa"/>
            <w:shd w:val="clear" w:color="auto" w:fill="17365D" w:themeFill="text2" w:themeFillShade="BF"/>
            <w:vAlign w:val="center"/>
            <w:hideMark/>
            <w:tcPrChange w:id="2006" w:author="Ricardo" w:date="2014-03-11T22:42:00Z">
              <w:tcPr>
                <w:tcW w:w="1277" w:type="dxa"/>
                <w:shd w:val="clear" w:color="auto" w:fill="17365D" w:themeFill="text2" w:themeFillShade="BF"/>
                <w:vAlign w:val="center"/>
                <w:hideMark/>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07"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Nombre</w:t>
            </w:r>
          </w:p>
        </w:tc>
        <w:tc>
          <w:tcPr>
            <w:tcW w:w="1134" w:type="dxa"/>
            <w:shd w:val="clear" w:color="auto" w:fill="17365D" w:themeFill="text2" w:themeFillShade="BF"/>
            <w:vAlign w:val="center"/>
            <w:hideMark/>
            <w:tcPrChange w:id="2008" w:author="Ricardo" w:date="2014-03-11T22:42:00Z">
              <w:tcPr>
                <w:tcW w:w="1134" w:type="dxa"/>
                <w:shd w:val="clear" w:color="auto" w:fill="17365D" w:themeFill="text2" w:themeFillShade="BF"/>
                <w:vAlign w:val="center"/>
                <w:hideMark/>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09"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Versión</w:t>
            </w:r>
          </w:p>
        </w:tc>
        <w:tc>
          <w:tcPr>
            <w:tcW w:w="1275" w:type="dxa"/>
            <w:shd w:val="clear" w:color="auto" w:fill="17365D" w:themeFill="text2" w:themeFillShade="BF"/>
            <w:vAlign w:val="center"/>
            <w:hideMark/>
            <w:tcPrChange w:id="2010" w:author="Ricardo" w:date="2014-03-11T22:42:00Z">
              <w:tcPr>
                <w:tcW w:w="1275" w:type="dxa"/>
                <w:shd w:val="clear" w:color="auto" w:fill="17365D" w:themeFill="text2" w:themeFillShade="BF"/>
                <w:vAlign w:val="center"/>
                <w:hideMark/>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11"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Licencia</w:t>
            </w:r>
          </w:p>
        </w:tc>
        <w:tc>
          <w:tcPr>
            <w:tcW w:w="1985" w:type="dxa"/>
            <w:shd w:val="clear" w:color="auto" w:fill="17365D" w:themeFill="text2" w:themeFillShade="BF"/>
            <w:noWrap/>
            <w:hideMark/>
            <w:tcPrChange w:id="2012" w:author="Ricardo" w:date="2014-03-11T22:42:00Z">
              <w:tcPr>
                <w:tcW w:w="1530" w:type="dxa"/>
                <w:shd w:val="clear" w:color="auto" w:fill="17365D" w:themeFill="text2" w:themeFillShade="BF"/>
                <w:noWrap/>
                <w:hideMark/>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13"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Descripción</w:t>
            </w:r>
          </w:p>
        </w:tc>
        <w:tc>
          <w:tcPr>
            <w:tcW w:w="1134" w:type="dxa"/>
            <w:shd w:val="clear" w:color="auto" w:fill="17365D" w:themeFill="text2" w:themeFillShade="BF"/>
            <w:vAlign w:val="center"/>
            <w:hideMark/>
            <w:tcPrChange w:id="2014" w:author="Ricardo" w:date="2014-03-11T22:42:00Z">
              <w:tcPr>
                <w:tcW w:w="1305" w:type="dxa"/>
                <w:shd w:val="clear" w:color="auto" w:fill="17365D" w:themeFill="text2" w:themeFillShade="BF"/>
                <w:vAlign w:val="center"/>
                <w:hideMark/>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15"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Usuario(s)</w:t>
            </w:r>
          </w:p>
        </w:tc>
        <w:tc>
          <w:tcPr>
            <w:tcW w:w="2693" w:type="dxa"/>
            <w:shd w:val="clear" w:color="auto" w:fill="17365D" w:themeFill="text2" w:themeFillShade="BF"/>
            <w:vAlign w:val="center"/>
            <w:tcPrChange w:id="2016" w:author="Ricardo" w:date="2014-03-11T22:42:00Z">
              <w:tcPr>
                <w:tcW w:w="2410" w:type="dxa"/>
                <w:shd w:val="clear" w:color="auto" w:fill="17365D" w:themeFill="text2" w:themeFillShade="BF"/>
                <w:vAlign w:val="center"/>
              </w:tcPr>
            </w:tcPrChange>
          </w:tcPr>
          <w:p w:rsidR="008B38F0" w:rsidRDefault="00F515E1">
            <w:pPr>
              <w:keepNext w:val="0"/>
              <w:suppressAutoHyphens w:val="0"/>
              <w:jc w:val="center"/>
              <w:cnfStyle w:val="100000000000"/>
              <w:rPr>
                <w:rFonts w:ascii="Arial" w:eastAsia="Times New Roman" w:hAnsi="Arial" w:cs="Arial"/>
                <w:b w:val="0"/>
                <w:bCs w:val="0"/>
                <w:color w:val="FFFFFF"/>
                <w:szCs w:val="24"/>
                <w:lang w:val="es-CO" w:eastAsia="es-CO"/>
              </w:rPr>
              <w:pPrChange w:id="2017" w:author="Familia Valderrama A" w:date="2014-03-11T20:35:00Z">
                <w:pPr>
                  <w:keepNext w:val="0"/>
                  <w:suppressAutoHyphens w:val="0"/>
                  <w:spacing w:after="200" w:line="276" w:lineRule="auto"/>
                  <w:cnfStyle w:val="100000000000"/>
                </w:pPr>
              </w:pPrChange>
            </w:pPr>
            <w:r w:rsidRPr="005D2A10">
              <w:rPr>
                <w:rFonts w:ascii="Arial" w:eastAsia="Times New Roman" w:hAnsi="Arial" w:cs="Arial"/>
                <w:color w:val="FFFFFF"/>
                <w:szCs w:val="24"/>
                <w:lang w:val="es-CO" w:eastAsia="es-CO"/>
              </w:rPr>
              <w:t>Link</w:t>
            </w:r>
          </w:p>
        </w:tc>
      </w:tr>
      <w:tr w:rsidR="00F515E1" w:rsidRPr="005D2A10" w:rsidTr="00F515E1">
        <w:trPr>
          <w:cnfStyle w:val="000000100000"/>
          <w:trHeight w:val="300"/>
          <w:trPrChange w:id="2018" w:author="Ricardo" w:date="2014-03-11T22:42:00Z">
            <w:trPr>
              <w:trHeight w:val="300"/>
            </w:trPr>
          </w:trPrChange>
        </w:trPr>
        <w:tc>
          <w:tcPr>
            <w:cnfStyle w:val="001000000000"/>
            <w:tcW w:w="709" w:type="dxa"/>
            <w:tcPrChange w:id="2019"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020" w:author="Ricardo" w:date="2014-03-11T22:42:00Z">
              <w:r>
                <w:rPr>
                  <w:rFonts w:ascii="Arial" w:eastAsia="Times New Roman" w:hAnsi="Arial" w:cs="Arial"/>
                  <w:color w:val="000000"/>
                  <w:sz w:val="18"/>
                  <w:szCs w:val="18"/>
                  <w:lang w:val="es-CO" w:eastAsia="es-CO"/>
                </w:rPr>
                <w:t>H1</w:t>
              </w:r>
            </w:ins>
          </w:p>
        </w:tc>
        <w:tc>
          <w:tcPr>
            <w:tcW w:w="1277" w:type="dxa"/>
            <w:vAlign w:val="center"/>
            <w:hideMark/>
            <w:tcPrChange w:id="2021"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022" w:author="Familia Valderrama A" w:date="2014-03-11T20:34:00Z">
                  <w:rPr>
                    <w:rFonts w:asciiTheme="minorHAnsi" w:eastAsia="Times New Roman" w:hAnsiTheme="minorHAnsi" w:cs="Arial"/>
                    <w:b/>
                    <w:bCs/>
                    <w:color w:val="000000"/>
                    <w:sz w:val="18"/>
                    <w:szCs w:val="18"/>
                    <w:lang w:val="es-CO" w:eastAsia="es-CO"/>
                  </w:rPr>
                </w:rPrChange>
              </w:rPr>
              <w:pPrChange w:id="2023"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24" w:author="Familia Valderrama A" w:date="2014-03-11T20:34:00Z">
                  <w:rPr>
                    <w:rFonts w:asciiTheme="minorHAnsi" w:eastAsia="Times New Roman" w:hAnsiTheme="minorHAnsi" w:cs="Arial"/>
                    <w:color w:val="000000"/>
                    <w:sz w:val="18"/>
                    <w:szCs w:val="18"/>
                    <w:u w:val="single"/>
                    <w:lang w:val="es-CO" w:eastAsia="es-CO"/>
                  </w:rPr>
                </w:rPrChange>
              </w:rPr>
              <w:t>Adobe Photoshop</w:t>
            </w:r>
          </w:p>
        </w:tc>
        <w:tc>
          <w:tcPr>
            <w:tcW w:w="1134" w:type="dxa"/>
            <w:vAlign w:val="center"/>
            <w:hideMark/>
            <w:tcPrChange w:id="2025"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26" w:author="Familia Valderrama A" w:date="2014-03-11T20:34:00Z">
                  <w:rPr>
                    <w:rFonts w:asciiTheme="minorHAnsi" w:eastAsia="Times New Roman" w:hAnsiTheme="minorHAnsi" w:cs="Arial"/>
                    <w:color w:val="000000"/>
                    <w:sz w:val="18"/>
                    <w:szCs w:val="18"/>
                    <w:lang w:val="es-CO" w:eastAsia="es-CO"/>
                  </w:rPr>
                </w:rPrChange>
              </w:rPr>
              <w:pPrChange w:id="2027"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28" w:author="Familia Valderrama A" w:date="2014-03-11T20:34:00Z">
                  <w:rPr>
                    <w:rFonts w:asciiTheme="minorHAnsi" w:eastAsia="Times New Roman" w:hAnsiTheme="minorHAnsi" w:cs="Arial"/>
                    <w:color w:val="000000"/>
                    <w:sz w:val="18"/>
                    <w:szCs w:val="18"/>
                    <w:u w:val="single"/>
                    <w:lang w:val="es-CO" w:eastAsia="es-CO"/>
                  </w:rPr>
                </w:rPrChange>
              </w:rPr>
              <w:t>CS6</w:t>
            </w:r>
          </w:p>
        </w:tc>
        <w:tc>
          <w:tcPr>
            <w:tcW w:w="1275" w:type="dxa"/>
            <w:vAlign w:val="center"/>
            <w:hideMark/>
            <w:tcPrChange w:id="2029"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30" w:author="Familia Valderrama A" w:date="2014-03-11T20:34:00Z">
                  <w:rPr>
                    <w:rFonts w:asciiTheme="minorHAnsi" w:eastAsia="Times New Roman" w:hAnsiTheme="minorHAnsi" w:cs="Arial"/>
                    <w:color w:val="000000"/>
                    <w:sz w:val="18"/>
                    <w:szCs w:val="18"/>
                    <w:lang w:val="es-CO" w:eastAsia="es-CO"/>
                  </w:rPr>
                </w:rPrChange>
              </w:rPr>
              <w:pPrChange w:id="2031"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32" w:author="Familia Valderrama A" w:date="2014-03-11T20:34:00Z">
                  <w:rPr>
                    <w:rFonts w:asciiTheme="minorHAnsi" w:eastAsia="Times New Roman" w:hAnsiTheme="minorHAnsi" w:cs="Arial"/>
                    <w:color w:val="000000"/>
                    <w:sz w:val="18"/>
                    <w:szCs w:val="18"/>
                    <w:u w:val="single"/>
                    <w:lang w:val="es-CO" w:eastAsia="es-CO"/>
                  </w:rPr>
                </w:rPrChange>
              </w:rPr>
              <w:t>Paga</w:t>
            </w:r>
          </w:p>
        </w:tc>
        <w:tc>
          <w:tcPr>
            <w:tcW w:w="1985" w:type="dxa"/>
            <w:noWrap/>
            <w:hideMark/>
            <w:tcPrChange w:id="2033"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034" w:author="Familia Valderrama A" w:date="2014-03-11T20:34:00Z">
                  <w:rPr>
                    <w:rFonts w:asciiTheme="minorHAnsi" w:eastAsia="Times New Roman" w:hAnsiTheme="minorHAnsi" w:cs="Arial"/>
                    <w:color w:val="000000"/>
                    <w:sz w:val="18"/>
                    <w:szCs w:val="18"/>
                    <w:lang w:val="es-CO" w:eastAsia="es-CO"/>
                  </w:rPr>
                </w:rPrChange>
              </w:rPr>
              <w:pPrChange w:id="2035"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36" w:author="Familia Valderrama A" w:date="2014-03-11T20:34:00Z">
                  <w:rPr>
                    <w:rFonts w:asciiTheme="minorHAnsi" w:eastAsia="Times New Roman" w:hAnsiTheme="minorHAnsi" w:cs="Arial"/>
                    <w:color w:val="000000"/>
                    <w:sz w:val="18"/>
                    <w:szCs w:val="18"/>
                    <w:u w:val="single"/>
                    <w:lang w:val="es-CO" w:eastAsia="es-CO"/>
                  </w:rPr>
                </w:rPrChange>
              </w:rPr>
              <w:t>Es un software de procesamiento digital de imágenes.</w:t>
            </w:r>
            <w:sdt>
              <w:sdtPr>
                <w:rPr>
                  <w:rFonts w:ascii="Arial" w:eastAsia="Times New Roman" w:hAnsi="Arial" w:cs="Arial"/>
                  <w:color w:val="000000"/>
                  <w:sz w:val="18"/>
                  <w:szCs w:val="18"/>
                  <w:lang w:val="es-CO" w:eastAsia="es-CO"/>
                </w:rPr>
                <w:id w:val="115423217"/>
                <w:citation/>
              </w:sdtPr>
              <w:sdtContent>
                <w:r w:rsidRPr="002956A8">
                  <w:rPr>
                    <w:rFonts w:ascii="Arial" w:eastAsia="Times New Roman" w:hAnsi="Arial" w:cs="Arial"/>
                    <w:color w:val="000000"/>
                    <w:sz w:val="18"/>
                    <w:szCs w:val="18"/>
                    <w:lang w:val="es-CO" w:eastAsia="es-CO"/>
                    <w:rPrChange w:id="2037"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038"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Ado14 \l 9226 </w:instrText>
                </w:r>
                <w:r w:rsidRPr="002956A8">
                  <w:rPr>
                    <w:rFonts w:ascii="Arial" w:eastAsia="Times New Roman" w:hAnsi="Arial" w:cs="Arial"/>
                    <w:color w:val="000000"/>
                    <w:sz w:val="18"/>
                    <w:szCs w:val="18"/>
                    <w:lang w:val="es-CO" w:eastAsia="es-CO"/>
                    <w:rPrChange w:id="2039"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[13]</w:t>
                </w:r>
                <w:r w:rsidRPr="002956A8">
                  <w:rPr>
                    <w:rFonts w:ascii="Arial" w:eastAsia="Times New Roman" w:hAnsi="Arial" w:cs="Arial"/>
                    <w:color w:val="000000"/>
                    <w:sz w:val="18"/>
                    <w:szCs w:val="18"/>
                    <w:lang w:val="es-CO" w:eastAsia="es-CO"/>
                    <w:rPrChange w:id="2040"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041"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42" w:author="Familia Valderrama A" w:date="2014-03-11T20:34:00Z">
                  <w:rPr>
                    <w:rFonts w:asciiTheme="minorHAnsi" w:eastAsia="Times New Roman" w:hAnsiTheme="minorHAnsi" w:cs="Arial"/>
                    <w:color w:val="000000"/>
                    <w:sz w:val="18"/>
                    <w:szCs w:val="18"/>
                    <w:lang w:val="es-CO" w:eastAsia="es-CO"/>
                  </w:rPr>
                </w:rPrChange>
              </w:rPr>
              <w:pPrChange w:id="2043"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44" w:author="Familia Valderrama A" w:date="2014-03-11T20:34:00Z">
                  <w:rPr>
                    <w:rFonts w:asciiTheme="minorHAnsi" w:eastAsia="Times New Roman" w:hAnsiTheme="minorHAnsi" w:cs="Arial"/>
                    <w:color w:val="000000"/>
                    <w:sz w:val="18"/>
                    <w:szCs w:val="18"/>
                    <w:u w:val="single"/>
                    <w:lang w:val="es-CO" w:eastAsia="es-CO"/>
                  </w:rPr>
                </w:rPrChange>
              </w:rPr>
              <w:t>Diseñador</w:t>
            </w:r>
          </w:p>
        </w:tc>
        <w:tc>
          <w:tcPr>
            <w:tcW w:w="2693" w:type="dxa"/>
            <w:vAlign w:val="center"/>
            <w:tcPrChange w:id="2045"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46" w:author="Familia Valderrama A" w:date="2014-03-11T20:34:00Z">
                  <w:rPr>
                    <w:rFonts w:asciiTheme="minorHAnsi" w:eastAsia="Times New Roman" w:hAnsiTheme="minorHAnsi" w:cs="Arial"/>
                    <w:color w:val="000000"/>
                    <w:sz w:val="18"/>
                    <w:szCs w:val="18"/>
                    <w:lang w:val="es-CO" w:eastAsia="es-CO"/>
                  </w:rPr>
                </w:rPrChange>
              </w:rPr>
              <w:pPrChange w:id="2047"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48" w:author="Familia Valderrama A" w:date="2014-03-11T20:34:00Z">
                  <w:rPr>
                    <w:rFonts w:asciiTheme="minorHAnsi" w:eastAsia="Times New Roman" w:hAnsiTheme="minorHAnsi" w:cs="Arial"/>
                    <w:color w:val="000000"/>
                    <w:sz w:val="18"/>
                    <w:szCs w:val="18"/>
                    <w:u w:val="single"/>
                    <w:lang w:val="es-CO" w:eastAsia="es-CO"/>
                  </w:rPr>
                </w:rPrChange>
              </w:rPr>
              <w:t>http://www.photoshop.com/</w:t>
            </w:r>
          </w:p>
        </w:tc>
      </w:tr>
      <w:tr w:rsidR="00F515E1" w:rsidRPr="005D2A10" w:rsidTr="00F515E1">
        <w:trPr>
          <w:trHeight w:val="1200"/>
          <w:trPrChange w:id="2049" w:author="Ricardo" w:date="2014-03-11T22:42:00Z">
            <w:trPr>
              <w:trHeight w:val="1200"/>
            </w:trPr>
          </w:trPrChange>
        </w:trPr>
        <w:tc>
          <w:tcPr>
            <w:cnfStyle w:val="001000000000"/>
            <w:tcW w:w="709" w:type="dxa"/>
            <w:tcPrChange w:id="2050"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051" w:author="Ricardo" w:date="2014-03-11T22:42:00Z">
              <w:r>
                <w:rPr>
                  <w:rFonts w:ascii="Arial" w:eastAsia="Times New Roman" w:hAnsi="Arial" w:cs="Arial"/>
                  <w:color w:val="000000"/>
                  <w:sz w:val="18"/>
                  <w:szCs w:val="18"/>
                  <w:lang w:val="es-CO" w:eastAsia="es-CO"/>
                </w:rPr>
                <w:t>H2</w:t>
              </w:r>
            </w:ins>
          </w:p>
        </w:tc>
        <w:tc>
          <w:tcPr>
            <w:tcW w:w="1277" w:type="dxa"/>
            <w:vAlign w:val="center"/>
            <w:hideMark/>
            <w:tcPrChange w:id="2052"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053" w:author="Familia Valderrama A" w:date="2014-03-11T20:34:00Z">
                  <w:rPr>
                    <w:rFonts w:asciiTheme="minorHAnsi" w:eastAsia="Times New Roman" w:hAnsiTheme="minorHAnsi" w:cs="Arial"/>
                    <w:b/>
                    <w:bCs/>
                    <w:color w:val="000000"/>
                    <w:sz w:val="18"/>
                    <w:szCs w:val="18"/>
                    <w:lang w:val="es-CO" w:eastAsia="es-CO"/>
                  </w:rPr>
                </w:rPrChange>
              </w:rPr>
              <w:pPrChange w:id="2054"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55" w:author="Familia Valderrama A" w:date="2014-03-11T20:34:00Z">
                  <w:rPr>
                    <w:rFonts w:asciiTheme="minorHAnsi" w:eastAsia="Times New Roman" w:hAnsiTheme="minorHAnsi" w:cs="Arial"/>
                    <w:color w:val="000000"/>
                    <w:sz w:val="18"/>
                    <w:szCs w:val="18"/>
                    <w:u w:val="single"/>
                    <w:lang w:val="es-CO" w:eastAsia="es-CO"/>
                  </w:rPr>
                </w:rPrChange>
              </w:rPr>
              <w:t>Dropbox</w:t>
            </w:r>
          </w:p>
        </w:tc>
        <w:tc>
          <w:tcPr>
            <w:tcW w:w="1134" w:type="dxa"/>
            <w:vAlign w:val="center"/>
            <w:hideMark/>
            <w:tcPrChange w:id="2056"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057" w:author="Familia Valderrama A" w:date="2014-03-11T20:34:00Z">
                  <w:rPr>
                    <w:rFonts w:asciiTheme="minorHAnsi" w:eastAsia="Times New Roman" w:hAnsiTheme="minorHAnsi" w:cs="Arial"/>
                    <w:color w:val="000000"/>
                    <w:sz w:val="18"/>
                    <w:szCs w:val="18"/>
                    <w:lang w:val="es-CO" w:eastAsia="es-CO"/>
                  </w:rPr>
                </w:rPrChange>
              </w:rPr>
              <w:pPrChange w:id="2058"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59" w:author="Familia Valderrama A" w:date="2014-03-11T20:34:00Z">
                  <w:rPr>
                    <w:rFonts w:asciiTheme="minorHAnsi" w:eastAsia="Times New Roman" w:hAnsiTheme="minorHAnsi" w:cs="Arial"/>
                    <w:color w:val="000000"/>
                    <w:sz w:val="18"/>
                    <w:szCs w:val="18"/>
                    <w:u w:val="single"/>
                    <w:lang w:val="es-CO" w:eastAsia="es-CO"/>
                  </w:rPr>
                </w:rPrChange>
              </w:rPr>
              <w:t>2.4.11</w:t>
            </w:r>
          </w:p>
        </w:tc>
        <w:tc>
          <w:tcPr>
            <w:tcW w:w="1275" w:type="dxa"/>
            <w:vAlign w:val="center"/>
            <w:hideMark/>
            <w:tcPrChange w:id="2060"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061" w:author="Familia Valderrama A" w:date="2014-03-11T20:34:00Z">
                  <w:rPr>
                    <w:rFonts w:asciiTheme="minorHAnsi" w:eastAsia="Times New Roman" w:hAnsiTheme="minorHAnsi" w:cs="Arial"/>
                    <w:color w:val="000000"/>
                    <w:sz w:val="18"/>
                    <w:szCs w:val="18"/>
                    <w:lang w:val="es-CO" w:eastAsia="es-CO"/>
                  </w:rPr>
                </w:rPrChange>
              </w:rPr>
              <w:pPrChange w:id="2062"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63"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064" w:author="Ricardo" w:date="2014-03-11T22:42:00Z">
              <w:tcPr>
                <w:tcW w:w="1530" w:type="dxa"/>
                <w:noWrap/>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065" w:author="Familia Valderrama A" w:date="2014-03-11T20:34:00Z">
                  <w:rPr>
                    <w:rFonts w:asciiTheme="minorHAnsi" w:eastAsia="Times New Roman" w:hAnsiTheme="minorHAnsi" w:cs="Arial"/>
                    <w:color w:val="000000"/>
                    <w:sz w:val="18"/>
                    <w:szCs w:val="18"/>
                    <w:lang w:val="es-CO" w:eastAsia="es-CO"/>
                  </w:rPr>
                </w:rPrChange>
              </w:rPr>
              <w:pPrChange w:id="2066"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67" w:author="Familia Valderrama A" w:date="2014-03-11T20:34:00Z">
                  <w:rPr>
                    <w:rFonts w:asciiTheme="minorHAnsi" w:eastAsia="Times New Roman" w:hAnsiTheme="minorHAnsi" w:cs="Arial"/>
                    <w:color w:val="000000"/>
                    <w:sz w:val="18"/>
                    <w:szCs w:val="18"/>
                    <w:u w:val="single"/>
                    <w:lang w:val="es-CO" w:eastAsia="es-CO"/>
                  </w:rPr>
                </w:rPrChange>
              </w:rPr>
              <w:t>Es un servicio de alojamiento de archivos multiplataforma en la nube. El servicio permite a los usuarios almacenar y sincronizar archivos en línea y entre ordenadores y compartir archivos y carpetas con otros.</w:t>
            </w:r>
            <w:sdt>
              <w:sdtPr>
                <w:rPr>
                  <w:rFonts w:ascii="Arial" w:eastAsia="Times New Roman" w:hAnsi="Arial" w:cs="Arial"/>
                  <w:color w:val="000000"/>
                  <w:sz w:val="18"/>
                  <w:szCs w:val="18"/>
                  <w:lang w:val="es-CO" w:eastAsia="es-CO"/>
                </w:rPr>
                <w:id w:val="115422323"/>
                <w:citation/>
              </w:sdtPr>
              <w:sdtContent>
                <w:r w:rsidRPr="002956A8">
                  <w:rPr>
                    <w:rFonts w:ascii="Arial" w:eastAsia="Times New Roman" w:hAnsi="Arial" w:cs="Arial"/>
                    <w:color w:val="000000"/>
                    <w:sz w:val="18"/>
                    <w:szCs w:val="18"/>
                    <w:lang w:val="es-CO" w:eastAsia="es-CO"/>
                    <w:rPrChange w:id="2068"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069"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Dro \l 9226 </w:instrText>
                </w:r>
                <w:r w:rsidRPr="002956A8">
                  <w:rPr>
                    <w:rFonts w:ascii="Arial" w:eastAsia="Times New Roman" w:hAnsi="Arial" w:cs="Arial"/>
                    <w:color w:val="000000"/>
                    <w:sz w:val="18"/>
                    <w:szCs w:val="18"/>
                    <w:lang w:val="es-CO" w:eastAsia="es-CO"/>
                    <w:rPrChange w:id="2070"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[14]</w:t>
                </w:r>
                <w:r w:rsidRPr="002956A8">
                  <w:rPr>
                    <w:rFonts w:ascii="Arial" w:eastAsia="Times New Roman" w:hAnsi="Arial" w:cs="Arial"/>
                    <w:color w:val="000000"/>
                    <w:sz w:val="18"/>
                    <w:szCs w:val="18"/>
                    <w:lang w:val="es-CO" w:eastAsia="es-CO"/>
                    <w:rPrChange w:id="2071"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072"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073" w:author="Familia Valderrama A" w:date="2014-03-11T20:34:00Z">
                  <w:rPr>
                    <w:rFonts w:asciiTheme="minorHAnsi" w:eastAsia="Times New Roman" w:hAnsiTheme="minorHAnsi" w:cs="Arial"/>
                    <w:color w:val="000000"/>
                    <w:sz w:val="18"/>
                    <w:szCs w:val="18"/>
                    <w:lang w:val="es-CO" w:eastAsia="es-CO"/>
                  </w:rPr>
                </w:rPrChange>
              </w:rPr>
              <w:pPrChange w:id="2074"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75" w:author="Familia Valderrama A" w:date="2014-03-11T20:34:00Z">
                  <w:rPr>
                    <w:rFonts w:asciiTheme="minorHAnsi" w:eastAsia="Times New Roman" w:hAnsiTheme="minorHAnsi" w:cs="Arial"/>
                    <w:color w:val="000000"/>
                    <w:sz w:val="18"/>
                    <w:szCs w:val="18"/>
                    <w:u w:val="single"/>
                    <w:lang w:val="es-CO" w:eastAsia="es-CO"/>
                  </w:rPr>
                </w:rPrChange>
              </w:rPr>
              <w:t>Todos los roles.</w:t>
            </w:r>
          </w:p>
        </w:tc>
        <w:tc>
          <w:tcPr>
            <w:tcW w:w="2693" w:type="dxa"/>
            <w:vAlign w:val="center"/>
            <w:tcPrChange w:id="2076" w:author="Ricardo" w:date="2014-03-11T22:42:00Z">
              <w:tcPr>
                <w:tcW w:w="2410" w:type="dxa"/>
                <w:vAlign w:val="center"/>
              </w:tcPr>
            </w:tcPrChange>
          </w:tcPr>
          <w:p w:rsidR="008B38F0" w:rsidRDefault="002956A8">
            <w:pPr>
              <w:keepNext w:val="0"/>
              <w:suppressAutoHyphens w:val="0"/>
              <w:jc w:val="center"/>
              <w:cnfStyle w:val="000000000000"/>
              <w:rPr>
                <w:rFonts w:ascii="Arial" w:eastAsia="Times New Roman" w:hAnsi="Arial" w:cs="Arial"/>
                <w:color w:val="000000"/>
                <w:sz w:val="20"/>
                <w:szCs w:val="20"/>
                <w:lang w:val="es-CO" w:eastAsia="es-CO"/>
              </w:rPr>
              <w:pPrChange w:id="2077"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078" w:author="Familia Valderrama A" w:date="2014-03-11T20:34:00Z">
                  <w:rPr>
                    <w:rFonts w:asciiTheme="minorHAnsi" w:eastAsia="Times New Roman" w:hAnsiTheme="minorHAnsi" w:cs="Arial"/>
                    <w:color w:val="000000"/>
                    <w:sz w:val="18"/>
                    <w:szCs w:val="18"/>
                    <w:u w:val="single"/>
                    <w:lang w:val="es-CO" w:eastAsia="es-CO"/>
                  </w:rPr>
                </w:rPrChange>
              </w:rPr>
              <w:t>https://www.dropbox.com/install</w:t>
            </w:r>
          </w:p>
        </w:tc>
      </w:tr>
      <w:tr w:rsidR="00F515E1" w:rsidRPr="005D2A10" w:rsidTr="00F515E1">
        <w:trPr>
          <w:cnfStyle w:val="000000100000"/>
          <w:trHeight w:val="1200"/>
          <w:trPrChange w:id="2079" w:author="Ricardo" w:date="2014-03-11T22:42:00Z">
            <w:trPr>
              <w:trHeight w:val="1200"/>
            </w:trPr>
          </w:trPrChange>
        </w:trPr>
        <w:tc>
          <w:tcPr>
            <w:cnfStyle w:val="001000000000"/>
            <w:tcW w:w="709" w:type="dxa"/>
            <w:tcPrChange w:id="2080"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081" w:author="Ricardo" w:date="2014-03-11T22:42:00Z">
              <w:r>
                <w:rPr>
                  <w:rFonts w:ascii="Arial" w:eastAsia="Times New Roman" w:hAnsi="Arial" w:cs="Arial"/>
                  <w:color w:val="000000"/>
                  <w:sz w:val="18"/>
                  <w:szCs w:val="18"/>
                  <w:lang w:val="es-CO" w:eastAsia="es-CO"/>
                </w:rPr>
                <w:t>H3</w:t>
              </w:r>
            </w:ins>
          </w:p>
        </w:tc>
        <w:tc>
          <w:tcPr>
            <w:tcW w:w="1277" w:type="dxa"/>
            <w:vAlign w:val="center"/>
            <w:hideMark/>
            <w:tcPrChange w:id="2082"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083" w:author="Familia Valderrama A" w:date="2014-03-11T20:34:00Z">
                  <w:rPr>
                    <w:rFonts w:asciiTheme="minorHAnsi" w:eastAsia="Times New Roman" w:hAnsiTheme="minorHAnsi" w:cs="Arial"/>
                    <w:b/>
                    <w:bCs/>
                    <w:color w:val="000000"/>
                    <w:sz w:val="18"/>
                    <w:szCs w:val="18"/>
                    <w:lang w:val="es-CO" w:eastAsia="es-CO"/>
                  </w:rPr>
                </w:rPrChange>
              </w:rPr>
              <w:pPrChange w:id="2084"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85" w:author="Familia Valderrama A" w:date="2014-03-11T20:34:00Z">
                  <w:rPr>
                    <w:rFonts w:asciiTheme="minorHAnsi" w:eastAsia="Times New Roman" w:hAnsiTheme="minorHAnsi" w:cs="Arial"/>
                    <w:color w:val="000000"/>
                    <w:sz w:val="18"/>
                    <w:szCs w:val="18"/>
                    <w:u w:val="single"/>
                    <w:lang w:val="es-CO" w:eastAsia="es-CO"/>
                  </w:rPr>
                </w:rPrChange>
              </w:rPr>
              <w:t>GitHub</w:t>
            </w:r>
          </w:p>
        </w:tc>
        <w:tc>
          <w:tcPr>
            <w:tcW w:w="1134" w:type="dxa"/>
            <w:vAlign w:val="center"/>
            <w:hideMark/>
            <w:tcPrChange w:id="2086"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87" w:author="Familia Valderrama A" w:date="2014-03-11T20:34:00Z">
                  <w:rPr>
                    <w:rFonts w:asciiTheme="minorHAnsi" w:eastAsia="Times New Roman" w:hAnsiTheme="minorHAnsi" w:cs="Arial"/>
                    <w:color w:val="000000"/>
                    <w:sz w:val="18"/>
                    <w:szCs w:val="18"/>
                    <w:lang w:val="es-CO" w:eastAsia="es-CO"/>
                  </w:rPr>
                </w:rPrChange>
              </w:rPr>
              <w:pPrChange w:id="2088"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89" w:author="Familia Valderrama A" w:date="2014-03-11T20:34:00Z">
                  <w:rPr>
                    <w:rFonts w:asciiTheme="minorHAnsi" w:eastAsia="Times New Roman" w:hAnsiTheme="minorHAnsi" w:cs="Arial"/>
                    <w:color w:val="000000"/>
                    <w:sz w:val="18"/>
                    <w:szCs w:val="18"/>
                    <w:u w:val="single"/>
                    <w:lang w:val="es-CO" w:eastAsia="es-CO"/>
                  </w:rPr>
                </w:rPrChange>
              </w:rPr>
              <w:t>1.2.11</w:t>
            </w:r>
          </w:p>
        </w:tc>
        <w:tc>
          <w:tcPr>
            <w:tcW w:w="1275" w:type="dxa"/>
            <w:vAlign w:val="center"/>
            <w:hideMark/>
            <w:tcPrChange w:id="2090"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091" w:author="Familia Valderrama A" w:date="2014-03-11T20:34:00Z">
                  <w:rPr>
                    <w:rFonts w:asciiTheme="minorHAnsi" w:eastAsia="Times New Roman" w:hAnsiTheme="minorHAnsi" w:cs="Arial"/>
                    <w:color w:val="000000"/>
                    <w:sz w:val="18"/>
                    <w:szCs w:val="18"/>
                    <w:lang w:val="es-CO" w:eastAsia="es-CO"/>
                  </w:rPr>
                </w:rPrChange>
              </w:rPr>
              <w:pPrChange w:id="2092"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93"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094"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095" w:author="Familia Valderrama A" w:date="2014-03-11T20:34:00Z">
                  <w:rPr>
                    <w:rFonts w:asciiTheme="minorHAnsi" w:eastAsia="Times New Roman" w:hAnsiTheme="minorHAnsi" w:cs="Arial"/>
                    <w:color w:val="000000"/>
                    <w:sz w:val="18"/>
                    <w:szCs w:val="18"/>
                    <w:lang w:val="es-CO" w:eastAsia="es-CO"/>
                  </w:rPr>
                </w:rPrChange>
              </w:rPr>
              <w:pPrChange w:id="2096"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097" w:author="Familia Valderrama A" w:date="2014-03-11T20:34:00Z">
                  <w:rPr>
                    <w:rFonts w:asciiTheme="minorHAnsi" w:eastAsia="Times New Roman" w:hAnsiTheme="minorHAnsi" w:cs="Arial"/>
                    <w:color w:val="000000"/>
                    <w:sz w:val="18"/>
                    <w:szCs w:val="18"/>
                    <w:u w:val="single"/>
                    <w:lang w:val="es-CO" w:eastAsia="es-CO"/>
                  </w:rPr>
                </w:rPrChange>
              </w:rPr>
              <w:t>Es una forja para alojar proyectos utilizando el sistema de control de versiones Git. Una forja es una plataforma de desarrollo cooperativo, donde múltiples desarrolladores pueden manipular una pieza de código al mismo tiempo.</w:t>
            </w:r>
            <w:sdt>
              <w:sdtPr>
                <w:rPr>
                  <w:rFonts w:ascii="Arial" w:eastAsia="Times New Roman" w:hAnsi="Arial" w:cs="Arial"/>
                  <w:color w:val="000000"/>
                  <w:sz w:val="18"/>
                  <w:szCs w:val="18"/>
                  <w:lang w:val="es-CO" w:eastAsia="es-CO"/>
                </w:rPr>
                <w:id w:val="115422989"/>
                <w:citation/>
              </w:sdtPr>
              <w:sdtContent>
                <w:r w:rsidRPr="002956A8">
                  <w:rPr>
                    <w:rFonts w:ascii="Arial" w:eastAsia="Times New Roman" w:hAnsi="Arial" w:cs="Arial"/>
                    <w:color w:val="000000"/>
                    <w:sz w:val="18"/>
                    <w:szCs w:val="18"/>
                    <w:lang w:val="es-CO" w:eastAsia="es-CO"/>
                    <w:rPrChange w:id="2098"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099"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Git14 \l 9226 </w:instrText>
                </w:r>
                <w:r w:rsidRPr="002956A8">
                  <w:rPr>
                    <w:rFonts w:ascii="Arial" w:eastAsia="Times New Roman" w:hAnsi="Arial" w:cs="Arial"/>
                    <w:color w:val="000000"/>
                    <w:sz w:val="18"/>
                    <w:szCs w:val="18"/>
                    <w:lang w:val="es-CO" w:eastAsia="es-CO"/>
                    <w:rPrChange w:id="2100"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[15]</w:t>
                </w:r>
                <w:r w:rsidRPr="002956A8">
                  <w:rPr>
                    <w:rFonts w:ascii="Arial" w:eastAsia="Times New Roman" w:hAnsi="Arial" w:cs="Arial"/>
                    <w:color w:val="000000"/>
                    <w:sz w:val="18"/>
                    <w:szCs w:val="18"/>
                    <w:lang w:val="es-CO" w:eastAsia="es-CO"/>
                    <w:rPrChange w:id="2101"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102"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03" w:author="Familia Valderrama A" w:date="2014-03-11T20:34:00Z">
                  <w:rPr>
                    <w:rFonts w:asciiTheme="minorHAnsi" w:eastAsia="Times New Roman" w:hAnsiTheme="minorHAnsi" w:cs="Arial"/>
                    <w:color w:val="000000"/>
                    <w:sz w:val="18"/>
                    <w:szCs w:val="18"/>
                    <w:lang w:val="es-CO" w:eastAsia="es-CO"/>
                  </w:rPr>
                </w:rPrChange>
              </w:rPr>
              <w:pPrChange w:id="2104"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05" w:author="Familia Valderrama A" w:date="2014-03-11T20:34:00Z">
                  <w:rPr>
                    <w:rFonts w:asciiTheme="minorHAnsi" w:eastAsia="Times New Roman" w:hAnsiTheme="minorHAnsi" w:cs="Arial"/>
                    <w:color w:val="000000"/>
                    <w:sz w:val="18"/>
                    <w:szCs w:val="18"/>
                    <w:u w:val="single"/>
                    <w:lang w:val="es-CO" w:eastAsia="es-CO"/>
                  </w:rPr>
                </w:rPrChange>
              </w:rPr>
              <w:t>Programador.</w:t>
            </w:r>
          </w:p>
        </w:tc>
        <w:tc>
          <w:tcPr>
            <w:tcW w:w="2693" w:type="dxa"/>
            <w:vAlign w:val="center"/>
            <w:tcPrChange w:id="2106"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07" w:author="Familia Valderrama A" w:date="2014-03-11T20:34:00Z">
                  <w:rPr>
                    <w:rFonts w:asciiTheme="minorHAnsi" w:eastAsia="Times New Roman" w:hAnsiTheme="minorHAnsi" w:cs="Arial"/>
                    <w:color w:val="000000"/>
                    <w:sz w:val="18"/>
                    <w:szCs w:val="18"/>
                    <w:lang w:val="es-CO" w:eastAsia="es-CO"/>
                  </w:rPr>
                </w:rPrChange>
              </w:rPr>
              <w:pPrChange w:id="2108"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09" w:author="Familia Valderrama A" w:date="2014-03-11T20:34:00Z">
                  <w:rPr>
                    <w:rFonts w:asciiTheme="minorHAnsi" w:eastAsia="Times New Roman" w:hAnsiTheme="minorHAnsi" w:cs="Arial"/>
                    <w:color w:val="000000"/>
                    <w:sz w:val="18"/>
                    <w:szCs w:val="18"/>
                    <w:u w:val="single"/>
                    <w:lang w:val="es-CO" w:eastAsia="es-CO"/>
                  </w:rPr>
                </w:rPrChange>
              </w:rPr>
              <w:t>https://github-windows.s3.amazonaws.com/GitHubSetup.exe</w:t>
            </w:r>
          </w:p>
        </w:tc>
      </w:tr>
      <w:tr w:rsidR="00F515E1" w:rsidRPr="005D2A10" w:rsidTr="00F515E1">
        <w:trPr>
          <w:trHeight w:val="960"/>
          <w:trPrChange w:id="2110" w:author="Ricardo" w:date="2014-03-11T22:42:00Z">
            <w:trPr>
              <w:trHeight w:val="960"/>
            </w:trPr>
          </w:trPrChange>
        </w:trPr>
        <w:tc>
          <w:tcPr>
            <w:cnfStyle w:val="001000000000"/>
            <w:tcW w:w="709" w:type="dxa"/>
            <w:tcPrChange w:id="2111"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112" w:author="Ricardo" w:date="2014-03-11T22:43:00Z">
              <w:r>
                <w:rPr>
                  <w:rFonts w:ascii="Arial" w:eastAsia="Times New Roman" w:hAnsi="Arial" w:cs="Arial"/>
                  <w:color w:val="000000"/>
                  <w:sz w:val="18"/>
                  <w:szCs w:val="18"/>
                  <w:lang w:val="es-CO" w:eastAsia="es-CO"/>
                </w:rPr>
                <w:t>L1</w:t>
              </w:r>
            </w:ins>
          </w:p>
        </w:tc>
        <w:tc>
          <w:tcPr>
            <w:tcW w:w="1277" w:type="dxa"/>
            <w:vAlign w:val="center"/>
            <w:hideMark/>
            <w:tcPrChange w:id="2113"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114" w:author="Familia Valderrama A" w:date="2014-03-11T20:34:00Z">
                  <w:rPr>
                    <w:rFonts w:asciiTheme="minorHAnsi" w:eastAsia="Times New Roman" w:hAnsiTheme="minorHAnsi" w:cs="Arial"/>
                    <w:b/>
                    <w:bCs/>
                    <w:color w:val="000000"/>
                    <w:sz w:val="18"/>
                    <w:szCs w:val="18"/>
                    <w:lang w:val="es-CO" w:eastAsia="es-CO"/>
                  </w:rPr>
                </w:rPrChange>
              </w:rPr>
              <w:pPrChange w:id="2115"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16" w:author="Familia Valderrama A" w:date="2014-03-11T20:34:00Z">
                  <w:rPr>
                    <w:rFonts w:asciiTheme="minorHAnsi" w:eastAsia="Times New Roman" w:hAnsiTheme="minorHAnsi" w:cs="Arial"/>
                    <w:color w:val="000000"/>
                    <w:sz w:val="18"/>
                    <w:szCs w:val="18"/>
                    <w:u w:val="single"/>
                    <w:lang w:val="es-CO" w:eastAsia="es-CO"/>
                  </w:rPr>
                </w:rPrChange>
              </w:rPr>
              <w:t>HTML</w:t>
            </w:r>
          </w:p>
        </w:tc>
        <w:tc>
          <w:tcPr>
            <w:tcW w:w="1134" w:type="dxa"/>
            <w:vAlign w:val="center"/>
            <w:hideMark/>
            <w:tcPrChange w:id="2117"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18" w:author="Familia Valderrama A" w:date="2014-03-11T20:34:00Z">
                  <w:rPr>
                    <w:rFonts w:asciiTheme="minorHAnsi" w:eastAsia="Times New Roman" w:hAnsiTheme="minorHAnsi" w:cs="Arial"/>
                    <w:color w:val="000000"/>
                    <w:sz w:val="18"/>
                    <w:szCs w:val="18"/>
                    <w:lang w:val="es-CO" w:eastAsia="es-CO"/>
                  </w:rPr>
                </w:rPrChange>
              </w:rPr>
              <w:pPrChange w:id="2119"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20" w:author="Familia Valderrama A" w:date="2014-03-11T20:34:00Z">
                  <w:rPr>
                    <w:rFonts w:asciiTheme="minorHAnsi" w:eastAsia="Times New Roman" w:hAnsiTheme="minorHAnsi" w:cs="Arial"/>
                    <w:color w:val="000000"/>
                    <w:sz w:val="18"/>
                    <w:szCs w:val="18"/>
                    <w:u w:val="single"/>
                    <w:lang w:val="es-CO" w:eastAsia="es-CO"/>
                  </w:rPr>
                </w:rPrChange>
              </w:rPr>
              <w:t>5</w:t>
            </w:r>
          </w:p>
        </w:tc>
        <w:tc>
          <w:tcPr>
            <w:tcW w:w="1275" w:type="dxa"/>
            <w:vAlign w:val="center"/>
            <w:hideMark/>
            <w:tcPrChange w:id="2121"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22" w:author="Familia Valderrama A" w:date="2014-03-11T20:34:00Z">
                  <w:rPr>
                    <w:rFonts w:asciiTheme="minorHAnsi" w:eastAsia="Times New Roman" w:hAnsiTheme="minorHAnsi" w:cs="Arial"/>
                    <w:color w:val="000000"/>
                    <w:sz w:val="18"/>
                    <w:szCs w:val="18"/>
                    <w:lang w:val="es-CO" w:eastAsia="es-CO"/>
                  </w:rPr>
                </w:rPrChange>
              </w:rPr>
              <w:pPrChange w:id="2123"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24"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125" w:author="Ricardo" w:date="2014-03-11T22:42:00Z">
              <w:tcPr>
                <w:tcW w:w="1530" w:type="dxa"/>
                <w:noWrap/>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126" w:author="Familia Valderrama A" w:date="2014-03-11T20:34:00Z">
                  <w:rPr>
                    <w:rFonts w:asciiTheme="minorHAnsi" w:eastAsia="Times New Roman" w:hAnsiTheme="minorHAnsi" w:cs="Arial"/>
                    <w:color w:val="000000"/>
                    <w:sz w:val="18"/>
                    <w:szCs w:val="18"/>
                    <w:lang w:val="es-CO" w:eastAsia="es-CO"/>
                  </w:rPr>
                </w:rPrChange>
              </w:rPr>
              <w:pPrChange w:id="2127"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28" w:author="Familia Valderrama A" w:date="2014-03-11T20:34:00Z">
                  <w:rPr>
                    <w:rFonts w:asciiTheme="minorHAnsi" w:eastAsia="Times New Roman" w:hAnsiTheme="minorHAnsi" w:cs="Arial"/>
                    <w:color w:val="000000"/>
                    <w:sz w:val="18"/>
                    <w:szCs w:val="18"/>
                    <w:u w:val="single"/>
                    <w:lang w:val="es-CO" w:eastAsia="es-CO"/>
                  </w:rPr>
                </w:rPrChange>
              </w:rPr>
              <w:t>Es un lenguaje sobre el cual se escriben las páginas Web, y se caracteriza por ser un lenguaje de etiquetas. HTML se compone también de CSS(Estilo) y JavaScript(Funcionalidad) que van embebidos dentro del archivo HTML.</w:t>
            </w:r>
            <w:sdt>
              <w:sdtPr>
                <w:rPr>
                  <w:rFonts w:ascii="Arial" w:eastAsia="Times New Roman" w:hAnsi="Arial" w:cs="Arial"/>
                  <w:color w:val="000000"/>
                  <w:sz w:val="18"/>
                  <w:szCs w:val="18"/>
                  <w:lang w:val="es-CO" w:eastAsia="es-CO"/>
                </w:rPr>
                <w:id w:val="115422984"/>
                <w:citation/>
              </w:sdtPr>
              <w:sdtContent>
                <w:r w:rsidRPr="002956A8">
                  <w:rPr>
                    <w:rFonts w:ascii="Arial" w:eastAsia="Times New Roman" w:hAnsi="Arial" w:cs="Arial"/>
                    <w:color w:val="000000"/>
                    <w:sz w:val="18"/>
                    <w:szCs w:val="18"/>
                    <w:lang w:val="es-CO" w:eastAsia="es-CO"/>
                    <w:rPrChange w:id="2129"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130"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W3C14 \l 9226 </w:instrText>
                </w:r>
                <w:r w:rsidRPr="002956A8">
                  <w:rPr>
                    <w:rFonts w:ascii="Arial" w:eastAsia="Times New Roman" w:hAnsi="Arial" w:cs="Arial"/>
                    <w:color w:val="000000"/>
                    <w:sz w:val="18"/>
                    <w:szCs w:val="18"/>
                    <w:lang w:val="es-CO" w:eastAsia="es-CO"/>
                    <w:rPrChange w:id="2131"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[16]</w:t>
                </w:r>
                <w:r w:rsidRPr="002956A8">
                  <w:rPr>
                    <w:rFonts w:ascii="Arial" w:eastAsia="Times New Roman" w:hAnsi="Arial" w:cs="Arial"/>
                    <w:color w:val="000000"/>
                    <w:sz w:val="18"/>
                    <w:szCs w:val="18"/>
                    <w:lang w:val="es-CO" w:eastAsia="es-CO"/>
                    <w:rPrChange w:id="2132"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133"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34" w:author="Familia Valderrama A" w:date="2014-03-11T20:34:00Z">
                  <w:rPr>
                    <w:rFonts w:asciiTheme="minorHAnsi" w:eastAsia="Times New Roman" w:hAnsiTheme="minorHAnsi" w:cs="Arial"/>
                    <w:color w:val="000000"/>
                    <w:sz w:val="18"/>
                    <w:szCs w:val="18"/>
                    <w:lang w:val="es-CO" w:eastAsia="es-CO"/>
                  </w:rPr>
                </w:rPrChange>
              </w:rPr>
              <w:pPrChange w:id="2135"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36" w:author="Familia Valderrama A" w:date="2014-03-11T20:34:00Z">
                  <w:rPr>
                    <w:rFonts w:asciiTheme="minorHAnsi" w:eastAsia="Times New Roman" w:hAnsiTheme="minorHAnsi" w:cs="Arial"/>
                    <w:color w:val="000000"/>
                    <w:sz w:val="18"/>
                    <w:szCs w:val="18"/>
                    <w:u w:val="single"/>
                    <w:lang w:val="es-CO" w:eastAsia="es-CO"/>
                  </w:rPr>
                </w:rPrChange>
              </w:rPr>
              <w:t>Programador.</w:t>
            </w:r>
          </w:p>
        </w:tc>
        <w:tc>
          <w:tcPr>
            <w:tcW w:w="2693" w:type="dxa"/>
            <w:vAlign w:val="center"/>
            <w:tcPrChange w:id="2137" w:author="Ricardo" w:date="2014-03-11T22:42:00Z">
              <w:tcPr>
                <w:tcW w:w="2410" w:type="dxa"/>
                <w:vAlign w:val="center"/>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38" w:author="Familia Valderrama A" w:date="2014-03-11T20:34:00Z">
                  <w:rPr>
                    <w:rFonts w:asciiTheme="minorHAnsi" w:eastAsia="Times New Roman" w:hAnsiTheme="minorHAnsi" w:cs="Arial"/>
                    <w:color w:val="000000"/>
                    <w:sz w:val="18"/>
                    <w:szCs w:val="18"/>
                    <w:lang w:val="es-CO" w:eastAsia="es-CO"/>
                  </w:rPr>
                </w:rPrChange>
              </w:rPr>
              <w:pPrChange w:id="2139"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40" w:author="Familia Valderrama A" w:date="2014-03-11T20:34:00Z">
                  <w:rPr>
                    <w:rFonts w:asciiTheme="minorHAnsi" w:eastAsia="Times New Roman" w:hAnsiTheme="minorHAnsi" w:cs="Arial"/>
                    <w:color w:val="000000"/>
                    <w:sz w:val="18"/>
                    <w:szCs w:val="18"/>
                    <w:u w:val="single"/>
                    <w:lang w:val="es-CO" w:eastAsia="es-CO"/>
                  </w:rPr>
                </w:rPrChange>
              </w:rPr>
              <w:t>http://www.w3.org/TR/html5/</w:t>
            </w:r>
          </w:p>
        </w:tc>
      </w:tr>
      <w:tr w:rsidR="00F515E1" w:rsidRPr="005D2A10" w:rsidTr="00F515E1">
        <w:trPr>
          <w:cnfStyle w:val="000000100000"/>
          <w:trHeight w:val="1440"/>
          <w:trPrChange w:id="2141" w:author="Ricardo" w:date="2014-03-11T22:42:00Z">
            <w:trPr>
              <w:trHeight w:val="1440"/>
            </w:trPr>
          </w:trPrChange>
        </w:trPr>
        <w:tc>
          <w:tcPr>
            <w:cnfStyle w:val="001000000000"/>
            <w:tcW w:w="709" w:type="dxa"/>
            <w:tcPrChange w:id="2142"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143" w:author="Ricardo" w:date="2014-03-11T22:43:00Z">
              <w:r>
                <w:rPr>
                  <w:rFonts w:ascii="Arial" w:eastAsia="Times New Roman" w:hAnsi="Arial" w:cs="Arial"/>
                  <w:color w:val="000000"/>
                  <w:sz w:val="18"/>
                  <w:szCs w:val="18"/>
                  <w:lang w:val="es-CO" w:eastAsia="es-CO"/>
                </w:rPr>
                <w:t>H4</w:t>
              </w:r>
            </w:ins>
          </w:p>
        </w:tc>
        <w:tc>
          <w:tcPr>
            <w:tcW w:w="1277" w:type="dxa"/>
            <w:vAlign w:val="center"/>
            <w:hideMark/>
            <w:tcPrChange w:id="2144"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145" w:author="Familia Valderrama A" w:date="2014-03-11T20:34:00Z">
                  <w:rPr>
                    <w:rFonts w:asciiTheme="minorHAnsi" w:eastAsia="Times New Roman" w:hAnsiTheme="minorHAnsi" w:cs="Arial"/>
                    <w:b/>
                    <w:bCs/>
                    <w:color w:val="000000"/>
                    <w:sz w:val="18"/>
                    <w:szCs w:val="18"/>
                    <w:lang w:val="es-CO" w:eastAsia="es-CO"/>
                  </w:rPr>
                </w:rPrChange>
              </w:rPr>
              <w:pPrChange w:id="2146"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47" w:author="Familia Valderrama A" w:date="2014-03-11T20:34:00Z">
                  <w:rPr>
                    <w:rFonts w:asciiTheme="minorHAnsi" w:eastAsia="Times New Roman" w:hAnsiTheme="minorHAnsi" w:cs="Arial"/>
                    <w:color w:val="000000"/>
                    <w:sz w:val="18"/>
                    <w:szCs w:val="18"/>
                    <w:u w:val="single"/>
                    <w:lang w:val="es-CO" w:eastAsia="es-CO"/>
                  </w:rPr>
                </w:rPrChange>
              </w:rPr>
              <w:t>Microsoft Office</w:t>
            </w:r>
          </w:p>
        </w:tc>
        <w:tc>
          <w:tcPr>
            <w:tcW w:w="1134" w:type="dxa"/>
            <w:vAlign w:val="center"/>
            <w:hideMark/>
            <w:tcPrChange w:id="2148"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49" w:author="Familia Valderrama A" w:date="2014-03-11T20:34:00Z">
                  <w:rPr>
                    <w:rFonts w:asciiTheme="minorHAnsi" w:eastAsia="Times New Roman" w:hAnsiTheme="minorHAnsi" w:cs="Arial"/>
                    <w:color w:val="000000"/>
                    <w:sz w:val="18"/>
                    <w:szCs w:val="18"/>
                    <w:lang w:val="es-CO" w:eastAsia="es-CO"/>
                  </w:rPr>
                </w:rPrChange>
              </w:rPr>
              <w:pPrChange w:id="2150"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51" w:author="Familia Valderrama A" w:date="2014-03-11T20:34:00Z">
                  <w:rPr>
                    <w:rFonts w:asciiTheme="minorHAnsi" w:eastAsia="Times New Roman" w:hAnsiTheme="minorHAnsi" w:cs="Arial"/>
                    <w:color w:val="000000"/>
                    <w:sz w:val="18"/>
                    <w:szCs w:val="18"/>
                    <w:u w:val="single"/>
                    <w:lang w:val="es-CO" w:eastAsia="es-CO"/>
                  </w:rPr>
                </w:rPrChange>
              </w:rPr>
              <w:t>2014</w:t>
            </w:r>
          </w:p>
        </w:tc>
        <w:tc>
          <w:tcPr>
            <w:tcW w:w="1275" w:type="dxa"/>
            <w:vAlign w:val="center"/>
            <w:hideMark/>
            <w:tcPrChange w:id="2152"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53" w:author="Familia Valderrama A" w:date="2014-03-11T20:34:00Z">
                  <w:rPr>
                    <w:rFonts w:asciiTheme="minorHAnsi" w:eastAsia="Times New Roman" w:hAnsiTheme="minorHAnsi" w:cs="Arial"/>
                    <w:color w:val="000000"/>
                    <w:sz w:val="18"/>
                    <w:szCs w:val="18"/>
                    <w:lang w:val="es-CO" w:eastAsia="es-CO"/>
                  </w:rPr>
                </w:rPrChange>
              </w:rPr>
              <w:pPrChange w:id="2154"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55" w:author="Familia Valderrama A" w:date="2014-03-11T20:34:00Z">
                  <w:rPr>
                    <w:rFonts w:asciiTheme="minorHAnsi" w:eastAsia="Times New Roman" w:hAnsiTheme="minorHAnsi" w:cs="Arial"/>
                    <w:color w:val="000000"/>
                    <w:sz w:val="18"/>
                    <w:szCs w:val="18"/>
                    <w:u w:val="single"/>
                    <w:lang w:val="es-CO" w:eastAsia="es-CO"/>
                  </w:rPr>
                </w:rPrChange>
              </w:rPr>
              <w:t>Paga</w:t>
            </w:r>
          </w:p>
        </w:tc>
        <w:tc>
          <w:tcPr>
            <w:tcW w:w="1985" w:type="dxa"/>
            <w:noWrap/>
            <w:hideMark/>
            <w:tcPrChange w:id="2156"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157" w:author="Familia Valderrama A" w:date="2014-03-11T20:34:00Z">
                  <w:rPr>
                    <w:rFonts w:asciiTheme="minorHAnsi" w:eastAsia="Times New Roman" w:hAnsiTheme="minorHAnsi" w:cs="Arial"/>
                    <w:color w:val="000000"/>
                    <w:sz w:val="18"/>
                    <w:szCs w:val="18"/>
                    <w:lang w:val="es-CO" w:eastAsia="es-CO"/>
                  </w:rPr>
                </w:rPrChange>
              </w:rPr>
              <w:pPrChange w:id="2158"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59" w:author="Familia Valderrama A" w:date="2014-03-11T20:34:00Z">
                  <w:rPr>
                    <w:rFonts w:asciiTheme="minorHAnsi" w:eastAsia="Times New Roman" w:hAnsiTheme="minorHAnsi" w:cs="Arial"/>
                    <w:color w:val="000000"/>
                    <w:sz w:val="18"/>
                    <w:szCs w:val="18"/>
                    <w:u w:val="single"/>
                    <w:lang w:val="es-CO" w:eastAsia="es-CO"/>
                  </w:rPr>
                </w:rPrChange>
              </w:rPr>
              <w:t>Una suite de oficina que abarca e interrelaciona aplicaciones de escritorio, servidores y servicios para sistemas operativos.  Microsoft Word es el procesador de texto de la suite, Microsoft Excel es el programa de hoja o planilla de cálculo y Microsoft Project es el software de administración de proyectos.</w:t>
            </w:r>
            <w:sdt>
              <w:sdtPr>
                <w:rPr>
                  <w:rFonts w:ascii="Arial" w:eastAsia="Times New Roman" w:hAnsi="Arial" w:cs="Arial"/>
                  <w:color w:val="000000"/>
                  <w:sz w:val="18"/>
                  <w:szCs w:val="18"/>
                  <w:lang w:val="es-CO" w:eastAsia="es-CO"/>
                </w:rPr>
                <w:id w:val="115422325"/>
                <w:citation/>
              </w:sdtPr>
              <w:sdtContent>
                <w:r w:rsidRPr="002956A8">
                  <w:rPr>
                    <w:rFonts w:ascii="Arial" w:eastAsia="Times New Roman" w:hAnsi="Arial" w:cs="Arial"/>
                    <w:color w:val="000000"/>
                    <w:sz w:val="18"/>
                    <w:szCs w:val="18"/>
                    <w:lang w:val="es-CO" w:eastAsia="es-CO"/>
                    <w:rPrChange w:id="2160"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161"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Bra14 \l 9226 </w:instrText>
                </w:r>
                <w:r w:rsidRPr="002956A8">
                  <w:rPr>
                    <w:rFonts w:ascii="Arial" w:eastAsia="Times New Roman" w:hAnsi="Arial" w:cs="Arial"/>
                    <w:color w:val="000000"/>
                    <w:sz w:val="18"/>
                    <w:szCs w:val="18"/>
                    <w:lang w:val="es-CO" w:eastAsia="es-CO"/>
                    <w:rPrChange w:id="2162"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[17]</w:t>
                </w:r>
                <w:r w:rsidRPr="002956A8">
                  <w:rPr>
                    <w:rFonts w:ascii="Arial" w:eastAsia="Times New Roman" w:hAnsi="Arial" w:cs="Arial"/>
                    <w:color w:val="000000"/>
                    <w:sz w:val="18"/>
                    <w:szCs w:val="18"/>
                    <w:lang w:val="es-CO" w:eastAsia="es-CO"/>
                    <w:rPrChange w:id="2163"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164"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65" w:author="Familia Valderrama A" w:date="2014-03-11T20:34:00Z">
                  <w:rPr>
                    <w:rFonts w:asciiTheme="minorHAnsi" w:eastAsia="Times New Roman" w:hAnsiTheme="minorHAnsi" w:cs="Arial"/>
                    <w:color w:val="000000"/>
                    <w:sz w:val="18"/>
                    <w:szCs w:val="18"/>
                    <w:lang w:val="es-CO" w:eastAsia="es-CO"/>
                  </w:rPr>
                </w:rPrChange>
              </w:rPr>
              <w:pPrChange w:id="2166" w:author="Sergio" w:date="2014-04-23T20:49: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67" w:author="Familia Valderrama A" w:date="2014-03-11T20:34:00Z">
                  <w:rPr>
                    <w:rFonts w:asciiTheme="minorHAnsi" w:eastAsia="Times New Roman" w:hAnsiTheme="minorHAnsi" w:cs="Arial"/>
                    <w:color w:val="000000"/>
                    <w:sz w:val="18"/>
                    <w:szCs w:val="18"/>
                    <w:u w:val="single"/>
                    <w:lang w:val="es-CO" w:eastAsia="es-CO"/>
                  </w:rPr>
                </w:rPrChange>
              </w:rPr>
              <w:t xml:space="preserve">Microsoft Word: Todos los roles; Microsoft Excel: todos los roles; Microsoft Project: </w:t>
            </w:r>
            <w:del w:id="2168" w:author="Sergio" w:date="2014-04-23T20:49:00Z">
              <w:r w:rsidRPr="002956A8">
                <w:rPr>
                  <w:rFonts w:ascii="Arial" w:eastAsia="Times New Roman" w:hAnsi="Arial" w:cs="Arial"/>
                  <w:color w:val="000000"/>
                  <w:sz w:val="18"/>
                  <w:szCs w:val="18"/>
                  <w:lang w:val="es-CO" w:eastAsia="es-CO"/>
                  <w:rPrChange w:id="2169" w:author="Familia Valderrama A" w:date="2014-03-11T20:34:00Z">
                    <w:rPr>
                      <w:rFonts w:asciiTheme="minorHAnsi" w:eastAsia="Times New Roman" w:hAnsiTheme="minorHAnsi" w:cs="Arial"/>
                      <w:color w:val="000000"/>
                      <w:sz w:val="18"/>
                      <w:szCs w:val="18"/>
                      <w:u w:val="single"/>
                      <w:lang w:val="es-CO" w:eastAsia="es-CO"/>
                    </w:rPr>
                  </w:rPrChange>
                </w:rPr>
                <w:delText xml:space="preserve">Gerente </w:delText>
              </w:r>
            </w:del>
            <w:ins w:id="2170" w:author="Sergio" w:date="2014-04-23T20:49:00Z">
              <w:r w:rsidR="00DC36AB">
                <w:rPr>
                  <w:rFonts w:ascii="Arial" w:eastAsia="Times New Roman" w:hAnsi="Arial" w:cs="Arial"/>
                  <w:color w:val="000000"/>
                  <w:sz w:val="18"/>
                  <w:szCs w:val="18"/>
                  <w:lang w:val="es-CO" w:eastAsia="es-CO"/>
                </w:rPr>
                <w:t>Jefes</w:t>
              </w:r>
              <w:r w:rsidRPr="002956A8">
                <w:rPr>
                  <w:rFonts w:ascii="Arial" w:eastAsia="Times New Roman" w:hAnsi="Arial" w:cs="Arial"/>
                  <w:color w:val="000000"/>
                  <w:sz w:val="18"/>
                  <w:szCs w:val="18"/>
                  <w:lang w:val="es-CO" w:eastAsia="es-CO"/>
                  <w:rPrChange w:id="2171" w:author="Familia Valderrama A" w:date="2014-03-11T20:34:00Z">
                    <w:rPr>
                      <w:rFonts w:asciiTheme="minorHAnsi" w:eastAsia="Times New Roman" w:hAnsiTheme="minorHAnsi" w:cs="Arial"/>
                      <w:color w:val="000000"/>
                      <w:sz w:val="18"/>
                      <w:szCs w:val="18"/>
                      <w:u w:val="single"/>
                      <w:lang w:val="es-CO" w:eastAsia="es-CO"/>
                    </w:rPr>
                  </w:rPrChange>
                </w:rPr>
                <w:t xml:space="preserve"> </w:t>
              </w:r>
            </w:ins>
            <w:r w:rsidRPr="002956A8">
              <w:rPr>
                <w:rFonts w:ascii="Arial" w:eastAsia="Times New Roman" w:hAnsi="Arial" w:cs="Arial"/>
                <w:color w:val="000000"/>
                <w:sz w:val="18"/>
                <w:szCs w:val="18"/>
                <w:lang w:val="es-CO" w:eastAsia="es-CO"/>
                <w:rPrChange w:id="2172" w:author="Familia Valderrama A" w:date="2014-03-11T20:34:00Z">
                  <w:rPr>
                    <w:rFonts w:asciiTheme="minorHAnsi" w:eastAsia="Times New Roman" w:hAnsiTheme="minorHAnsi" w:cs="Arial"/>
                    <w:color w:val="000000"/>
                    <w:sz w:val="18"/>
                    <w:szCs w:val="18"/>
                    <w:u w:val="single"/>
                    <w:lang w:val="es-CO" w:eastAsia="es-CO"/>
                  </w:rPr>
                </w:rPrChange>
              </w:rPr>
              <w:t>de</w:t>
            </w:r>
            <w:ins w:id="2173" w:author="Sergio" w:date="2014-04-23T20:49:00Z">
              <w:r w:rsidR="00DC36AB">
                <w:rPr>
                  <w:rFonts w:ascii="Arial" w:eastAsia="Times New Roman" w:hAnsi="Arial" w:cs="Arial"/>
                  <w:color w:val="000000"/>
                  <w:sz w:val="18"/>
                  <w:szCs w:val="18"/>
                  <w:lang w:val="es-CO" w:eastAsia="es-CO"/>
                </w:rPr>
                <w:t>l</w:t>
              </w:r>
            </w:ins>
            <w:r w:rsidRPr="002956A8">
              <w:rPr>
                <w:rFonts w:ascii="Arial" w:eastAsia="Times New Roman" w:hAnsi="Arial" w:cs="Arial"/>
                <w:color w:val="000000"/>
                <w:sz w:val="18"/>
                <w:szCs w:val="18"/>
                <w:lang w:val="es-CO" w:eastAsia="es-CO"/>
                <w:rPrChange w:id="2174" w:author="Familia Valderrama A" w:date="2014-03-11T20:34:00Z">
                  <w:rPr>
                    <w:rFonts w:asciiTheme="minorHAnsi" w:eastAsia="Times New Roman" w:hAnsiTheme="minorHAnsi" w:cs="Arial"/>
                    <w:color w:val="000000"/>
                    <w:sz w:val="18"/>
                    <w:szCs w:val="18"/>
                    <w:u w:val="single"/>
                    <w:lang w:val="es-CO" w:eastAsia="es-CO"/>
                  </w:rPr>
                </w:rPrChange>
              </w:rPr>
              <w:t xml:space="preserve"> proyecto.</w:t>
            </w:r>
          </w:p>
        </w:tc>
        <w:tc>
          <w:tcPr>
            <w:tcW w:w="2693" w:type="dxa"/>
            <w:vAlign w:val="center"/>
            <w:tcPrChange w:id="2175"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176" w:author="Familia Valderrama A" w:date="2014-03-11T20:34:00Z">
                  <w:rPr>
                    <w:rFonts w:asciiTheme="minorHAnsi" w:eastAsia="Times New Roman" w:hAnsiTheme="minorHAnsi" w:cs="Arial"/>
                    <w:color w:val="000000"/>
                    <w:sz w:val="18"/>
                    <w:szCs w:val="18"/>
                    <w:lang w:val="es-CO" w:eastAsia="es-CO"/>
                  </w:rPr>
                </w:rPrChange>
              </w:rPr>
              <w:pPrChange w:id="2177"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178" w:author="Familia Valderrama A" w:date="2014-03-11T20:34:00Z">
                  <w:rPr>
                    <w:rFonts w:asciiTheme="minorHAnsi" w:eastAsia="Times New Roman" w:hAnsiTheme="minorHAnsi" w:cs="Arial"/>
                    <w:color w:val="000000"/>
                    <w:sz w:val="18"/>
                    <w:szCs w:val="18"/>
                    <w:u w:val="single"/>
                    <w:lang w:val="es-CO" w:eastAsia="es-CO"/>
                  </w:rPr>
                </w:rPrChange>
              </w:rPr>
              <w:t>http://office.microsoft.com/es-es/</w:t>
            </w:r>
          </w:p>
        </w:tc>
      </w:tr>
      <w:tr w:rsidR="00F515E1" w:rsidRPr="005D2A10" w:rsidTr="00F515E1">
        <w:trPr>
          <w:trHeight w:val="480"/>
          <w:trPrChange w:id="2179" w:author="Ricardo" w:date="2014-03-11T22:42:00Z">
            <w:trPr>
              <w:trHeight w:val="480"/>
            </w:trPr>
          </w:trPrChange>
        </w:trPr>
        <w:tc>
          <w:tcPr>
            <w:cnfStyle w:val="001000000000"/>
            <w:tcW w:w="709" w:type="dxa"/>
            <w:tcPrChange w:id="2180"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181" w:author="Ricardo" w:date="2014-03-11T22:43:00Z">
              <w:r>
                <w:rPr>
                  <w:rFonts w:ascii="Arial" w:eastAsia="Times New Roman" w:hAnsi="Arial" w:cs="Arial"/>
                  <w:color w:val="000000"/>
                  <w:sz w:val="18"/>
                  <w:szCs w:val="18"/>
                  <w:lang w:val="es-CO" w:eastAsia="es-CO"/>
                </w:rPr>
                <w:t>H5</w:t>
              </w:r>
            </w:ins>
          </w:p>
        </w:tc>
        <w:tc>
          <w:tcPr>
            <w:tcW w:w="1277" w:type="dxa"/>
            <w:vAlign w:val="center"/>
            <w:hideMark/>
            <w:tcPrChange w:id="2182"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183" w:author="Familia Valderrama A" w:date="2014-03-11T20:34:00Z">
                  <w:rPr>
                    <w:rFonts w:asciiTheme="minorHAnsi" w:eastAsia="Times New Roman" w:hAnsiTheme="minorHAnsi" w:cs="Arial"/>
                    <w:b/>
                    <w:bCs/>
                    <w:color w:val="000000"/>
                    <w:sz w:val="18"/>
                    <w:szCs w:val="18"/>
                    <w:lang w:val="es-CO" w:eastAsia="es-CO"/>
                  </w:rPr>
                </w:rPrChange>
              </w:rPr>
              <w:pPrChange w:id="2184"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85" w:author="Familia Valderrama A" w:date="2014-03-11T20:34:00Z">
                  <w:rPr>
                    <w:rFonts w:asciiTheme="minorHAnsi" w:eastAsia="Times New Roman" w:hAnsiTheme="minorHAnsi" w:cs="Arial"/>
                    <w:color w:val="000000"/>
                    <w:sz w:val="18"/>
                    <w:szCs w:val="18"/>
                    <w:u w:val="single"/>
                    <w:lang w:val="es-CO" w:eastAsia="es-CO"/>
                  </w:rPr>
                </w:rPrChange>
              </w:rPr>
              <w:t>NetBeans</w:t>
            </w:r>
          </w:p>
        </w:tc>
        <w:tc>
          <w:tcPr>
            <w:tcW w:w="1134" w:type="dxa"/>
            <w:vAlign w:val="center"/>
            <w:hideMark/>
            <w:tcPrChange w:id="2186"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87" w:author="Familia Valderrama A" w:date="2014-03-11T20:34:00Z">
                  <w:rPr>
                    <w:rFonts w:asciiTheme="minorHAnsi" w:eastAsia="Times New Roman" w:hAnsiTheme="minorHAnsi" w:cs="Arial"/>
                    <w:color w:val="000000"/>
                    <w:sz w:val="18"/>
                    <w:szCs w:val="18"/>
                    <w:lang w:val="es-CO" w:eastAsia="es-CO"/>
                  </w:rPr>
                </w:rPrChange>
              </w:rPr>
              <w:pPrChange w:id="2188"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89" w:author="Familia Valderrama A" w:date="2014-03-11T20:34:00Z">
                  <w:rPr>
                    <w:rFonts w:asciiTheme="minorHAnsi" w:eastAsia="Times New Roman" w:hAnsiTheme="minorHAnsi" w:cs="Arial"/>
                    <w:color w:val="000000"/>
                    <w:sz w:val="18"/>
                    <w:szCs w:val="18"/>
                    <w:u w:val="single"/>
                    <w:lang w:val="es-CO" w:eastAsia="es-CO"/>
                  </w:rPr>
                </w:rPrChange>
              </w:rPr>
              <w:t>7.3.1</w:t>
            </w:r>
          </w:p>
        </w:tc>
        <w:tc>
          <w:tcPr>
            <w:tcW w:w="1275" w:type="dxa"/>
            <w:vAlign w:val="center"/>
            <w:hideMark/>
            <w:tcPrChange w:id="2190"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191" w:author="Familia Valderrama A" w:date="2014-03-11T20:34:00Z">
                  <w:rPr>
                    <w:rFonts w:asciiTheme="minorHAnsi" w:eastAsia="Times New Roman" w:hAnsiTheme="minorHAnsi" w:cs="Arial"/>
                    <w:color w:val="000000"/>
                    <w:sz w:val="18"/>
                    <w:szCs w:val="18"/>
                    <w:lang w:val="es-CO" w:eastAsia="es-CO"/>
                  </w:rPr>
                </w:rPrChange>
              </w:rPr>
              <w:pPrChange w:id="2192"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93"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194" w:author="Ricardo" w:date="2014-03-11T22:42:00Z">
              <w:tcPr>
                <w:tcW w:w="1530" w:type="dxa"/>
                <w:noWrap/>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195" w:author="Familia Valderrama A" w:date="2014-03-11T20:34:00Z">
                  <w:rPr>
                    <w:rFonts w:asciiTheme="minorHAnsi" w:eastAsia="Times New Roman" w:hAnsiTheme="minorHAnsi" w:cs="Arial"/>
                    <w:color w:val="000000"/>
                    <w:sz w:val="18"/>
                    <w:szCs w:val="18"/>
                    <w:lang w:val="es-CO" w:eastAsia="es-CO"/>
                  </w:rPr>
                </w:rPrChange>
              </w:rPr>
              <w:pPrChange w:id="2196"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197" w:author="Familia Valderrama A" w:date="2014-03-11T20:34:00Z">
                  <w:rPr>
                    <w:rFonts w:asciiTheme="minorHAnsi" w:eastAsia="Times New Roman" w:hAnsiTheme="minorHAnsi" w:cs="Arial"/>
                    <w:color w:val="000000"/>
                    <w:sz w:val="18"/>
                    <w:szCs w:val="18"/>
                    <w:u w:val="single"/>
                    <w:lang w:val="es-CO" w:eastAsia="es-CO"/>
                  </w:rPr>
                </w:rPrChange>
              </w:rPr>
              <w:t>Es un IDE el cual facilita el desarrollo de aplicaciones Java, web, HTML5 y PHP.</w:t>
            </w:r>
            <w:sdt>
              <w:sdtPr>
                <w:rPr>
                  <w:rFonts w:ascii="Arial" w:eastAsia="Times New Roman" w:hAnsi="Arial" w:cs="Arial"/>
                  <w:color w:val="000000"/>
                  <w:sz w:val="18"/>
                  <w:szCs w:val="18"/>
                  <w:lang w:val="es-CO" w:eastAsia="es-CO"/>
                </w:rPr>
                <w:id w:val="115423222"/>
                <w:citation/>
              </w:sdtPr>
              <w:sdtContent>
                <w:r w:rsidRPr="002956A8">
                  <w:rPr>
                    <w:rFonts w:ascii="Arial" w:eastAsia="Times New Roman" w:hAnsi="Arial" w:cs="Arial"/>
                    <w:color w:val="000000"/>
                    <w:sz w:val="18"/>
                    <w:szCs w:val="18"/>
                    <w:lang w:val="es-CO" w:eastAsia="es-CO"/>
                    <w:rPrChange w:id="2198"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199"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Ora14 \l 9226 </w:instrText>
                </w:r>
                <w:r w:rsidRPr="002956A8">
                  <w:rPr>
                    <w:rFonts w:ascii="Arial" w:eastAsia="Times New Roman" w:hAnsi="Arial" w:cs="Arial"/>
                    <w:color w:val="000000"/>
                    <w:sz w:val="18"/>
                    <w:szCs w:val="18"/>
                    <w:lang w:val="es-CO" w:eastAsia="es-CO"/>
                    <w:rPrChange w:id="2200"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[18]</w:t>
                </w:r>
                <w:r w:rsidRPr="002956A8">
                  <w:rPr>
                    <w:rFonts w:ascii="Arial" w:eastAsia="Times New Roman" w:hAnsi="Arial" w:cs="Arial"/>
                    <w:color w:val="000000"/>
                    <w:sz w:val="18"/>
                    <w:szCs w:val="18"/>
                    <w:lang w:val="es-CO" w:eastAsia="es-CO"/>
                    <w:rPrChange w:id="2201"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202"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203" w:author="Familia Valderrama A" w:date="2014-03-11T20:34:00Z">
                  <w:rPr>
                    <w:rFonts w:asciiTheme="minorHAnsi" w:eastAsia="Times New Roman" w:hAnsiTheme="minorHAnsi" w:cs="Arial"/>
                    <w:color w:val="000000"/>
                    <w:sz w:val="18"/>
                    <w:szCs w:val="18"/>
                    <w:lang w:val="es-CO" w:eastAsia="es-CO"/>
                  </w:rPr>
                </w:rPrChange>
              </w:rPr>
              <w:pPrChange w:id="2204"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05" w:author="Familia Valderrama A" w:date="2014-03-11T20:34:00Z">
                  <w:rPr>
                    <w:rFonts w:asciiTheme="minorHAnsi" w:eastAsia="Times New Roman" w:hAnsiTheme="minorHAnsi" w:cs="Arial"/>
                    <w:color w:val="000000"/>
                    <w:sz w:val="18"/>
                    <w:szCs w:val="18"/>
                    <w:u w:val="single"/>
                    <w:lang w:val="es-CO" w:eastAsia="es-CO"/>
                  </w:rPr>
                </w:rPrChange>
              </w:rPr>
              <w:t>Programador.</w:t>
            </w:r>
          </w:p>
        </w:tc>
        <w:tc>
          <w:tcPr>
            <w:tcW w:w="2693" w:type="dxa"/>
            <w:vAlign w:val="center"/>
            <w:tcPrChange w:id="2206" w:author="Ricardo" w:date="2014-03-11T22:42:00Z">
              <w:tcPr>
                <w:tcW w:w="2410" w:type="dxa"/>
                <w:vAlign w:val="center"/>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207" w:author="Familia Valderrama A" w:date="2014-03-11T20:34:00Z">
                  <w:rPr>
                    <w:rFonts w:asciiTheme="minorHAnsi" w:eastAsia="Times New Roman" w:hAnsiTheme="minorHAnsi" w:cs="Arial"/>
                    <w:color w:val="000000"/>
                    <w:sz w:val="18"/>
                    <w:szCs w:val="18"/>
                    <w:lang w:val="es-CO" w:eastAsia="es-CO"/>
                  </w:rPr>
                </w:rPrChange>
              </w:rPr>
              <w:pPrChange w:id="2208"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09" w:author="Familia Valderrama A" w:date="2014-03-11T20:34:00Z">
                  <w:rPr>
                    <w:rFonts w:asciiTheme="minorHAnsi" w:eastAsia="Times New Roman" w:hAnsiTheme="minorHAnsi" w:cs="Arial"/>
                    <w:color w:val="000000"/>
                    <w:sz w:val="18"/>
                    <w:szCs w:val="18"/>
                    <w:u w:val="single"/>
                    <w:lang w:val="es-CO" w:eastAsia="es-CO"/>
                  </w:rPr>
                </w:rPrChange>
              </w:rPr>
              <w:t>https://netbeans.org/downloads/</w:t>
            </w:r>
          </w:p>
        </w:tc>
      </w:tr>
      <w:tr w:rsidR="00F515E1" w:rsidRPr="005D2A10" w:rsidTr="00F515E1">
        <w:trPr>
          <w:cnfStyle w:val="000000100000"/>
          <w:trHeight w:val="300"/>
          <w:trPrChange w:id="2210" w:author="Ricardo" w:date="2014-03-11T22:42:00Z">
            <w:trPr>
              <w:trHeight w:val="300"/>
            </w:trPr>
          </w:trPrChange>
        </w:trPr>
        <w:tc>
          <w:tcPr>
            <w:cnfStyle w:val="001000000000"/>
            <w:tcW w:w="709" w:type="dxa"/>
            <w:tcPrChange w:id="2211"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212" w:author="Ricardo" w:date="2014-03-11T22:43:00Z">
              <w:r>
                <w:rPr>
                  <w:rFonts w:ascii="Arial" w:eastAsia="Times New Roman" w:hAnsi="Arial" w:cs="Arial"/>
                  <w:color w:val="000000"/>
                  <w:sz w:val="18"/>
                  <w:szCs w:val="18"/>
                  <w:lang w:val="es-CO" w:eastAsia="es-CO"/>
                </w:rPr>
                <w:t>H6</w:t>
              </w:r>
            </w:ins>
          </w:p>
        </w:tc>
        <w:tc>
          <w:tcPr>
            <w:tcW w:w="1277" w:type="dxa"/>
            <w:vAlign w:val="center"/>
            <w:hideMark/>
            <w:tcPrChange w:id="2213"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214" w:author="Familia Valderrama A" w:date="2014-03-11T20:34:00Z">
                  <w:rPr>
                    <w:rFonts w:asciiTheme="minorHAnsi" w:eastAsia="Times New Roman" w:hAnsiTheme="minorHAnsi" w:cs="Arial"/>
                    <w:b/>
                    <w:bCs/>
                    <w:color w:val="000000"/>
                    <w:sz w:val="18"/>
                    <w:szCs w:val="18"/>
                    <w:lang w:val="es-CO" w:eastAsia="es-CO"/>
                  </w:rPr>
                </w:rPrChange>
              </w:rPr>
              <w:pPrChange w:id="2215"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16" w:author="Familia Valderrama A" w:date="2014-03-11T20:34:00Z">
                  <w:rPr>
                    <w:rFonts w:asciiTheme="minorHAnsi" w:eastAsia="Times New Roman" w:hAnsiTheme="minorHAnsi" w:cs="Arial"/>
                    <w:color w:val="000000"/>
                    <w:sz w:val="18"/>
                    <w:szCs w:val="18"/>
                    <w:u w:val="single"/>
                    <w:lang w:val="es-CO" w:eastAsia="es-CO"/>
                  </w:rPr>
                </w:rPrChange>
              </w:rPr>
              <w:t>Pencil</w:t>
            </w:r>
          </w:p>
        </w:tc>
        <w:tc>
          <w:tcPr>
            <w:tcW w:w="1134" w:type="dxa"/>
            <w:vAlign w:val="center"/>
            <w:hideMark/>
            <w:tcPrChange w:id="2217"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18" w:author="Familia Valderrama A" w:date="2014-03-11T20:34:00Z">
                  <w:rPr>
                    <w:rFonts w:asciiTheme="minorHAnsi" w:eastAsia="Times New Roman" w:hAnsiTheme="minorHAnsi" w:cs="Arial"/>
                    <w:color w:val="000000"/>
                    <w:sz w:val="18"/>
                    <w:szCs w:val="18"/>
                    <w:lang w:val="es-CO" w:eastAsia="es-CO"/>
                  </w:rPr>
                </w:rPrChange>
              </w:rPr>
              <w:pPrChange w:id="2219"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20" w:author="Familia Valderrama A" w:date="2014-03-11T20:34:00Z">
                  <w:rPr>
                    <w:rFonts w:asciiTheme="minorHAnsi" w:eastAsia="Times New Roman" w:hAnsiTheme="minorHAnsi" w:cs="Arial"/>
                    <w:color w:val="000000"/>
                    <w:sz w:val="18"/>
                    <w:szCs w:val="18"/>
                    <w:u w:val="single"/>
                    <w:lang w:val="es-CO" w:eastAsia="es-CO"/>
                  </w:rPr>
                </w:rPrChange>
              </w:rPr>
              <w:t>2.0.5</w:t>
            </w:r>
          </w:p>
        </w:tc>
        <w:tc>
          <w:tcPr>
            <w:tcW w:w="1275" w:type="dxa"/>
            <w:vAlign w:val="center"/>
            <w:hideMark/>
            <w:tcPrChange w:id="2221"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22" w:author="Familia Valderrama A" w:date="2014-03-11T20:34:00Z">
                  <w:rPr>
                    <w:rFonts w:asciiTheme="minorHAnsi" w:eastAsia="Times New Roman" w:hAnsiTheme="minorHAnsi" w:cs="Arial"/>
                    <w:color w:val="000000"/>
                    <w:sz w:val="18"/>
                    <w:szCs w:val="18"/>
                    <w:lang w:val="es-CO" w:eastAsia="es-CO"/>
                  </w:rPr>
                </w:rPrChange>
              </w:rPr>
              <w:pPrChange w:id="2223"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24"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225"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226" w:author="Familia Valderrama A" w:date="2014-03-11T20:34:00Z">
                  <w:rPr>
                    <w:rFonts w:asciiTheme="minorHAnsi" w:eastAsia="Times New Roman" w:hAnsiTheme="minorHAnsi" w:cs="Arial"/>
                    <w:color w:val="000000"/>
                    <w:sz w:val="18"/>
                    <w:szCs w:val="18"/>
                    <w:lang w:val="es-CO" w:eastAsia="es-CO"/>
                  </w:rPr>
                </w:rPrChange>
              </w:rPr>
              <w:pPrChange w:id="2227"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28" w:author="Familia Valderrama A" w:date="2014-03-11T20:34:00Z">
                  <w:rPr>
                    <w:rFonts w:asciiTheme="minorHAnsi" w:eastAsia="Times New Roman" w:hAnsiTheme="minorHAnsi" w:cs="Arial"/>
                    <w:color w:val="000000"/>
                    <w:sz w:val="18"/>
                    <w:szCs w:val="18"/>
                    <w:u w:val="single"/>
                    <w:lang w:val="es-CO" w:eastAsia="es-CO"/>
                  </w:rPr>
                </w:rPrChange>
              </w:rPr>
              <w:t>Es un software de creación de mock-ups.</w:t>
            </w:r>
            <w:sdt>
              <w:sdtPr>
                <w:rPr>
                  <w:rFonts w:ascii="Arial" w:eastAsia="Times New Roman" w:hAnsi="Arial" w:cs="Arial"/>
                  <w:color w:val="000000"/>
                  <w:sz w:val="18"/>
                  <w:szCs w:val="18"/>
                  <w:lang w:val="es-CO" w:eastAsia="es-CO"/>
                </w:rPr>
                <w:id w:val="115423223"/>
                <w:citation/>
              </w:sdtPr>
              <w:sdtContent>
                <w:r w:rsidRPr="002956A8">
                  <w:rPr>
                    <w:rFonts w:ascii="Arial" w:eastAsia="Times New Roman" w:hAnsi="Arial" w:cs="Arial"/>
                    <w:color w:val="000000"/>
                    <w:sz w:val="18"/>
                    <w:szCs w:val="18"/>
                    <w:lang w:val="es-CO" w:eastAsia="es-CO"/>
                    <w:rPrChange w:id="2229"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230"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Nai14 \l 9226 </w:instrText>
                </w:r>
                <w:r w:rsidRPr="002956A8">
                  <w:rPr>
                    <w:rFonts w:ascii="Arial" w:eastAsia="Times New Roman" w:hAnsi="Arial" w:cs="Arial"/>
                    <w:color w:val="000000"/>
                    <w:sz w:val="18"/>
                    <w:szCs w:val="18"/>
                    <w:lang w:val="es-CO" w:eastAsia="es-CO"/>
                    <w:rPrChange w:id="2231"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[19]</w:t>
                </w:r>
                <w:r w:rsidRPr="002956A8">
                  <w:rPr>
                    <w:rFonts w:ascii="Arial" w:eastAsia="Times New Roman" w:hAnsi="Arial" w:cs="Arial"/>
                    <w:color w:val="000000"/>
                    <w:sz w:val="18"/>
                    <w:szCs w:val="18"/>
                    <w:lang w:val="es-CO" w:eastAsia="es-CO"/>
                    <w:rPrChange w:id="2232"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233"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34" w:author="Familia Valderrama A" w:date="2014-03-11T20:34:00Z">
                  <w:rPr>
                    <w:rFonts w:asciiTheme="minorHAnsi" w:eastAsia="Times New Roman" w:hAnsiTheme="minorHAnsi" w:cs="Arial"/>
                    <w:color w:val="000000"/>
                    <w:sz w:val="18"/>
                    <w:szCs w:val="18"/>
                    <w:lang w:val="es-CO" w:eastAsia="es-CO"/>
                  </w:rPr>
                </w:rPrChange>
              </w:rPr>
              <w:pPrChange w:id="2235"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36" w:author="Familia Valderrama A" w:date="2014-03-11T20:34:00Z">
                  <w:rPr>
                    <w:rFonts w:asciiTheme="minorHAnsi" w:eastAsia="Times New Roman" w:hAnsiTheme="minorHAnsi" w:cs="Arial"/>
                    <w:color w:val="000000"/>
                    <w:sz w:val="18"/>
                    <w:szCs w:val="18"/>
                    <w:u w:val="single"/>
                    <w:lang w:val="es-CO" w:eastAsia="es-CO"/>
                  </w:rPr>
                </w:rPrChange>
              </w:rPr>
              <w:t>Diseñador</w:t>
            </w:r>
          </w:p>
        </w:tc>
        <w:tc>
          <w:tcPr>
            <w:tcW w:w="2693" w:type="dxa"/>
            <w:vAlign w:val="center"/>
            <w:tcPrChange w:id="2237"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38" w:author="Familia Valderrama A" w:date="2014-03-11T20:34:00Z">
                  <w:rPr>
                    <w:rFonts w:asciiTheme="minorHAnsi" w:eastAsia="Times New Roman" w:hAnsiTheme="minorHAnsi" w:cs="Arial"/>
                    <w:color w:val="000000"/>
                    <w:sz w:val="18"/>
                    <w:szCs w:val="18"/>
                    <w:lang w:val="es-CO" w:eastAsia="es-CO"/>
                  </w:rPr>
                </w:rPrChange>
              </w:rPr>
              <w:pPrChange w:id="2239"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40" w:author="Familia Valderrama A" w:date="2014-03-11T20:34:00Z">
                  <w:rPr>
                    <w:rFonts w:asciiTheme="minorHAnsi" w:eastAsia="Times New Roman" w:hAnsiTheme="minorHAnsi" w:cs="Arial"/>
                    <w:color w:val="000000"/>
                    <w:sz w:val="18"/>
                    <w:szCs w:val="18"/>
                    <w:u w:val="single"/>
                    <w:lang w:val="es-CO" w:eastAsia="es-CO"/>
                  </w:rPr>
                </w:rPrChange>
              </w:rPr>
              <w:t>http://evoluspencil.googlecode.com/files/Pencil-2.0.5.win32.installer.exe</w:t>
            </w:r>
          </w:p>
        </w:tc>
      </w:tr>
      <w:tr w:rsidR="00F515E1" w:rsidRPr="005D2A10" w:rsidTr="00F515E1">
        <w:trPr>
          <w:trHeight w:val="1200"/>
          <w:trPrChange w:id="2241" w:author="Ricardo" w:date="2014-03-11T22:42:00Z">
            <w:trPr>
              <w:trHeight w:val="1200"/>
            </w:trPr>
          </w:trPrChange>
        </w:trPr>
        <w:tc>
          <w:tcPr>
            <w:cnfStyle w:val="001000000000"/>
            <w:tcW w:w="709" w:type="dxa"/>
            <w:tcPrChange w:id="2242"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243" w:author="Ricardo" w:date="2014-03-11T22:43:00Z">
              <w:r>
                <w:rPr>
                  <w:rFonts w:ascii="Arial" w:eastAsia="Times New Roman" w:hAnsi="Arial" w:cs="Arial"/>
                  <w:color w:val="000000"/>
                  <w:sz w:val="18"/>
                  <w:szCs w:val="18"/>
                  <w:lang w:val="es-CO" w:eastAsia="es-CO"/>
                </w:rPr>
                <w:t>L2</w:t>
              </w:r>
            </w:ins>
          </w:p>
        </w:tc>
        <w:tc>
          <w:tcPr>
            <w:tcW w:w="1277" w:type="dxa"/>
            <w:vAlign w:val="center"/>
            <w:hideMark/>
            <w:tcPrChange w:id="2244"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245" w:author="Familia Valderrama A" w:date="2014-03-11T20:34:00Z">
                  <w:rPr>
                    <w:rFonts w:asciiTheme="minorHAnsi" w:eastAsia="Times New Roman" w:hAnsiTheme="minorHAnsi" w:cs="Arial"/>
                    <w:b/>
                    <w:bCs/>
                    <w:color w:val="000000"/>
                    <w:sz w:val="18"/>
                    <w:szCs w:val="18"/>
                    <w:lang w:val="es-CO" w:eastAsia="es-CO"/>
                  </w:rPr>
                </w:rPrChange>
              </w:rPr>
              <w:pPrChange w:id="2246"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47" w:author="Familia Valderrama A" w:date="2014-03-11T20:34:00Z">
                  <w:rPr>
                    <w:rFonts w:asciiTheme="minorHAnsi" w:eastAsia="Times New Roman" w:hAnsiTheme="minorHAnsi" w:cs="Arial"/>
                    <w:color w:val="000000"/>
                    <w:sz w:val="18"/>
                    <w:szCs w:val="18"/>
                    <w:u w:val="single"/>
                    <w:lang w:val="es-CO" w:eastAsia="es-CO"/>
                  </w:rPr>
                </w:rPrChange>
              </w:rPr>
              <w:t>PHP</w:t>
            </w:r>
          </w:p>
        </w:tc>
        <w:tc>
          <w:tcPr>
            <w:tcW w:w="1134" w:type="dxa"/>
            <w:vAlign w:val="center"/>
            <w:hideMark/>
            <w:tcPrChange w:id="2248"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249" w:author="Familia Valderrama A" w:date="2014-03-11T20:34:00Z">
                  <w:rPr>
                    <w:rFonts w:asciiTheme="minorHAnsi" w:eastAsia="Times New Roman" w:hAnsiTheme="minorHAnsi" w:cs="Arial"/>
                    <w:color w:val="000000"/>
                    <w:sz w:val="18"/>
                    <w:szCs w:val="18"/>
                    <w:lang w:val="es-CO" w:eastAsia="es-CO"/>
                  </w:rPr>
                </w:rPrChange>
              </w:rPr>
              <w:pPrChange w:id="2250"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51" w:author="Familia Valderrama A" w:date="2014-03-11T20:34:00Z">
                  <w:rPr>
                    <w:rFonts w:asciiTheme="minorHAnsi" w:eastAsia="Times New Roman" w:hAnsiTheme="minorHAnsi" w:cs="Arial"/>
                    <w:color w:val="000000"/>
                    <w:sz w:val="18"/>
                    <w:szCs w:val="18"/>
                    <w:u w:val="single"/>
                    <w:lang w:val="es-CO" w:eastAsia="es-CO"/>
                  </w:rPr>
                </w:rPrChange>
              </w:rPr>
              <w:t>5.5.9</w:t>
            </w:r>
          </w:p>
        </w:tc>
        <w:tc>
          <w:tcPr>
            <w:tcW w:w="1275" w:type="dxa"/>
            <w:vAlign w:val="center"/>
            <w:hideMark/>
            <w:tcPrChange w:id="2252"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253" w:author="Familia Valderrama A" w:date="2014-03-11T20:34:00Z">
                  <w:rPr>
                    <w:rFonts w:asciiTheme="minorHAnsi" w:eastAsia="Times New Roman" w:hAnsiTheme="minorHAnsi" w:cs="Arial"/>
                    <w:color w:val="000000"/>
                    <w:sz w:val="18"/>
                    <w:szCs w:val="18"/>
                    <w:lang w:val="es-CO" w:eastAsia="es-CO"/>
                  </w:rPr>
                </w:rPrChange>
              </w:rPr>
              <w:pPrChange w:id="2254"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55"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256" w:author="Ricardo" w:date="2014-03-11T22:42:00Z">
              <w:tcPr>
                <w:tcW w:w="1530" w:type="dxa"/>
                <w:noWrap/>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257" w:author="Familia Valderrama A" w:date="2014-03-11T20:34:00Z">
                  <w:rPr>
                    <w:rFonts w:asciiTheme="minorHAnsi" w:eastAsia="Times New Roman" w:hAnsiTheme="minorHAnsi" w:cs="Arial"/>
                    <w:color w:val="000000"/>
                    <w:sz w:val="18"/>
                    <w:szCs w:val="18"/>
                    <w:lang w:val="es-CO" w:eastAsia="es-CO"/>
                  </w:rPr>
                </w:rPrChange>
              </w:rPr>
              <w:pPrChange w:id="2258"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59" w:author="Familia Valderrama A" w:date="2014-03-11T20:34:00Z">
                  <w:rPr>
                    <w:rFonts w:asciiTheme="minorHAnsi" w:eastAsia="Times New Roman" w:hAnsiTheme="minorHAnsi" w:cs="Arial"/>
                    <w:color w:val="000000"/>
                    <w:sz w:val="18"/>
                    <w:szCs w:val="18"/>
                    <w:u w:val="single"/>
                    <w:lang w:val="es-CO" w:eastAsia="es-CO"/>
                  </w:rPr>
                </w:rPrChange>
              </w:rPr>
              <w:t>Es un lenguaje de programación el cual está especialmente  pensado el desarrollo web y puede ser embebido dentro de páginas HTML, este lenguaje entre otras características tiene la posibilidad de tener una conexión directa con servidores.</w:t>
            </w:r>
            <w:sdt>
              <w:sdtPr>
                <w:rPr>
                  <w:rFonts w:ascii="Arial" w:eastAsia="Times New Roman" w:hAnsi="Arial" w:cs="Arial"/>
                  <w:color w:val="000000"/>
                  <w:sz w:val="18"/>
                  <w:szCs w:val="18"/>
                  <w:lang w:val="es-CO" w:eastAsia="es-CO"/>
                </w:rPr>
                <w:id w:val="115422324"/>
                <w:citation/>
              </w:sdtPr>
              <w:sdtContent>
                <w:r w:rsidRPr="002956A8">
                  <w:rPr>
                    <w:rFonts w:ascii="Arial" w:eastAsia="Times New Roman" w:hAnsi="Arial" w:cs="Arial"/>
                    <w:color w:val="000000"/>
                    <w:sz w:val="18"/>
                    <w:szCs w:val="18"/>
                    <w:lang w:val="es-CO" w:eastAsia="es-CO"/>
                    <w:rPrChange w:id="2260"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261"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Php14 \l 9226 </w:instrText>
                </w:r>
                <w:r w:rsidRPr="002956A8">
                  <w:rPr>
                    <w:rFonts w:ascii="Arial" w:eastAsia="Times New Roman" w:hAnsi="Arial" w:cs="Arial"/>
                    <w:color w:val="000000"/>
                    <w:sz w:val="18"/>
                    <w:szCs w:val="18"/>
                    <w:lang w:val="es-CO" w:eastAsia="es-CO"/>
                    <w:rPrChange w:id="2262"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[20]</w:t>
                </w:r>
                <w:r w:rsidRPr="002956A8">
                  <w:rPr>
                    <w:rFonts w:ascii="Arial" w:eastAsia="Times New Roman" w:hAnsi="Arial" w:cs="Arial"/>
                    <w:color w:val="000000"/>
                    <w:sz w:val="18"/>
                    <w:szCs w:val="18"/>
                    <w:lang w:val="es-CO" w:eastAsia="es-CO"/>
                    <w:rPrChange w:id="2263"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264"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265" w:author="Familia Valderrama A" w:date="2014-03-11T20:34:00Z">
                  <w:rPr>
                    <w:rFonts w:asciiTheme="minorHAnsi" w:eastAsia="Times New Roman" w:hAnsiTheme="minorHAnsi" w:cs="Arial"/>
                    <w:color w:val="000000"/>
                    <w:sz w:val="18"/>
                    <w:szCs w:val="18"/>
                    <w:lang w:val="es-CO" w:eastAsia="es-CO"/>
                  </w:rPr>
                </w:rPrChange>
              </w:rPr>
              <w:pPrChange w:id="2266"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267" w:author="Familia Valderrama A" w:date="2014-03-11T20:34:00Z">
                  <w:rPr>
                    <w:rFonts w:asciiTheme="minorHAnsi" w:eastAsia="Times New Roman" w:hAnsiTheme="minorHAnsi" w:cs="Arial"/>
                    <w:color w:val="000000"/>
                    <w:sz w:val="18"/>
                    <w:szCs w:val="18"/>
                    <w:u w:val="single"/>
                    <w:lang w:val="es-CO" w:eastAsia="es-CO"/>
                  </w:rPr>
                </w:rPrChange>
              </w:rPr>
              <w:t>Programador.</w:t>
            </w:r>
          </w:p>
        </w:tc>
        <w:tc>
          <w:tcPr>
            <w:tcW w:w="2693" w:type="dxa"/>
            <w:vAlign w:val="center"/>
            <w:tcPrChange w:id="2268" w:author="Ricardo" w:date="2014-03-11T22:42:00Z">
              <w:tcPr>
                <w:tcW w:w="2410" w:type="dxa"/>
                <w:vAlign w:val="center"/>
              </w:tcPr>
            </w:tcPrChange>
          </w:tcPr>
          <w:p w:rsidR="008B38F0" w:rsidRDefault="008B38F0">
            <w:pPr>
              <w:keepNext w:val="0"/>
              <w:suppressAutoHyphens w:val="0"/>
              <w:jc w:val="center"/>
              <w:cnfStyle w:val="000000000000"/>
              <w:rPr>
                <w:rFonts w:ascii="Arial" w:eastAsia="Times New Roman" w:hAnsi="Arial" w:cs="Arial"/>
                <w:color w:val="000000"/>
                <w:sz w:val="20"/>
                <w:szCs w:val="20"/>
                <w:lang w:val="es-CO" w:eastAsia="es-CO"/>
              </w:rPr>
              <w:pPrChange w:id="2269" w:author="Familia Valderrama A" w:date="2014-03-11T20:35:00Z">
                <w:pPr>
                  <w:keepNext w:val="0"/>
                  <w:suppressAutoHyphens w:val="0"/>
                  <w:spacing w:after="200" w:line="276" w:lineRule="auto"/>
                  <w:cnfStyle w:val="000000000000"/>
                </w:pPr>
              </w:pPrChange>
            </w:pPr>
          </w:p>
        </w:tc>
      </w:tr>
      <w:tr w:rsidR="00F515E1" w:rsidRPr="005D2A10" w:rsidTr="00F515E1">
        <w:trPr>
          <w:cnfStyle w:val="000000100000"/>
          <w:trHeight w:val="960"/>
          <w:trPrChange w:id="2270" w:author="Ricardo" w:date="2014-03-11T22:42:00Z">
            <w:trPr>
              <w:trHeight w:val="960"/>
            </w:trPr>
          </w:trPrChange>
        </w:trPr>
        <w:tc>
          <w:tcPr>
            <w:cnfStyle w:val="001000000000"/>
            <w:tcW w:w="709" w:type="dxa"/>
            <w:tcPrChange w:id="2271"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272" w:author="Ricardo" w:date="2014-03-11T22:43:00Z">
              <w:r>
                <w:rPr>
                  <w:rFonts w:ascii="Arial" w:eastAsia="Times New Roman" w:hAnsi="Arial" w:cs="Arial"/>
                  <w:color w:val="000000"/>
                  <w:sz w:val="18"/>
                  <w:szCs w:val="18"/>
                  <w:lang w:val="es-CO" w:eastAsia="es-CO"/>
                </w:rPr>
                <w:t>H7</w:t>
              </w:r>
            </w:ins>
          </w:p>
        </w:tc>
        <w:tc>
          <w:tcPr>
            <w:tcW w:w="1277" w:type="dxa"/>
            <w:vAlign w:val="center"/>
            <w:hideMark/>
            <w:tcPrChange w:id="2273"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274" w:author="Familia Valderrama A" w:date="2014-03-11T20:34:00Z">
                  <w:rPr>
                    <w:rFonts w:asciiTheme="minorHAnsi" w:eastAsia="Times New Roman" w:hAnsiTheme="minorHAnsi" w:cs="Arial"/>
                    <w:b/>
                    <w:bCs/>
                    <w:color w:val="000000"/>
                    <w:sz w:val="18"/>
                    <w:szCs w:val="18"/>
                    <w:lang w:val="es-CO" w:eastAsia="es-CO"/>
                  </w:rPr>
                </w:rPrChange>
              </w:rPr>
              <w:pPrChange w:id="2275"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76" w:author="Familia Valderrama A" w:date="2014-03-11T20:34:00Z">
                  <w:rPr>
                    <w:rFonts w:asciiTheme="minorHAnsi" w:eastAsia="Times New Roman" w:hAnsiTheme="minorHAnsi" w:cs="Arial"/>
                    <w:color w:val="000000"/>
                    <w:sz w:val="18"/>
                    <w:szCs w:val="18"/>
                    <w:u w:val="single"/>
                    <w:lang w:val="es-CO" w:eastAsia="es-CO"/>
                  </w:rPr>
                </w:rPrChange>
              </w:rPr>
              <w:t>Skype</w:t>
            </w:r>
          </w:p>
        </w:tc>
        <w:tc>
          <w:tcPr>
            <w:tcW w:w="1134" w:type="dxa"/>
            <w:vAlign w:val="center"/>
            <w:hideMark/>
            <w:tcPrChange w:id="2277"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78" w:author="Familia Valderrama A" w:date="2014-03-11T20:34:00Z">
                  <w:rPr>
                    <w:rFonts w:asciiTheme="minorHAnsi" w:eastAsia="Times New Roman" w:hAnsiTheme="minorHAnsi" w:cs="Arial"/>
                    <w:color w:val="000000"/>
                    <w:sz w:val="18"/>
                    <w:szCs w:val="18"/>
                    <w:lang w:val="es-CO" w:eastAsia="es-CO"/>
                  </w:rPr>
                </w:rPrChange>
              </w:rPr>
              <w:pPrChange w:id="2279"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80" w:author="Familia Valderrama A" w:date="2014-03-11T20:34:00Z">
                  <w:rPr>
                    <w:rFonts w:asciiTheme="minorHAnsi" w:eastAsia="Times New Roman" w:hAnsiTheme="minorHAnsi" w:cs="Arial"/>
                    <w:color w:val="000000"/>
                    <w:sz w:val="18"/>
                    <w:szCs w:val="18"/>
                    <w:u w:val="single"/>
                    <w:lang w:val="es-CO" w:eastAsia="es-CO"/>
                  </w:rPr>
                </w:rPrChange>
              </w:rPr>
              <w:t>6.11.0.102</w:t>
            </w:r>
          </w:p>
        </w:tc>
        <w:tc>
          <w:tcPr>
            <w:tcW w:w="1275" w:type="dxa"/>
            <w:vAlign w:val="center"/>
            <w:hideMark/>
            <w:tcPrChange w:id="2281"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82" w:author="Familia Valderrama A" w:date="2014-03-11T20:34:00Z">
                  <w:rPr>
                    <w:rFonts w:asciiTheme="minorHAnsi" w:eastAsia="Times New Roman" w:hAnsiTheme="minorHAnsi" w:cs="Arial"/>
                    <w:color w:val="000000"/>
                    <w:sz w:val="18"/>
                    <w:szCs w:val="18"/>
                    <w:lang w:val="es-CO" w:eastAsia="es-CO"/>
                  </w:rPr>
                </w:rPrChange>
              </w:rPr>
              <w:pPrChange w:id="2283"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84"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285"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286" w:author="Familia Valderrama A" w:date="2014-03-11T20:34:00Z">
                  <w:rPr>
                    <w:rFonts w:asciiTheme="minorHAnsi" w:eastAsia="Times New Roman" w:hAnsiTheme="minorHAnsi" w:cs="Arial"/>
                    <w:color w:val="000000"/>
                    <w:sz w:val="18"/>
                    <w:szCs w:val="18"/>
                    <w:lang w:val="es-CO" w:eastAsia="es-CO"/>
                  </w:rPr>
                </w:rPrChange>
              </w:rPr>
              <w:pPrChange w:id="2287"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88" w:author="Familia Valderrama A" w:date="2014-03-11T20:34:00Z">
                  <w:rPr>
                    <w:rFonts w:asciiTheme="minorHAnsi" w:eastAsia="Times New Roman" w:hAnsiTheme="minorHAnsi" w:cs="Arial"/>
                    <w:color w:val="000000"/>
                    <w:sz w:val="18"/>
                    <w:szCs w:val="18"/>
                    <w:u w:val="single"/>
                    <w:lang w:val="es-CO" w:eastAsia="es-CO"/>
                  </w:rPr>
                </w:rPrChange>
              </w:rPr>
              <w:t>Es un software que permite conversaciones entre 2 o más personas. Se utiliza Skype para hacer llamadas de vídeo y voz gratuitas, enviar mensajes instantáneos y compartir archivos con otros usuarios de Skype.</w:t>
            </w:r>
            <w:sdt>
              <w:sdtPr>
                <w:rPr>
                  <w:rFonts w:ascii="Arial" w:eastAsia="Times New Roman" w:hAnsi="Arial" w:cs="Arial"/>
                  <w:color w:val="000000"/>
                  <w:sz w:val="18"/>
                  <w:szCs w:val="18"/>
                  <w:lang w:val="es-CO" w:eastAsia="es-CO"/>
                </w:rPr>
                <w:id w:val="115422985"/>
                <w:citation/>
              </w:sdtPr>
              <w:sdtContent>
                <w:r w:rsidRPr="002956A8">
                  <w:rPr>
                    <w:rFonts w:ascii="Arial" w:eastAsia="Times New Roman" w:hAnsi="Arial" w:cs="Arial"/>
                    <w:color w:val="000000"/>
                    <w:sz w:val="18"/>
                    <w:szCs w:val="18"/>
                    <w:lang w:val="es-CO" w:eastAsia="es-CO"/>
                    <w:rPrChange w:id="2289"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290"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Mic14 \l 9226 </w:instrText>
                </w:r>
                <w:r w:rsidRPr="002956A8">
                  <w:rPr>
                    <w:rFonts w:ascii="Arial" w:eastAsia="Times New Roman" w:hAnsi="Arial" w:cs="Arial"/>
                    <w:color w:val="000000"/>
                    <w:sz w:val="18"/>
                    <w:szCs w:val="18"/>
                    <w:lang w:val="es-CO" w:eastAsia="es-CO"/>
                    <w:rPrChange w:id="2291"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[21]</w:t>
                </w:r>
                <w:r w:rsidRPr="002956A8">
                  <w:rPr>
                    <w:rFonts w:ascii="Arial" w:eastAsia="Times New Roman" w:hAnsi="Arial" w:cs="Arial"/>
                    <w:color w:val="000000"/>
                    <w:sz w:val="18"/>
                    <w:szCs w:val="18"/>
                    <w:lang w:val="es-CO" w:eastAsia="es-CO"/>
                    <w:rPrChange w:id="2292"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293"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94" w:author="Familia Valderrama A" w:date="2014-03-11T20:34:00Z">
                  <w:rPr>
                    <w:rFonts w:asciiTheme="minorHAnsi" w:eastAsia="Times New Roman" w:hAnsiTheme="minorHAnsi" w:cs="Arial"/>
                    <w:color w:val="000000"/>
                    <w:sz w:val="18"/>
                    <w:szCs w:val="18"/>
                    <w:lang w:val="es-CO" w:eastAsia="es-CO"/>
                  </w:rPr>
                </w:rPrChange>
              </w:rPr>
              <w:pPrChange w:id="2295"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296" w:author="Familia Valderrama A" w:date="2014-03-11T20:34:00Z">
                  <w:rPr>
                    <w:rFonts w:asciiTheme="minorHAnsi" w:eastAsia="Times New Roman" w:hAnsiTheme="minorHAnsi" w:cs="Arial"/>
                    <w:color w:val="000000"/>
                    <w:sz w:val="18"/>
                    <w:szCs w:val="18"/>
                    <w:u w:val="single"/>
                    <w:lang w:val="es-CO" w:eastAsia="es-CO"/>
                  </w:rPr>
                </w:rPrChange>
              </w:rPr>
              <w:t>Todos los roles.</w:t>
            </w:r>
          </w:p>
        </w:tc>
        <w:tc>
          <w:tcPr>
            <w:tcW w:w="2693" w:type="dxa"/>
            <w:vAlign w:val="center"/>
            <w:tcPrChange w:id="2297"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298" w:author="Familia Valderrama A" w:date="2014-03-11T20:34:00Z">
                  <w:rPr>
                    <w:rFonts w:asciiTheme="minorHAnsi" w:eastAsia="Times New Roman" w:hAnsiTheme="minorHAnsi" w:cs="Arial"/>
                    <w:color w:val="000000"/>
                    <w:sz w:val="18"/>
                    <w:szCs w:val="18"/>
                    <w:lang w:val="es-CO" w:eastAsia="es-CO"/>
                  </w:rPr>
                </w:rPrChange>
              </w:rPr>
              <w:pPrChange w:id="2299"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00" w:author="Familia Valderrama A" w:date="2014-03-11T20:34:00Z">
                  <w:rPr>
                    <w:rFonts w:asciiTheme="minorHAnsi" w:eastAsia="Times New Roman" w:hAnsiTheme="minorHAnsi" w:cs="Arial"/>
                    <w:color w:val="000000"/>
                    <w:sz w:val="18"/>
                    <w:szCs w:val="18"/>
                    <w:u w:val="single"/>
                    <w:lang w:val="es-CO" w:eastAsia="es-CO"/>
                  </w:rPr>
                </w:rPrChange>
              </w:rPr>
              <w:t>http://www.skype.com/en/download-skype/skype-for-computer/</w:t>
            </w:r>
          </w:p>
        </w:tc>
      </w:tr>
      <w:tr w:rsidR="00F515E1" w:rsidRPr="005D2A10" w:rsidTr="00F515E1">
        <w:trPr>
          <w:trHeight w:val="480"/>
          <w:trPrChange w:id="2301" w:author="Ricardo" w:date="2014-03-11T22:42:00Z">
            <w:trPr>
              <w:trHeight w:val="480"/>
            </w:trPr>
          </w:trPrChange>
        </w:trPr>
        <w:tc>
          <w:tcPr>
            <w:cnfStyle w:val="001000000000"/>
            <w:tcW w:w="709" w:type="dxa"/>
            <w:tcPrChange w:id="2302"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303" w:author="Ricardo" w:date="2014-03-11T22:43:00Z">
              <w:r>
                <w:rPr>
                  <w:rFonts w:ascii="Arial" w:eastAsia="Times New Roman" w:hAnsi="Arial" w:cs="Arial"/>
                  <w:color w:val="000000"/>
                  <w:sz w:val="18"/>
                  <w:szCs w:val="18"/>
                  <w:lang w:val="es-CO" w:eastAsia="es-CO"/>
                </w:rPr>
                <w:t>H8</w:t>
              </w:r>
            </w:ins>
          </w:p>
        </w:tc>
        <w:tc>
          <w:tcPr>
            <w:tcW w:w="1277" w:type="dxa"/>
            <w:vAlign w:val="center"/>
            <w:hideMark/>
            <w:tcPrChange w:id="2304"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305" w:author="Familia Valderrama A" w:date="2014-03-11T20:34:00Z">
                  <w:rPr>
                    <w:rFonts w:asciiTheme="minorHAnsi" w:eastAsia="Times New Roman" w:hAnsiTheme="minorHAnsi" w:cs="Arial"/>
                    <w:b/>
                    <w:bCs/>
                    <w:color w:val="000000"/>
                    <w:sz w:val="18"/>
                    <w:szCs w:val="18"/>
                    <w:lang w:val="es-CO" w:eastAsia="es-CO"/>
                  </w:rPr>
                </w:rPrChange>
              </w:rPr>
              <w:pPrChange w:id="2306"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07" w:author="Familia Valderrama A" w:date="2014-03-11T20:34:00Z">
                  <w:rPr>
                    <w:rFonts w:asciiTheme="minorHAnsi" w:eastAsia="Times New Roman" w:hAnsiTheme="minorHAnsi" w:cs="Arial"/>
                    <w:color w:val="000000"/>
                    <w:sz w:val="18"/>
                    <w:szCs w:val="18"/>
                    <w:u w:val="single"/>
                    <w:lang w:val="es-CO" w:eastAsia="es-CO"/>
                  </w:rPr>
                </w:rPrChange>
              </w:rPr>
              <w:t>Sprintometer</w:t>
            </w:r>
          </w:p>
        </w:tc>
        <w:tc>
          <w:tcPr>
            <w:tcW w:w="1134" w:type="dxa"/>
            <w:vAlign w:val="center"/>
            <w:hideMark/>
            <w:tcPrChange w:id="2308"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09" w:author="Familia Valderrama A" w:date="2014-03-11T20:34:00Z">
                  <w:rPr>
                    <w:rFonts w:asciiTheme="minorHAnsi" w:eastAsia="Times New Roman" w:hAnsiTheme="minorHAnsi" w:cs="Arial"/>
                    <w:color w:val="000000"/>
                    <w:sz w:val="18"/>
                    <w:szCs w:val="18"/>
                    <w:lang w:val="es-CO" w:eastAsia="es-CO"/>
                  </w:rPr>
                </w:rPrChange>
              </w:rPr>
              <w:pPrChange w:id="2310"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11" w:author="Familia Valderrama A" w:date="2014-03-11T20:34:00Z">
                  <w:rPr>
                    <w:rFonts w:asciiTheme="minorHAnsi" w:eastAsia="Times New Roman" w:hAnsiTheme="minorHAnsi" w:cs="Arial"/>
                    <w:color w:val="000000"/>
                    <w:sz w:val="18"/>
                    <w:szCs w:val="18"/>
                    <w:u w:val="single"/>
                    <w:lang w:val="es-CO" w:eastAsia="es-CO"/>
                  </w:rPr>
                </w:rPrChange>
              </w:rPr>
              <w:t>6.50</w:t>
            </w:r>
          </w:p>
        </w:tc>
        <w:tc>
          <w:tcPr>
            <w:tcW w:w="1275" w:type="dxa"/>
            <w:vAlign w:val="center"/>
            <w:hideMark/>
            <w:tcPrChange w:id="2312"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13" w:author="Familia Valderrama A" w:date="2014-03-11T20:34:00Z">
                  <w:rPr>
                    <w:rFonts w:asciiTheme="minorHAnsi" w:eastAsia="Times New Roman" w:hAnsiTheme="minorHAnsi" w:cs="Arial"/>
                    <w:color w:val="000000"/>
                    <w:sz w:val="18"/>
                    <w:szCs w:val="18"/>
                    <w:lang w:val="es-CO" w:eastAsia="es-CO"/>
                  </w:rPr>
                </w:rPrChange>
              </w:rPr>
              <w:pPrChange w:id="2314"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15"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316" w:author="Ricardo" w:date="2014-03-11T22:42:00Z">
              <w:tcPr>
                <w:tcW w:w="1530" w:type="dxa"/>
                <w:noWrap/>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317" w:author="Familia Valderrama A" w:date="2014-03-11T20:34:00Z">
                  <w:rPr>
                    <w:rFonts w:asciiTheme="minorHAnsi" w:eastAsia="Times New Roman" w:hAnsiTheme="minorHAnsi" w:cs="Arial"/>
                    <w:color w:val="000000"/>
                    <w:sz w:val="18"/>
                    <w:szCs w:val="18"/>
                    <w:lang w:val="es-CO" w:eastAsia="es-CO"/>
                  </w:rPr>
                </w:rPrChange>
              </w:rPr>
              <w:pPrChange w:id="2318"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19" w:author="Familia Valderrama A" w:date="2014-03-11T20:34:00Z">
                  <w:rPr>
                    <w:rFonts w:asciiTheme="minorHAnsi" w:eastAsia="Times New Roman" w:hAnsiTheme="minorHAnsi" w:cs="Arial"/>
                    <w:color w:val="000000"/>
                    <w:sz w:val="18"/>
                    <w:szCs w:val="18"/>
                    <w:u w:val="single"/>
                    <w:lang w:val="es-CO" w:eastAsia="es-CO"/>
                  </w:rPr>
                </w:rPrChange>
              </w:rPr>
              <w:t>Es una herramienta para la gestión y seguimiento de proyectos Scrum y XP.</w:t>
            </w:r>
            <w:sdt>
              <w:sdtPr>
                <w:rPr>
                  <w:rFonts w:ascii="Arial" w:eastAsia="Times New Roman" w:hAnsi="Arial" w:cs="Arial"/>
                  <w:color w:val="000000"/>
                  <w:sz w:val="18"/>
                  <w:szCs w:val="18"/>
                  <w:lang w:val="es-CO" w:eastAsia="es-CO"/>
                </w:rPr>
                <w:id w:val="115422987"/>
                <w:citation/>
              </w:sdtPr>
              <w:sdtContent>
                <w:r w:rsidRPr="002956A8">
                  <w:rPr>
                    <w:rFonts w:ascii="Arial" w:eastAsia="Times New Roman" w:hAnsi="Arial" w:cs="Arial"/>
                    <w:color w:val="000000"/>
                    <w:sz w:val="18"/>
                    <w:szCs w:val="18"/>
                    <w:lang w:val="es-CO" w:eastAsia="es-CO"/>
                    <w:rPrChange w:id="2320"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321"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Spr14 \l 9226  </w:instrText>
                </w:r>
                <w:r w:rsidRPr="002956A8">
                  <w:rPr>
                    <w:rFonts w:ascii="Arial" w:eastAsia="Times New Roman" w:hAnsi="Arial" w:cs="Arial"/>
                    <w:color w:val="000000"/>
                    <w:sz w:val="18"/>
                    <w:szCs w:val="18"/>
                    <w:lang w:val="es-CO" w:eastAsia="es-CO"/>
                    <w:rPrChange w:id="2322"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[22]</w:t>
                </w:r>
                <w:r w:rsidRPr="002956A8">
                  <w:rPr>
                    <w:rFonts w:ascii="Arial" w:eastAsia="Times New Roman" w:hAnsi="Arial" w:cs="Arial"/>
                    <w:color w:val="000000"/>
                    <w:sz w:val="18"/>
                    <w:szCs w:val="18"/>
                    <w:lang w:val="es-CO" w:eastAsia="es-CO"/>
                    <w:rPrChange w:id="2323"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324"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25" w:author="Familia Valderrama A" w:date="2014-03-11T20:34:00Z">
                  <w:rPr>
                    <w:rFonts w:asciiTheme="minorHAnsi" w:eastAsia="Times New Roman" w:hAnsiTheme="minorHAnsi" w:cs="Arial"/>
                    <w:color w:val="000000"/>
                    <w:sz w:val="18"/>
                    <w:szCs w:val="18"/>
                    <w:lang w:val="es-CO" w:eastAsia="es-CO"/>
                  </w:rPr>
                </w:rPrChange>
              </w:rPr>
              <w:pPrChange w:id="2326" w:author="Familia Valderrama A" w:date="2014-03-11T20:35:00Z">
                <w:pPr>
                  <w:keepNext w:val="0"/>
                  <w:suppressAutoHyphens w:val="0"/>
                  <w:spacing w:after="200" w:line="276" w:lineRule="auto"/>
                  <w:cnfStyle w:val="000000000000"/>
                </w:pPr>
              </w:pPrChange>
            </w:pPr>
            <w:del w:id="2327" w:author="Sergio" w:date="2014-04-23T20:48:00Z">
              <w:r w:rsidRPr="002956A8">
                <w:rPr>
                  <w:rFonts w:ascii="Arial" w:eastAsia="Times New Roman" w:hAnsi="Arial" w:cs="Arial"/>
                  <w:color w:val="000000"/>
                  <w:sz w:val="18"/>
                  <w:szCs w:val="18"/>
                  <w:lang w:val="es-CO" w:eastAsia="es-CO"/>
                  <w:rPrChange w:id="2328" w:author="Familia Valderrama A" w:date="2014-03-11T20:34:00Z">
                    <w:rPr>
                      <w:rFonts w:asciiTheme="minorHAnsi" w:eastAsia="Times New Roman" w:hAnsiTheme="minorHAnsi" w:cs="Arial"/>
                      <w:color w:val="000000"/>
                      <w:sz w:val="18"/>
                      <w:szCs w:val="18"/>
                      <w:u w:val="single"/>
                      <w:lang w:val="es-CO" w:eastAsia="es-CO"/>
                    </w:rPr>
                  </w:rPrChange>
                </w:rPr>
                <w:delText>Gerentes</w:delText>
              </w:r>
            </w:del>
            <w:ins w:id="2329" w:author="Sergio" w:date="2014-04-23T20:48:00Z">
              <w:r w:rsidR="00DC36AB">
                <w:rPr>
                  <w:rFonts w:ascii="Arial" w:eastAsia="Times New Roman" w:hAnsi="Arial" w:cs="Arial"/>
                  <w:color w:val="000000"/>
                  <w:sz w:val="18"/>
                  <w:szCs w:val="18"/>
                  <w:lang w:val="es-CO" w:eastAsia="es-CO"/>
                </w:rPr>
                <w:t>Jefes</w:t>
              </w:r>
            </w:ins>
            <w:r w:rsidRPr="002956A8">
              <w:rPr>
                <w:rFonts w:ascii="Arial" w:eastAsia="Times New Roman" w:hAnsi="Arial" w:cs="Arial"/>
                <w:color w:val="000000"/>
                <w:sz w:val="18"/>
                <w:szCs w:val="18"/>
                <w:lang w:val="es-CO" w:eastAsia="es-CO"/>
                <w:rPrChange w:id="2330" w:author="Familia Valderrama A" w:date="2014-03-11T20:34:00Z">
                  <w:rPr>
                    <w:rFonts w:asciiTheme="minorHAnsi" w:eastAsia="Times New Roman" w:hAnsiTheme="minorHAnsi" w:cs="Arial"/>
                    <w:color w:val="000000"/>
                    <w:sz w:val="18"/>
                    <w:szCs w:val="18"/>
                    <w:u w:val="single"/>
                    <w:lang w:val="es-CO" w:eastAsia="es-CO"/>
                  </w:rPr>
                </w:rPrChange>
              </w:rPr>
              <w:t>, programador, analista.</w:t>
            </w:r>
          </w:p>
        </w:tc>
        <w:tc>
          <w:tcPr>
            <w:tcW w:w="2693" w:type="dxa"/>
            <w:vAlign w:val="center"/>
            <w:tcPrChange w:id="2331" w:author="Ricardo" w:date="2014-03-11T22:42:00Z">
              <w:tcPr>
                <w:tcW w:w="2410" w:type="dxa"/>
                <w:vAlign w:val="center"/>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32" w:author="Familia Valderrama A" w:date="2014-03-11T20:34:00Z">
                  <w:rPr>
                    <w:rFonts w:asciiTheme="minorHAnsi" w:eastAsia="Times New Roman" w:hAnsiTheme="minorHAnsi" w:cs="Arial"/>
                    <w:color w:val="000000"/>
                    <w:sz w:val="18"/>
                    <w:szCs w:val="18"/>
                    <w:lang w:val="es-CO" w:eastAsia="es-CO"/>
                  </w:rPr>
                </w:rPrChange>
              </w:rPr>
              <w:pPrChange w:id="2333"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34" w:author="Familia Valderrama A" w:date="2014-03-11T20:34:00Z">
                  <w:rPr>
                    <w:rFonts w:asciiTheme="minorHAnsi" w:eastAsia="Times New Roman" w:hAnsiTheme="minorHAnsi" w:cs="Arial"/>
                    <w:color w:val="000000"/>
                    <w:sz w:val="18"/>
                    <w:szCs w:val="18"/>
                    <w:u w:val="single"/>
                    <w:lang w:val="es-CO" w:eastAsia="es-CO"/>
                  </w:rPr>
                </w:rPrChange>
              </w:rPr>
              <w:t>http://sprintometer.com/downloads/sprintometer.zip</w:t>
            </w:r>
          </w:p>
        </w:tc>
      </w:tr>
      <w:tr w:rsidR="00F515E1" w:rsidRPr="005D2A10" w:rsidTr="00F515E1">
        <w:trPr>
          <w:cnfStyle w:val="000000100000"/>
          <w:trHeight w:val="720"/>
          <w:trPrChange w:id="2335" w:author="Ricardo" w:date="2014-03-11T22:42:00Z">
            <w:trPr>
              <w:trHeight w:val="720"/>
            </w:trPr>
          </w:trPrChange>
        </w:trPr>
        <w:tc>
          <w:tcPr>
            <w:cnfStyle w:val="001000000000"/>
            <w:tcW w:w="709" w:type="dxa"/>
            <w:tcPrChange w:id="2336" w:author="Ricardo" w:date="2014-03-11T22:42:00Z">
              <w:tcPr>
                <w:tcW w:w="543" w:type="dxa"/>
              </w:tcPr>
            </w:tcPrChange>
          </w:tcPr>
          <w:p w:rsidR="00F515E1" w:rsidRPr="00F515E1" w:rsidRDefault="00F515E1">
            <w:pPr>
              <w:keepNext w:val="0"/>
              <w:suppressAutoHyphens w:val="0"/>
              <w:jc w:val="center"/>
              <w:cnfStyle w:val="001000100000"/>
              <w:rPr>
                <w:rFonts w:ascii="Arial" w:eastAsia="Times New Roman" w:hAnsi="Arial" w:cs="Arial"/>
                <w:color w:val="000000"/>
                <w:sz w:val="18"/>
                <w:szCs w:val="18"/>
                <w:lang w:val="es-CO" w:eastAsia="es-CO"/>
              </w:rPr>
            </w:pPr>
            <w:ins w:id="2337" w:author="Ricardo" w:date="2014-03-11T22:43:00Z">
              <w:r>
                <w:rPr>
                  <w:rFonts w:ascii="Arial" w:eastAsia="Times New Roman" w:hAnsi="Arial" w:cs="Arial"/>
                  <w:color w:val="000000"/>
                  <w:sz w:val="18"/>
                  <w:szCs w:val="18"/>
                  <w:lang w:val="es-CO" w:eastAsia="es-CO"/>
                </w:rPr>
                <w:t>H9</w:t>
              </w:r>
            </w:ins>
          </w:p>
        </w:tc>
        <w:tc>
          <w:tcPr>
            <w:tcW w:w="1277" w:type="dxa"/>
            <w:vAlign w:val="center"/>
            <w:hideMark/>
            <w:tcPrChange w:id="2338" w:author="Ricardo" w:date="2014-03-11T22:42:00Z">
              <w:tcPr>
                <w:tcW w:w="1277" w:type="dxa"/>
                <w:vAlign w:val="center"/>
                <w:hideMark/>
              </w:tcPr>
            </w:tcPrChange>
          </w:tcPr>
          <w:p w:rsidR="008B38F0" w:rsidRDefault="002956A8">
            <w:pPr>
              <w:keepNext w:val="0"/>
              <w:suppressAutoHyphens w:val="0"/>
              <w:jc w:val="center"/>
              <w:cnfStyle w:val="000000100000"/>
              <w:rPr>
                <w:rFonts w:ascii="Arial" w:eastAsia="Times New Roman" w:hAnsi="Arial" w:cs="Arial"/>
                <w:b/>
                <w:bCs/>
                <w:color w:val="000000"/>
                <w:sz w:val="18"/>
                <w:szCs w:val="18"/>
                <w:lang w:val="es-CO" w:eastAsia="es-CO"/>
                <w:rPrChange w:id="2339" w:author="Familia Valderrama A" w:date="2014-03-11T20:34:00Z">
                  <w:rPr>
                    <w:rFonts w:asciiTheme="minorHAnsi" w:eastAsia="Times New Roman" w:hAnsiTheme="minorHAnsi" w:cs="Arial"/>
                    <w:b/>
                    <w:bCs/>
                    <w:color w:val="000000"/>
                    <w:sz w:val="18"/>
                    <w:szCs w:val="18"/>
                    <w:lang w:val="es-CO" w:eastAsia="es-CO"/>
                  </w:rPr>
                </w:rPrChange>
              </w:rPr>
              <w:pPrChange w:id="2340"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41" w:author="Familia Valderrama A" w:date="2014-03-11T20:34:00Z">
                  <w:rPr>
                    <w:rFonts w:asciiTheme="minorHAnsi" w:eastAsia="Times New Roman" w:hAnsiTheme="minorHAnsi" w:cs="Arial"/>
                    <w:color w:val="000000"/>
                    <w:sz w:val="18"/>
                    <w:szCs w:val="18"/>
                    <w:u w:val="single"/>
                    <w:lang w:val="es-CO" w:eastAsia="es-CO"/>
                  </w:rPr>
                </w:rPrChange>
              </w:rPr>
              <w:t>XAMPP</w:t>
            </w:r>
          </w:p>
        </w:tc>
        <w:tc>
          <w:tcPr>
            <w:tcW w:w="1134" w:type="dxa"/>
            <w:vAlign w:val="center"/>
            <w:hideMark/>
            <w:tcPrChange w:id="2342" w:author="Ricardo" w:date="2014-03-11T22:42:00Z">
              <w:tcPr>
                <w:tcW w:w="1134"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343" w:author="Familia Valderrama A" w:date="2014-03-11T20:34:00Z">
                  <w:rPr>
                    <w:rFonts w:asciiTheme="minorHAnsi" w:eastAsia="Times New Roman" w:hAnsiTheme="minorHAnsi" w:cs="Arial"/>
                    <w:color w:val="000000"/>
                    <w:sz w:val="18"/>
                    <w:szCs w:val="18"/>
                    <w:lang w:val="es-CO" w:eastAsia="es-CO"/>
                  </w:rPr>
                </w:rPrChange>
              </w:rPr>
              <w:pPrChange w:id="2344"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45" w:author="Familia Valderrama A" w:date="2014-03-11T20:34:00Z">
                  <w:rPr>
                    <w:rFonts w:asciiTheme="minorHAnsi" w:eastAsia="Times New Roman" w:hAnsiTheme="minorHAnsi" w:cs="Arial"/>
                    <w:color w:val="000000"/>
                    <w:sz w:val="18"/>
                    <w:szCs w:val="18"/>
                    <w:u w:val="single"/>
                    <w:lang w:val="es-CO" w:eastAsia="es-CO"/>
                  </w:rPr>
                </w:rPrChange>
              </w:rPr>
              <w:t>1.8.3</w:t>
            </w:r>
          </w:p>
        </w:tc>
        <w:tc>
          <w:tcPr>
            <w:tcW w:w="1275" w:type="dxa"/>
            <w:vAlign w:val="center"/>
            <w:hideMark/>
            <w:tcPrChange w:id="2346" w:author="Ricardo" w:date="2014-03-11T22:42:00Z">
              <w:tcPr>
                <w:tcW w:w="127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347" w:author="Familia Valderrama A" w:date="2014-03-11T20:34:00Z">
                  <w:rPr>
                    <w:rFonts w:asciiTheme="minorHAnsi" w:eastAsia="Times New Roman" w:hAnsiTheme="minorHAnsi" w:cs="Arial"/>
                    <w:color w:val="000000"/>
                    <w:sz w:val="18"/>
                    <w:szCs w:val="18"/>
                    <w:lang w:val="es-CO" w:eastAsia="es-CO"/>
                  </w:rPr>
                </w:rPrChange>
              </w:rPr>
              <w:pPrChange w:id="2348"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49"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noWrap/>
            <w:hideMark/>
            <w:tcPrChange w:id="2350" w:author="Ricardo" w:date="2014-03-11T22:42:00Z">
              <w:tcPr>
                <w:tcW w:w="1530" w:type="dxa"/>
                <w:noWrap/>
                <w:hideMark/>
              </w:tcPr>
            </w:tcPrChange>
          </w:tcPr>
          <w:p w:rsidR="008B38F0" w:rsidRDefault="002956A8">
            <w:pPr>
              <w:keepNext w:val="0"/>
              <w:suppressAutoHyphens w:val="0"/>
              <w:jc w:val="left"/>
              <w:cnfStyle w:val="000000100000"/>
              <w:rPr>
                <w:rFonts w:ascii="Arial" w:eastAsia="Times New Roman" w:hAnsi="Arial" w:cs="Arial"/>
                <w:color w:val="000000"/>
                <w:sz w:val="18"/>
                <w:szCs w:val="18"/>
                <w:lang w:val="es-CO" w:eastAsia="es-CO"/>
                <w:rPrChange w:id="2351" w:author="Familia Valderrama A" w:date="2014-03-11T20:34:00Z">
                  <w:rPr>
                    <w:rFonts w:asciiTheme="minorHAnsi" w:eastAsia="Times New Roman" w:hAnsiTheme="minorHAnsi" w:cs="Arial"/>
                    <w:color w:val="000000"/>
                    <w:sz w:val="18"/>
                    <w:szCs w:val="18"/>
                    <w:lang w:val="es-CO" w:eastAsia="es-CO"/>
                  </w:rPr>
                </w:rPrChange>
              </w:rPr>
              <w:pPrChange w:id="2352" w:author="Familia Valderrama A" w:date="2014-03-11T20:34: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53" w:author="Familia Valderrama A" w:date="2014-03-11T20:34:00Z">
                  <w:rPr>
                    <w:rFonts w:asciiTheme="minorHAnsi" w:eastAsia="Times New Roman" w:hAnsiTheme="minorHAnsi" w:cs="Arial"/>
                    <w:color w:val="000000"/>
                    <w:sz w:val="18"/>
                    <w:szCs w:val="18"/>
                    <w:u w:val="single"/>
                    <w:lang w:val="es-CO" w:eastAsia="es-CO"/>
                  </w:rPr>
                </w:rPrChange>
              </w:rPr>
              <w:t>Es una aplicación la cual facilita la instalación de un servidor web Apache, esta posee un manejo de base de datos MYSQL y el uso de scripts PHP y Perl.</w:t>
            </w:r>
            <w:sdt>
              <w:sdtPr>
                <w:rPr>
                  <w:rFonts w:ascii="Arial" w:eastAsia="Times New Roman" w:hAnsi="Arial" w:cs="Arial"/>
                  <w:color w:val="000000"/>
                  <w:sz w:val="18"/>
                  <w:szCs w:val="18"/>
                  <w:lang w:val="es-CO" w:eastAsia="es-CO"/>
                </w:rPr>
                <w:id w:val="115422986"/>
                <w:citation/>
              </w:sdtPr>
              <w:sdtContent>
                <w:r w:rsidRPr="002956A8">
                  <w:rPr>
                    <w:rFonts w:ascii="Arial" w:eastAsia="Times New Roman" w:hAnsi="Arial" w:cs="Arial"/>
                    <w:color w:val="000000"/>
                    <w:sz w:val="18"/>
                    <w:szCs w:val="18"/>
                    <w:lang w:val="es-CO" w:eastAsia="es-CO"/>
                    <w:rPrChange w:id="2354"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355"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Apa14 \l 9226 </w:instrText>
                </w:r>
                <w:r w:rsidRPr="002956A8">
                  <w:rPr>
                    <w:rFonts w:ascii="Arial" w:eastAsia="Times New Roman" w:hAnsi="Arial" w:cs="Arial"/>
                    <w:color w:val="000000"/>
                    <w:sz w:val="18"/>
                    <w:szCs w:val="18"/>
                    <w:lang w:val="es-CO" w:eastAsia="es-CO"/>
                    <w:rPrChange w:id="2356"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[23]</w:t>
                </w:r>
                <w:r w:rsidRPr="002956A8">
                  <w:rPr>
                    <w:rFonts w:ascii="Arial" w:eastAsia="Times New Roman" w:hAnsi="Arial" w:cs="Arial"/>
                    <w:color w:val="000000"/>
                    <w:sz w:val="18"/>
                    <w:szCs w:val="18"/>
                    <w:lang w:val="es-CO" w:eastAsia="es-CO"/>
                    <w:rPrChange w:id="2357"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358" w:author="Ricardo" w:date="2014-03-11T22:42:00Z">
              <w:tcPr>
                <w:tcW w:w="1305" w:type="dxa"/>
                <w:vAlign w:val="center"/>
                <w:hideMark/>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359" w:author="Familia Valderrama A" w:date="2014-03-11T20:34:00Z">
                  <w:rPr>
                    <w:rFonts w:asciiTheme="minorHAnsi" w:eastAsia="Times New Roman" w:hAnsiTheme="minorHAnsi" w:cs="Arial"/>
                    <w:color w:val="000000"/>
                    <w:sz w:val="18"/>
                    <w:szCs w:val="18"/>
                    <w:lang w:val="es-CO" w:eastAsia="es-CO"/>
                  </w:rPr>
                </w:rPrChange>
              </w:rPr>
              <w:pPrChange w:id="2360"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61" w:author="Familia Valderrama A" w:date="2014-03-11T20:34:00Z">
                  <w:rPr>
                    <w:rFonts w:asciiTheme="minorHAnsi" w:eastAsia="Times New Roman" w:hAnsiTheme="minorHAnsi" w:cs="Arial"/>
                    <w:color w:val="000000"/>
                    <w:sz w:val="18"/>
                    <w:szCs w:val="18"/>
                    <w:u w:val="single"/>
                    <w:lang w:val="es-CO" w:eastAsia="es-CO"/>
                  </w:rPr>
                </w:rPrChange>
              </w:rPr>
              <w:t>Programador.</w:t>
            </w:r>
          </w:p>
        </w:tc>
        <w:tc>
          <w:tcPr>
            <w:tcW w:w="2693" w:type="dxa"/>
            <w:vAlign w:val="center"/>
            <w:tcPrChange w:id="2362" w:author="Ricardo" w:date="2014-03-11T22:42:00Z">
              <w:tcPr>
                <w:tcW w:w="2410" w:type="dxa"/>
                <w:vAlign w:val="center"/>
              </w:tcPr>
            </w:tcPrChange>
          </w:tcPr>
          <w:p w:rsidR="008B38F0" w:rsidRDefault="002956A8">
            <w:pPr>
              <w:keepNext w:val="0"/>
              <w:suppressAutoHyphens w:val="0"/>
              <w:jc w:val="center"/>
              <w:cnfStyle w:val="000000100000"/>
              <w:rPr>
                <w:rFonts w:ascii="Arial" w:eastAsia="Times New Roman" w:hAnsi="Arial" w:cs="Arial"/>
                <w:color w:val="000000"/>
                <w:sz w:val="18"/>
                <w:szCs w:val="18"/>
                <w:lang w:val="es-CO" w:eastAsia="es-CO"/>
                <w:rPrChange w:id="2363" w:author="Familia Valderrama A" w:date="2014-03-11T20:34:00Z">
                  <w:rPr>
                    <w:rFonts w:asciiTheme="minorHAnsi" w:eastAsia="Times New Roman" w:hAnsiTheme="minorHAnsi" w:cs="Arial"/>
                    <w:color w:val="000000"/>
                    <w:sz w:val="18"/>
                    <w:szCs w:val="18"/>
                    <w:lang w:val="es-CO" w:eastAsia="es-CO"/>
                  </w:rPr>
                </w:rPrChange>
              </w:rPr>
              <w:pPrChange w:id="2364" w:author="Familia Valderrama A" w:date="2014-03-11T20:35:00Z">
                <w:pPr>
                  <w:keepNext w:val="0"/>
                  <w:suppressAutoHyphens w:val="0"/>
                  <w:spacing w:after="200" w:line="276" w:lineRule="auto"/>
                  <w:cnfStyle w:val="000000100000"/>
                </w:pPr>
              </w:pPrChange>
            </w:pPr>
            <w:r w:rsidRPr="002956A8">
              <w:rPr>
                <w:rFonts w:ascii="Arial" w:eastAsia="Times New Roman" w:hAnsi="Arial" w:cs="Arial"/>
                <w:color w:val="000000"/>
                <w:sz w:val="18"/>
                <w:szCs w:val="18"/>
                <w:lang w:val="es-CO" w:eastAsia="es-CO"/>
                <w:rPrChange w:id="2365" w:author="Familia Valderrama A" w:date="2014-03-11T20:34:00Z">
                  <w:rPr>
                    <w:rFonts w:asciiTheme="minorHAnsi" w:eastAsia="Times New Roman" w:hAnsiTheme="minorHAnsi" w:cs="Arial"/>
                    <w:color w:val="000000"/>
                    <w:sz w:val="18"/>
                    <w:szCs w:val="18"/>
                    <w:u w:val="single"/>
                    <w:lang w:val="es-CO" w:eastAsia="es-CO"/>
                  </w:rPr>
                </w:rPrChange>
              </w:rPr>
              <w:t>http://downloads.sourceforge.net/project/xampp/XAMPP%20Windows/1.8.3/xampp-win32-1.8.3-3-VC11-installer.exe</w:t>
            </w:r>
          </w:p>
        </w:tc>
      </w:tr>
      <w:tr w:rsidR="00F515E1" w:rsidRPr="005D2A10" w:rsidTr="00F515E1">
        <w:trPr>
          <w:trHeight w:val="720"/>
          <w:trPrChange w:id="2366" w:author="Ricardo" w:date="2014-03-11T22:42:00Z">
            <w:trPr>
              <w:trHeight w:val="720"/>
            </w:trPr>
          </w:trPrChange>
        </w:trPr>
        <w:tc>
          <w:tcPr>
            <w:cnfStyle w:val="001000000000"/>
            <w:tcW w:w="709" w:type="dxa"/>
            <w:tcPrChange w:id="2367" w:author="Ricardo" w:date="2014-03-11T22:42:00Z">
              <w:tcPr>
                <w:tcW w:w="543" w:type="dxa"/>
              </w:tcPr>
            </w:tcPrChange>
          </w:tcPr>
          <w:p w:rsidR="00F515E1" w:rsidRPr="00F515E1" w:rsidRDefault="00F515E1">
            <w:pPr>
              <w:keepNext w:val="0"/>
              <w:suppressAutoHyphens w:val="0"/>
              <w:jc w:val="center"/>
              <w:rPr>
                <w:rFonts w:ascii="Arial" w:eastAsia="Times New Roman" w:hAnsi="Arial" w:cs="Arial"/>
                <w:color w:val="000000"/>
                <w:sz w:val="18"/>
                <w:szCs w:val="18"/>
                <w:lang w:val="es-CO" w:eastAsia="es-CO"/>
              </w:rPr>
            </w:pPr>
            <w:ins w:id="2368" w:author="Ricardo" w:date="2014-03-11T22:43:00Z">
              <w:r>
                <w:rPr>
                  <w:rFonts w:ascii="Arial" w:eastAsia="Times New Roman" w:hAnsi="Arial" w:cs="Arial"/>
                  <w:color w:val="000000"/>
                  <w:sz w:val="18"/>
                  <w:szCs w:val="18"/>
                  <w:lang w:val="es-CO" w:eastAsia="es-CO"/>
                </w:rPr>
                <w:t>H10</w:t>
              </w:r>
            </w:ins>
          </w:p>
        </w:tc>
        <w:tc>
          <w:tcPr>
            <w:tcW w:w="1277" w:type="dxa"/>
            <w:vAlign w:val="center"/>
            <w:hideMark/>
            <w:tcPrChange w:id="2369" w:author="Ricardo" w:date="2014-03-11T22:42:00Z">
              <w:tcPr>
                <w:tcW w:w="1277" w:type="dxa"/>
                <w:vAlign w:val="center"/>
                <w:hideMark/>
              </w:tcPr>
            </w:tcPrChange>
          </w:tcPr>
          <w:p w:rsidR="008B38F0" w:rsidRDefault="002956A8">
            <w:pPr>
              <w:keepNext w:val="0"/>
              <w:suppressAutoHyphens w:val="0"/>
              <w:jc w:val="center"/>
              <w:cnfStyle w:val="000000000000"/>
              <w:rPr>
                <w:rFonts w:ascii="Arial" w:eastAsia="Times New Roman" w:hAnsi="Arial" w:cs="Arial"/>
                <w:b/>
                <w:bCs/>
                <w:color w:val="000000"/>
                <w:sz w:val="18"/>
                <w:szCs w:val="18"/>
                <w:lang w:val="es-CO" w:eastAsia="es-CO"/>
                <w:rPrChange w:id="2370" w:author="Familia Valderrama A" w:date="2014-03-11T20:34:00Z">
                  <w:rPr>
                    <w:rFonts w:asciiTheme="minorHAnsi" w:eastAsia="Times New Roman" w:hAnsiTheme="minorHAnsi" w:cs="Arial"/>
                    <w:b/>
                    <w:bCs/>
                    <w:color w:val="000000"/>
                    <w:sz w:val="18"/>
                    <w:szCs w:val="18"/>
                    <w:lang w:val="es-CO" w:eastAsia="es-CO"/>
                  </w:rPr>
                </w:rPrChange>
              </w:rPr>
              <w:pPrChange w:id="2371"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72" w:author="Familia Valderrama A" w:date="2014-03-11T20:34:00Z">
                  <w:rPr>
                    <w:rFonts w:asciiTheme="minorHAnsi" w:eastAsia="Times New Roman" w:hAnsiTheme="minorHAnsi" w:cs="Arial"/>
                    <w:color w:val="000000"/>
                    <w:sz w:val="18"/>
                    <w:szCs w:val="18"/>
                    <w:u w:val="single"/>
                    <w:lang w:val="es-CO" w:eastAsia="es-CO"/>
                  </w:rPr>
                </w:rPrChange>
              </w:rPr>
              <w:t>Bizagi process modeler</w:t>
            </w:r>
          </w:p>
        </w:tc>
        <w:tc>
          <w:tcPr>
            <w:tcW w:w="1134" w:type="dxa"/>
            <w:vAlign w:val="center"/>
            <w:hideMark/>
            <w:tcPrChange w:id="2373" w:author="Ricardo" w:date="2014-03-11T22:42:00Z">
              <w:tcPr>
                <w:tcW w:w="1134"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74" w:author="Familia Valderrama A" w:date="2014-03-11T20:34:00Z">
                  <w:rPr>
                    <w:rFonts w:asciiTheme="minorHAnsi" w:eastAsia="Times New Roman" w:hAnsiTheme="minorHAnsi" w:cs="Arial"/>
                    <w:color w:val="000000"/>
                    <w:sz w:val="18"/>
                    <w:szCs w:val="18"/>
                    <w:lang w:val="es-CO" w:eastAsia="es-CO"/>
                  </w:rPr>
                </w:rPrChange>
              </w:rPr>
              <w:pPrChange w:id="2375"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76" w:author="Familia Valderrama A" w:date="2014-03-11T20:34:00Z">
                  <w:rPr>
                    <w:rFonts w:asciiTheme="minorHAnsi" w:eastAsia="Times New Roman" w:hAnsiTheme="minorHAnsi" w:cs="Arial"/>
                    <w:color w:val="000000"/>
                    <w:sz w:val="18"/>
                    <w:szCs w:val="18"/>
                    <w:u w:val="single"/>
                    <w:lang w:val="es-CO" w:eastAsia="es-CO"/>
                  </w:rPr>
                </w:rPrChange>
              </w:rPr>
              <w:t>2.6</w:t>
            </w:r>
          </w:p>
        </w:tc>
        <w:tc>
          <w:tcPr>
            <w:tcW w:w="1275" w:type="dxa"/>
            <w:vAlign w:val="center"/>
            <w:hideMark/>
            <w:tcPrChange w:id="2377" w:author="Ricardo" w:date="2014-03-11T22:42:00Z">
              <w:tcPr>
                <w:tcW w:w="127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78" w:author="Familia Valderrama A" w:date="2014-03-11T20:34:00Z">
                  <w:rPr>
                    <w:rFonts w:asciiTheme="minorHAnsi" w:eastAsia="Times New Roman" w:hAnsiTheme="minorHAnsi" w:cs="Arial"/>
                    <w:color w:val="000000"/>
                    <w:sz w:val="18"/>
                    <w:szCs w:val="18"/>
                    <w:lang w:val="es-CO" w:eastAsia="es-CO"/>
                  </w:rPr>
                </w:rPrChange>
              </w:rPr>
              <w:pPrChange w:id="2379"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80" w:author="Familia Valderrama A" w:date="2014-03-11T20:34:00Z">
                  <w:rPr>
                    <w:rFonts w:asciiTheme="minorHAnsi" w:eastAsia="Times New Roman" w:hAnsiTheme="minorHAnsi" w:cs="Arial"/>
                    <w:color w:val="000000"/>
                    <w:sz w:val="18"/>
                    <w:szCs w:val="18"/>
                    <w:u w:val="single"/>
                    <w:lang w:val="es-CO" w:eastAsia="es-CO"/>
                  </w:rPr>
                </w:rPrChange>
              </w:rPr>
              <w:t>Gratuita</w:t>
            </w:r>
          </w:p>
        </w:tc>
        <w:tc>
          <w:tcPr>
            <w:tcW w:w="1985" w:type="dxa"/>
            <w:hideMark/>
            <w:tcPrChange w:id="2381" w:author="Ricardo" w:date="2014-03-11T22:42:00Z">
              <w:tcPr>
                <w:tcW w:w="1530" w:type="dxa"/>
                <w:hideMark/>
              </w:tcPr>
            </w:tcPrChange>
          </w:tcPr>
          <w:p w:rsidR="008B38F0" w:rsidRDefault="002956A8">
            <w:pPr>
              <w:keepNext w:val="0"/>
              <w:suppressAutoHyphens w:val="0"/>
              <w:jc w:val="left"/>
              <w:cnfStyle w:val="000000000000"/>
              <w:rPr>
                <w:rFonts w:ascii="Arial" w:eastAsia="Times New Roman" w:hAnsi="Arial" w:cs="Arial"/>
                <w:color w:val="000000"/>
                <w:sz w:val="18"/>
                <w:szCs w:val="18"/>
                <w:lang w:val="es-CO" w:eastAsia="es-CO"/>
                <w:rPrChange w:id="2382" w:author="Familia Valderrama A" w:date="2014-03-11T20:34:00Z">
                  <w:rPr>
                    <w:rFonts w:asciiTheme="minorHAnsi" w:eastAsia="Times New Roman" w:hAnsiTheme="minorHAnsi" w:cs="Arial"/>
                    <w:color w:val="000000"/>
                    <w:sz w:val="18"/>
                    <w:szCs w:val="18"/>
                    <w:lang w:val="es-CO" w:eastAsia="es-CO"/>
                  </w:rPr>
                </w:rPrChange>
              </w:rPr>
              <w:pPrChange w:id="2383" w:author="Familia Valderrama A" w:date="2014-03-11T20:34: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384" w:author="Familia Valderrama A" w:date="2014-03-11T20:34:00Z">
                  <w:rPr>
                    <w:rFonts w:asciiTheme="minorHAnsi" w:eastAsia="Times New Roman" w:hAnsiTheme="minorHAnsi" w:cs="Arial"/>
                    <w:color w:val="000000"/>
                    <w:sz w:val="18"/>
                    <w:szCs w:val="18"/>
                    <w:u w:val="single"/>
                    <w:lang w:val="es-CO" w:eastAsia="es-CO"/>
                  </w:rPr>
                </w:rPrChange>
              </w:rPr>
              <w:t>Es un software de modela</w:t>
            </w:r>
            <w:ins w:id="2385" w:author="Familia Valderrama A" w:date="2014-03-11T20:34:00Z">
              <w:r w:rsidRPr="002956A8">
                <w:rPr>
                  <w:rFonts w:ascii="Arial" w:eastAsia="Times New Roman" w:hAnsi="Arial" w:cs="Arial"/>
                  <w:color w:val="000000"/>
                  <w:sz w:val="18"/>
                  <w:szCs w:val="18"/>
                  <w:lang w:val="es-CO" w:eastAsia="es-CO"/>
                  <w:rPrChange w:id="2386" w:author="Familia Valderrama A" w:date="2014-03-11T20:34:00Z">
                    <w:rPr>
                      <w:rFonts w:asciiTheme="minorHAnsi" w:eastAsia="Times New Roman" w:hAnsiTheme="minorHAnsi" w:cs="Arial"/>
                      <w:color w:val="000000"/>
                      <w:sz w:val="18"/>
                      <w:szCs w:val="18"/>
                      <w:u w:val="single"/>
                      <w:lang w:val="es-CO" w:eastAsia="es-CO"/>
                    </w:rPr>
                  </w:rPrChange>
                </w:rPr>
                <w:t>do</w:t>
              </w:r>
            </w:ins>
            <w:del w:id="2387" w:author="Familia Valderrama A" w:date="2014-03-11T20:34:00Z">
              <w:r w:rsidRPr="002956A8">
                <w:rPr>
                  <w:rFonts w:ascii="Arial" w:eastAsia="Times New Roman" w:hAnsi="Arial" w:cs="Arial"/>
                  <w:color w:val="000000"/>
                  <w:sz w:val="18"/>
                  <w:szCs w:val="18"/>
                  <w:lang w:val="es-CO" w:eastAsia="es-CO"/>
                  <w:rPrChange w:id="2388" w:author="Familia Valderrama A" w:date="2014-03-11T20:34:00Z">
                    <w:rPr>
                      <w:rFonts w:asciiTheme="minorHAnsi" w:eastAsia="Times New Roman" w:hAnsiTheme="minorHAnsi" w:cs="Arial"/>
                      <w:color w:val="000000"/>
                      <w:sz w:val="18"/>
                      <w:szCs w:val="18"/>
                      <w:u w:val="single"/>
                      <w:lang w:val="es-CO" w:eastAsia="es-CO"/>
                    </w:rPr>
                  </w:rPrChange>
                </w:rPr>
                <w:delText>miento</w:delText>
              </w:r>
            </w:del>
            <w:r w:rsidRPr="002956A8">
              <w:rPr>
                <w:rFonts w:ascii="Arial" w:eastAsia="Times New Roman" w:hAnsi="Arial" w:cs="Arial"/>
                <w:color w:val="000000"/>
                <w:sz w:val="18"/>
                <w:szCs w:val="18"/>
                <w:lang w:val="es-CO" w:eastAsia="es-CO"/>
                <w:rPrChange w:id="2389" w:author="Familia Valderrama A" w:date="2014-03-11T20:34:00Z">
                  <w:rPr>
                    <w:rFonts w:asciiTheme="minorHAnsi" w:eastAsia="Times New Roman" w:hAnsiTheme="minorHAnsi" w:cs="Arial"/>
                    <w:color w:val="000000"/>
                    <w:sz w:val="18"/>
                    <w:szCs w:val="18"/>
                    <w:u w:val="single"/>
                    <w:lang w:val="es-CO" w:eastAsia="es-CO"/>
                  </w:rPr>
                </w:rPrChange>
              </w:rPr>
              <w:t xml:space="preserve"> de procesos. Utiliza la notación BPMN para diseñar los distintos procesos de una organización.</w:t>
            </w:r>
            <w:sdt>
              <w:sdtPr>
                <w:rPr>
                  <w:rFonts w:ascii="Arial" w:eastAsia="Times New Roman" w:hAnsi="Arial" w:cs="Arial"/>
                  <w:color w:val="000000"/>
                  <w:sz w:val="18"/>
                  <w:szCs w:val="18"/>
                  <w:lang w:val="es-CO" w:eastAsia="es-CO"/>
                </w:rPr>
                <w:id w:val="115422454"/>
                <w:citation/>
              </w:sdtPr>
              <w:sdtContent>
                <w:r w:rsidRPr="002956A8">
                  <w:rPr>
                    <w:rFonts w:ascii="Arial" w:eastAsia="Times New Roman" w:hAnsi="Arial" w:cs="Arial"/>
                    <w:color w:val="000000"/>
                    <w:sz w:val="18"/>
                    <w:szCs w:val="18"/>
                    <w:lang w:val="es-CO" w:eastAsia="es-CO"/>
                    <w:rPrChange w:id="2390" w:author="Familia Valderrama A" w:date="2014-03-11T20:34:00Z">
                      <w:rPr>
                        <w:rFonts w:asciiTheme="minorHAnsi" w:eastAsia="Times New Roman" w:hAnsiTheme="minorHAnsi" w:cs="Arial"/>
                        <w:color w:val="000000"/>
                        <w:sz w:val="18"/>
                        <w:szCs w:val="18"/>
                        <w:u w:val="single"/>
                        <w:lang w:val="es-CO" w:eastAsia="es-CO"/>
                      </w:rPr>
                    </w:rPrChange>
                  </w:rPr>
                  <w:fldChar w:fldCharType="begin"/>
                </w:r>
                <w:r w:rsidRPr="002956A8">
                  <w:rPr>
                    <w:rFonts w:ascii="Arial" w:eastAsia="Times New Roman" w:hAnsi="Arial" w:cs="Arial"/>
                    <w:color w:val="000000"/>
                    <w:sz w:val="18"/>
                    <w:szCs w:val="18"/>
                    <w:lang w:val="es-CO" w:eastAsia="es-CO"/>
                    <w:rPrChange w:id="2391" w:author="Familia Valderrama A" w:date="2014-03-11T20:34:00Z">
                      <w:rPr>
                        <w:rFonts w:asciiTheme="minorHAnsi" w:eastAsia="Times New Roman" w:hAnsiTheme="minorHAnsi" w:cs="Arial"/>
                        <w:color w:val="000000"/>
                        <w:sz w:val="18"/>
                        <w:szCs w:val="18"/>
                        <w:u w:val="single"/>
                        <w:lang w:val="es-CO" w:eastAsia="es-CO"/>
                      </w:rPr>
                    </w:rPrChange>
                  </w:rPr>
                  <w:instrText xml:space="preserve"> CITATION Biz14 \l 9226 </w:instrText>
                </w:r>
                <w:r w:rsidRPr="002956A8">
                  <w:rPr>
                    <w:rFonts w:ascii="Arial" w:eastAsia="Times New Roman" w:hAnsi="Arial" w:cs="Arial"/>
                    <w:color w:val="000000"/>
                    <w:sz w:val="18"/>
                    <w:szCs w:val="18"/>
                    <w:lang w:val="es-CO" w:eastAsia="es-CO"/>
                    <w:rPrChange w:id="2392" w:author="Familia Valderrama A" w:date="2014-03-11T20:34:00Z">
                      <w:rPr>
                        <w:rFonts w:asciiTheme="minorHAnsi" w:eastAsia="Times New Roman" w:hAnsiTheme="minorHAnsi" w:cs="Arial"/>
                        <w:color w:val="000000"/>
                        <w:sz w:val="18"/>
                        <w:szCs w:val="18"/>
                        <w:u w:val="single"/>
                        <w:lang w:val="es-CO" w:eastAsia="es-CO"/>
                      </w:rPr>
                    </w:rPrChange>
                  </w:rPr>
                  <w:fldChar w:fldCharType="separate"/>
                </w:r>
                <w:r w:rsidR="000F5A96">
                  <w:rPr>
                    <w:rFonts w:ascii="Arial" w:eastAsia="Times New Roman" w:hAnsi="Arial" w:cs="Arial"/>
                    <w:noProof/>
                    <w:color w:val="000000"/>
                    <w:sz w:val="18"/>
                    <w:szCs w:val="18"/>
                    <w:lang w:val="es-CO" w:eastAsia="es-CO"/>
                  </w:rPr>
                  <w:t xml:space="preserve"> </w:t>
                </w:r>
                <w:r w:rsidR="000F5A96" w:rsidRPr="000F5A96">
                  <w:rPr>
                    <w:rFonts w:ascii="Arial" w:eastAsia="Times New Roman" w:hAnsi="Arial" w:cs="Arial"/>
                    <w:noProof/>
                    <w:color w:val="000000"/>
                    <w:sz w:val="18"/>
                    <w:szCs w:val="18"/>
                    <w:lang w:val="es-CO" w:eastAsia="es-CO"/>
                  </w:rPr>
                  <w:t>[24]</w:t>
                </w:r>
                <w:r w:rsidRPr="002956A8">
                  <w:rPr>
                    <w:rFonts w:ascii="Arial" w:eastAsia="Times New Roman" w:hAnsi="Arial" w:cs="Arial"/>
                    <w:color w:val="000000"/>
                    <w:sz w:val="18"/>
                    <w:szCs w:val="18"/>
                    <w:lang w:val="es-CO" w:eastAsia="es-CO"/>
                    <w:rPrChange w:id="2393" w:author="Familia Valderrama A" w:date="2014-03-11T20:34:00Z">
                      <w:rPr>
                        <w:rFonts w:asciiTheme="minorHAnsi" w:eastAsia="Times New Roman" w:hAnsiTheme="minorHAnsi" w:cs="Arial"/>
                        <w:color w:val="000000"/>
                        <w:sz w:val="18"/>
                        <w:szCs w:val="18"/>
                        <w:u w:val="single"/>
                        <w:lang w:val="es-CO" w:eastAsia="es-CO"/>
                      </w:rPr>
                    </w:rPrChange>
                  </w:rPr>
                  <w:fldChar w:fldCharType="end"/>
                </w:r>
              </w:sdtContent>
            </w:sdt>
          </w:p>
        </w:tc>
        <w:tc>
          <w:tcPr>
            <w:tcW w:w="1134" w:type="dxa"/>
            <w:vAlign w:val="center"/>
            <w:hideMark/>
            <w:tcPrChange w:id="2394" w:author="Ricardo" w:date="2014-03-11T22:42:00Z">
              <w:tcPr>
                <w:tcW w:w="1305" w:type="dxa"/>
                <w:vAlign w:val="center"/>
                <w:hideMark/>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395" w:author="Familia Valderrama A" w:date="2014-03-11T20:34:00Z">
                  <w:rPr>
                    <w:rFonts w:asciiTheme="minorHAnsi" w:eastAsia="Times New Roman" w:hAnsiTheme="minorHAnsi" w:cs="Arial"/>
                    <w:color w:val="000000"/>
                    <w:sz w:val="18"/>
                    <w:szCs w:val="18"/>
                    <w:lang w:val="es-CO" w:eastAsia="es-CO"/>
                  </w:rPr>
                </w:rPrChange>
              </w:rPr>
              <w:pPrChange w:id="2396" w:author="Familia Valderrama A" w:date="2014-03-11T20:35:00Z">
                <w:pPr>
                  <w:keepNext w:val="0"/>
                  <w:suppressAutoHyphens w:val="0"/>
                  <w:spacing w:after="200" w:line="276" w:lineRule="auto"/>
                  <w:cnfStyle w:val="000000000000"/>
                </w:pPr>
              </w:pPrChange>
            </w:pPr>
            <w:del w:id="2397" w:author="Sergio" w:date="2014-04-23T21:07:00Z">
              <w:r w:rsidRPr="002956A8">
                <w:rPr>
                  <w:rFonts w:ascii="Arial" w:eastAsia="Times New Roman" w:hAnsi="Arial" w:cs="Arial"/>
                  <w:color w:val="000000"/>
                  <w:sz w:val="18"/>
                  <w:szCs w:val="18"/>
                  <w:lang w:val="es-CO" w:eastAsia="es-CO"/>
                  <w:rPrChange w:id="2398" w:author="Familia Valderrama A" w:date="2014-03-11T20:34:00Z">
                    <w:rPr>
                      <w:rFonts w:asciiTheme="minorHAnsi" w:eastAsia="Times New Roman" w:hAnsiTheme="minorHAnsi" w:cs="Arial"/>
                      <w:color w:val="000000"/>
                      <w:sz w:val="18"/>
                      <w:szCs w:val="18"/>
                      <w:u w:val="single"/>
                      <w:lang w:val="es-CO" w:eastAsia="es-CO"/>
                    </w:rPr>
                  </w:rPrChange>
                </w:rPr>
                <w:delText>Gerentes</w:delText>
              </w:r>
            </w:del>
            <w:ins w:id="2399" w:author="Sergio" w:date="2014-04-23T21:07:00Z">
              <w:r w:rsidR="00A83B27">
                <w:rPr>
                  <w:rFonts w:ascii="Arial" w:eastAsia="Times New Roman" w:hAnsi="Arial" w:cs="Arial"/>
                  <w:color w:val="000000"/>
                  <w:sz w:val="18"/>
                  <w:szCs w:val="18"/>
                  <w:lang w:val="es-CO" w:eastAsia="es-CO"/>
                </w:rPr>
                <w:t>Jefes</w:t>
              </w:r>
            </w:ins>
            <w:r w:rsidRPr="002956A8">
              <w:rPr>
                <w:rFonts w:ascii="Arial" w:eastAsia="Times New Roman" w:hAnsi="Arial" w:cs="Arial"/>
                <w:color w:val="000000"/>
                <w:sz w:val="18"/>
                <w:szCs w:val="18"/>
                <w:lang w:val="es-CO" w:eastAsia="es-CO"/>
                <w:rPrChange w:id="2400" w:author="Familia Valderrama A" w:date="2014-03-11T20:34:00Z">
                  <w:rPr>
                    <w:rFonts w:asciiTheme="minorHAnsi" w:eastAsia="Times New Roman" w:hAnsiTheme="minorHAnsi" w:cs="Arial"/>
                    <w:color w:val="000000"/>
                    <w:sz w:val="18"/>
                    <w:szCs w:val="18"/>
                    <w:u w:val="single"/>
                    <w:lang w:val="es-CO" w:eastAsia="es-CO"/>
                  </w:rPr>
                </w:rPrChange>
              </w:rPr>
              <w:t>, analistas.</w:t>
            </w:r>
          </w:p>
        </w:tc>
        <w:tc>
          <w:tcPr>
            <w:tcW w:w="2693" w:type="dxa"/>
            <w:vAlign w:val="center"/>
            <w:tcPrChange w:id="2401" w:author="Ricardo" w:date="2014-03-11T22:42:00Z">
              <w:tcPr>
                <w:tcW w:w="2410" w:type="dxa"/>
                <w:vAlign w:val="center"/>
              </w:tcPr>
            </w:tcPrChange>
          </w:tcPr>
          <w:p w:rsidR="008B38F0" w:rsidRDefault="002956A8">
            <w:pPr>
              <w:keepNext w:val="0"/>
              <w:suppressAutoHyphens w:val="0"/>
              <w:jc w:val="center"/>
              <w:cnfStyle w:val="000000000000"/>
              <w:rPr>
                <w:rFonts w:ascii="Arial" w:eastAsia="Times New Roman" w:hAnsi="Arial" w:cs="Arial"/>
                <w:color w:val="000000"/>
                <w:sz w:val="18"/>
                <w:szCs w:val="18"/>
                <w:lang w:val="es-CO" w:eastAsia="es-CO"/>
                <w:rPrChange w:id="2402" w:author="Familia Valderrama A" w:date="2014-03-11T20:34:00Z">
                  <w:rPr>
                    <w:rFonts w:asciiTheme="minorHAnsi" w:eastAsia="Times New Roman" w:hAnsiTheme="minorHAnsi" w:cs="Arial"/>
                    <w:color w:val="000000"/>
                    <w:sz w:val="18"/>
                    <w:szCs w:val="18"/>
                    <w:lang w:val="es-CO" w:eastAsia="es-CO"/>
                  </w:rPr>
                </w:rPrChange>
              </w:rPr>
              <w:pPrChange w:id="2403" w:author="Familia Valderrama A" w:date="2014-03-11T20:35:00Z">
                <w:pPr>
                  <w:keepNext w:val="0"/>
                  <w:suppressAutoHyphens w:val="0"/>
                  <w:spacing w:after="200" w:line="276" w:lineRule="auto"/>
                  <w:cnfStyle w:val="000000000000"/>
                </w:pPr>
              </w:pPrChange>
            </w:pPr>
            <w:r w:rsidRPr="002956A8">
              <w:rPr>
                <w:rFonts w:ascii="Arial" w:eastAsia="Times New Roman" w:hAnsi="Arial" w:cs="Arial"/>
                <w:color w:val="000000"/>
                <w:sz w:val="18"/>
                <w:szCs w:val="18"/>
                <w:lang w:val="es-CO" w:eastAsia="es-CO"/>
                <w:rPrChange w:id="2404" w:author="Familia Valderrama A" w:date="2014-03-11T20:34:00Z">
                  <w:rPr>
                    <w:rFonts w:asciiTheme="minorHAnsi" w:eastAsia="Times New Roman" w:hAnsiTheme="minorHAnsi" w:cs="Arial"/>
                    <w:color w:val="000000"/>
                    <w:sz w:val="18"/>
                    <w:szCs w:val="18"/>
                    <w:u w:val="single"/>
                    <w:lang w:val="es-CO" w:eastAsia="es-CO"/>
                  </w:rPr>
                </w:rPrChange>
              </w:rPr>
              <w:t>http://www.bizagi.com/index.php/productos/bizagi-process-modeler#freeware</w:t>
            </w:r>
          </w:p>
        </w:tc>
      </w:tr>
    </w:tbl>
    <w:p w:rsidR="00380229" w:rsidRDefault="00380229">
      <w:pPr>
        <w:pStyle w:val="Textbody"/>
        <w:rPr>
          <w:rFonts w:ascii="Arial" w:hAnsi="Arial" w:cs="Arial"/>
          <w:b/>
          <w:bCs/>
          <w:sz w:val="28"/>
          <w:szCs w:val="28"/>
          <w:lang w:val="es-ES_tradnl"/>
        </w:rPr>
      </w:pPr>
    </w:p>
    <w:p w:rsidR="00380229" w:rsidRDefault="00380229">
      <w:pPr>
        <w:pStyle w:val="Textbody"/>
        <w:rPr>
          <w:rFonts w:ascii="Arial" w:hAnsi="Arial" w:cs="Arial"/>
          <w:lang w:val="es-ES_tradnl"/>
        </w:rPr>
      </w:pPr>
    </w:p>
    <w:p w:rsidR="00380229" w:rsidRDefault="005B51FA">
      <w:pPr>
        <w:pStyle w:val="Ttulo3"/>
        <w:rPr>
          <w:rFonts w:ascii="Arial" w:hAnsi="Arial" w:cs="Arial"/>
          <w:sz w:val="28"/>
          <w:szCs w:val="28"/>
          <w:lang w:val="es-ES_tradnl"/>
        </w:rPr>
      </w:pPr>
      <w:bookmarkStart w:id="2405" w:name="_Toc384230515"/>
      <w:commentRangeStart w:id="2406"/>
      <w:r w:rsidRPr="0007042C">
        <w:rPr>
          <w:rFonts w:ascii="Arial" w:hAnsi="Arial" w:cs="Arial"/>
          <w:sz w:val="28"/>
          <w:szCs w:val="28"/>
          <w:lang w:val="es-ES_tradnl"/>
        </w:rPr>
        <w:t>Análisis de Alternativas y Justificación</w:t>
      </w:r>
      <w:commentRangeEnd w:id="2406"/>
      <w:r w:rsidR="00A30EF9">
        <w:rPr>
          <w:rStyle w:val="Refdecomentario"/>
          <w:rFonts w:ascii="Calibri" w:hAnsi="Calibri"/>
          <w:b w:val="0"/>
          <w:bCs w:val="0"/>
        </w:rPr>
        <w:commentReference w:id="2406"/>
      </w:r>
      <w:bookmarkEnd w:id="2405"/>
    </w:p>
    <w:p w:rsidR="00380229" w:rsidRDefault="00380229">
      <w:pPr>
        <w:pStyle w:val="Textbody"/>
        <w:rPr>
          <w:rFonts w:ascii="Arial" w:hAnsi="Arial" w:cs="Arial"/>
          <w:lang w:val="es-ES_tradnl"/>
        </w:rPr>
      </w:pPr>
    </w:p>
    <w:p w:rsidR="00380229" w:rsidRDefault="00A175DA">
      <w:pPr>
        <w:rPr>
          <w:rFonts w:ascii="Arial" w:hAnsi="Arial" w:cs="Arial"/>
        </w:rPr>
      </w:pPr>
      <w:r w:rsidRPr="0007042C">
        <w:rPr>
          <w:rFonts w:ascii="Arial" w:hAnsi="Arial" w:cs="Arial"/>
        </w:rPr>
        <w:t xml:space="preserve">De las herramientas mencionadas anteriormente, se realizó una investigación de las distintas opciones con respecto a las herramientas a implementar. Esta investigación </w:t>
      </w:r>
      <w:del w:id="2407" w:author="Sergio" w:date="2014-03-13T00:10:00Z">
        <w:r w:rsidRPr="0007042C" w:rsidDel="00CF5C9F">
          <w:rPr>
            <w:rFonts w:ascii="Arial" w:hAnsi="Arial" w:cs="Arial"/>
          </w:rPr>
          <w:delText xml:space="preserve">arrojo </w:delText>
        </w:r>
      </w:del>
      <w:ins w:id="2408" w:author="Sergio" w:date="2014-03-13T00:10:00Z">
        <w:r w:rsidR="00CF5C9F" w:rsidRPr="0007042C">
          <w:rPr>
            <w:rFonts w:ascii="Arial" w:hAnsi="Arial" w:cs="Arial"/>
          </w:rPr>
          <w:t>arroj</w:t>
        </w:r>
        <w:r w:rsidR="00CF5C9F">
          <w:rPr>
            <w:rFonts w:ascii="Arial" w:hAnsi="Arial" w:cs="Arial"/>
          </w:rPr>
          <w:t>ó</w:t>
        </w:r>
        <w:r w:rsidR="00CF5C9F" w:rsidRPr="0007042C">
          <w:rPr>
            <w:rFonts w:ascii="Arial" w:hAnsi="Arial" w:cs="Arial"/>
          </w:rPr>
          <w:t xml:space="preserve"> </w:t>
        </w:r>
      </w:ins>
      <w:r w:rsidRPr="0007042C">
        <w:rPr>
          <w:rFonts w:ascii="Arial" w:hAnsi="Arial" w:cs="Arial"/>
        </w:rPr>
        <w:t>como resultados los siguientes programas:</w:t>
      </w:r>
    </w:p>
    <w:p w:rsidR="00380229" w:rsidRDefault="00975F6E">
      <w:pPr>
        <w:rPr>
          <w:rFonts w:ascii="Arial" w:hAnsi="Arial" w:cs="Arial"/>
          <w:b/>
        </w:rPr>
      </w:pPr>
      <w:r w:rsidRPr="00975F6E">
        <w:rPr>
          <w:rFonts w:ascii="Arial" w:hAnsi="Arial" w:cs="Arial"/>
          <w:b/>
        </w:rPr>
        <w:t>Desarrollo:</w:t>
      </w:r>
    </w:p>
    <w:p w:rsidR="008B38F0" w:rsidRDefault="00A175DA">
      <w:pPr>
        <w:pStyle w:val="Prrafodelista"/>
        <w:keepNext w:val="0"/>
        <w:numPr>
          <w:ilvl w:val="0"/>
          <w:numId w:val="13"/>
        </w:numPr>
        <w:suppressAutoHyphens w:val="0"/>
        <w:spacing w:after="160"/>
        <w:rPr>
          <w:rFonts w:ascii="Arial" w:hAnsi="Arial" w:cs="Arial"/>
        </w:rPr>
        <w:pPrChange w:id="2409" w:author="Sergio" w:date="2014-03-13T00:10:00Z">
          <w:pPr>
            <w:pStyle w:val="Prrafodelista"/>
            <w:keepNext w:val="0"/>
            <w:numPr>
              <w:numId w:val="13"/>
            </w:numPr>
            <w:suppressAutoHyphens w:val="0"/>
            <w:spacing w:after="160"/>
            <w:ind w:hanging="360"/>
            <w:jc w:val="left"/>
          </w:pPr>
        </w:pPrChange>
      </w:pPr>
      <w:r w:rsidRPr="0007042C">
        <w:rPr>
          <w:rFonts w:ascii="Arial" w:hAnsi="Arial" w:cs="Arial"/>
        </w:rPr>
        <w:t>Django: Es un framework de desarrollo web basado en Python, este programa tiene un alto grado de abstracción de patrones comunes de desarrollo y provee distintas plantillas sobre la cual se desarrollar</w:t>
      </w:r>
      <w:ins w:id="2410" w:author="Sergio" w:date="2014-03-13T00:10:00Z">
        <w:r w:rsidR="00CF5C9F">
          <w:rPr>
            <w:rFonts w:ascii="Arial" w:hAnsi="Arial" w:cs="Arial"/>
          </w:rPr>
          <w:t>á</w:t>
        </w:r>
      </w:ins>
      <w:r w:rsidRPr="0007042C">
        <w:rPr>
          <w:rFonts w:ascii="Arial" w:hAnsi="Arial" w:cs="Arial"/>
        </w:rPr>
        <w:t xml:space="preserve"> la página web sin necesidad de empezar desde 0</w:t>
      </w:r>
      <w:sdt>
        <w:sdtPr>
          <w:rPr>
            <w:rFonts w:ascii="Arial" w:hAnsi="Arial" w:cs="Arial"/>
          </w:rPr>
          <w:id w:val="115423218"/>
          <w:citation/>
        </w:sdtPr>
        <w:sdtContent>
          <w:r w:rsidR="002956A8" w:rsidRPr="0007042C">
            <w:rPr>
              <w:rFonts w:ascii="Arial" w:hAnsi="Arial" w:cs="Arial"/>
            </w:rPr>
            <w:fldChar w:fldCharType="begin"/>
          </w:r>
          <w:r w:rsidR="00953AF1" w:rsidRPr="0007042C">
            <w:rPr>
              <w:rFonts w:ascii="Arial" w:hAnsi="Arial" w:cs="Arial"/>
              <w:lang w:val="es-CO"/>
            </w:rPr>
            <w:instrText xml:space="preserve"> CITATION Dja1 \l 9226 </w:instrText>
          </w:r>
          <w:r w:rsidR="002956A8" w:rsidRPr="0007042C">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[25]</w:t>
          </w:r>
          <w:r w:rsidR="002956A8" w:rsidRPr="0007042C">
            <w:rPr>
              <w:rFonts w:ascii="Arial" w:hAnsi="Arial" w:cs="Arial"/>
            </w:rPr>
            <w:fldChar w:fldCharType="end"/>
          </w:r>
        </w:sdtContent>
      </w:sdt>
      <w:sdt>
        <w:sdtPr>
          <w:rPr>
            <w:rFonts w:ascii="Arial" w:hAnsi="Arial" w:cs="Arial"/>
          </w:rPr>
          <w:id w:val="115423219"/>
          <w:citation/>
        </w:sdtPr>
        <w:sdtContent>
          <w:r w:rsidR="002956A8" w:rsidRPr="0007042C">
            <w:rPr>
              <w:rFonts w:ascii="Arial" w:hAnsi="Arial" w:cs="Arial"/>
            </w:rPr>
            <w:fldChar w:fldCharType="begin"/>
          </w:r>
          <w:r w:rsidR="00953AF1" w:rsidRPr="0007042C">
            <w:rPr>
              <w:rFonts w:ascii="Arial" w:hAnsi="Arial" w:cs="Arial"/>
              <w:lang w:val="es-CO"/>
            </w:rPr>
            <w:instrText xml:space="preserve"> CITATION Dja3 \l 9226 </w:instrText>
          </w:r>
          <w:r w:rsidR="002956A8" w:rsidRPr="0007042C">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[26]</w:t>
          </w:r>
          <w:r w:rsidR="002956A8" w:rsidRPr="0007042C">
            <w:rPr>
              <w:rFonts w:ascii="Arial" w:hAnsi="Arial" w:cs="Arial"/>
            </w:rPr>
            <w:fldChar w:fldCharType="end"/>
          </w:r>
        </w:sdtContent>
      </w:sdt>
      <w:r w:rsidRPr="0007042C">
        <w:rPr>
          <w:rFonts w:ascii="Arial" w:hAnsi="Arial" w:cs="Arial"/>
        </w:rPr>
        <w:t xml:space="preserve">. </w:t>
      </w:r>
    </w:p>
    <w:p w:rsidR="008B38F0" w:rsidRDefault="00A175DA">
      <w:pPr>
        <w:pStyle w:val="Prrafodelista"/>
        <w:keepNext w:val="0"/>
        <w:numPr>
          <w:ilvl w:val="0"/>
          <w:numId w:val="13"/>
        </w:numPr>
        <w:suppressAutoHyphens w:val="0"/>
        <w:spacing w:after="160"/>
        <w:rPr>
          <w:rFonts w:ascii="Arial" w:hAnsi="Arial" w:cs="Arial"/>
        </w:rPr>
        <w:pPrChange w:id="2411" w:author="Sergio" w:date="2014-03-13T00:10:00Z">
          <w:pPr>
            <w:pStyle w:val="Prrafodelista"/>
            <w:keepNext w:val="0"/>
            <w:numPr>
              <w:numId w:val="13"/>
            </w:numPr>
            <w:suppressAutoHyphens w:val="0"/>
            <w:spacing w:after="160"/>
            <w:ind w:hanging="360"/>
            <w:jc w:val="left"/>
          </w:pPr>
        </w:pPrChange>
      </w:pPr>
      <w:r w:rsidRPr="0007042C">
        <w:rPr>
          <w:rFonts w:ascii="Arial" w:hAnsi="Arial" w:cs="Arial"/>
        </w:rPr>
        <w:t xml:space="preserve">ActionScript 3(Adobe Flash): Es una plataforma </w:t>
      </w:r>
      <w:del w:id="2412" w:author="Sergio" w:date="2014-03-13T00:11:00Z">
        <w:r w:rsidRPr="0007042C" w:rsidDel="00CF5C9F">
          <w:rPr>
            <w:rFonts w:ascii="Arial" w:hAnsi="Arial" w:cs="Arial"/>
          </w:rPr>
          <w:delText>el cual es orientado</w:delText>
        </w:r>
      </w:del>
      <w:ins w:id="2413" w:author="Sergio" w:date="2014-03-13T00:11:00Z">
        <w:r w:rsidR="00CF5C9F">
          <w:rPr>
            <w:rFonts w:ascii="Arial" w:hAnsi="Arial" w:cs="Arial"/>
          </w:rPr>
          <w:t>orientada</w:t>
        </w:r>
      </w:ins>
      <w:r w:rsidRPr="0007042C">
        <w:rPr>
          <w:rFonts w:ascii="Arial" w:hAnsi="Arial" w:cs="Arial"/>
        </w:rPr>
        <w:t xml:space="preserve"> a objetos, a diferencia de otras versiones pasadas, ActionScript 3 no es tan orientado a eventos y de esta manera se puede tener una manipulación mayor del código. En la parte de entorno de desarrollo ActionScript soporta: FlashIDE, FlashDevelop, Eclipse y Flex Builder</w:t>
      </w:r>
      <w:sdt>
        <w:sdtPr>
          <w:rPr>
            <w:rFonts w:ascii="Arial" w:hAnsi="Arial" w:cs="Arial"/>
          </w:rPr>
          <w:id w:val="115423220"/>
          <w:citation/>
        </w:sdtPr>
        <w:sdtContent>
          <w:r w:rsidR="002956A8" w:rsidRPr="0007042C">
            <w:rPr>
              <w:rFonts w:ascii="Arial" w:hAnsi="Arial" w:cs="Arial"/>
            </w:rPr>
            <w:fldChar w:fldCharType="begin"/>
          </w:r>
          <w:r w:rsidR="00953AF1" w:rsidRPr="0007042C">
            <w:rPr>
              <w:rFonts w:ascii="Arial" w:hAnsi="Arial" w:cs="Arial"/>
              <w:lang w:val="es-CO"/>
            </w:rPr>
            <w:instrText xml:space="preserve"> CITATION Ado14 \l 9226 </w:instrText>
          </w:r>
          <w:r w:rsidR="002956A8" w:rsidRPr="0007042C">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[13]</w:t>
          </w:r>
          <w:r w:rsidR="002956A8" w:rsidRPr="0007042C">
            <w:rPr>
              <w:rFonts w:ascii="Arial" w:hAnsi="Arial" w:cs="Arial"/>
            </w:rPr>
            <w:fldChar w:fldCharType="end"/>
          </w:r>
        </w:sdtContent>
      </w:sdt>
      <w:r w:rsidRPr="0007042C">
        <w:rPr>
          <w:rFonts w:ascii="Arial" w:hAnsi="Arial" w:cs="Arial"/>
        </w:rPr>
        <w:t>.</w:t>
      </w:r>
    </w:p>
    <w:p w:rsidR="008B38F0" w:rsidRDefault="00A175DA">
      <w:pPr>
        <w:pStyle w:val="Prrafodelista"/>
        <w:keepNext w:val="0"/>
        <w:numPr>
          <w:ilvl w:val="0"/>
          <w:numId w:val="13"/>
        </w:numPr>
        <w:suppressAutoHyphens w:val="0"/>
        <w:spacing w:after="160"/>
        <w:rPr>
          <w:rFonts w:ascii="Arial" w:hAnsi="Arial" w:cs="Arial"/>
        </w:rPr>
        <w:pPrChange w:id="2414" w:author="Sergio" w:date="2014-03-13T00:10:00Z">
          <w:pPr>
            <w:pStyle w:val="Prrafodelista"/>
            <w:keepNext w:val="0"/>
            <w:numPr>
              <w:numId w:val="13"/>
            </w:numPr>
            <w:suppressAutoHyphens w:val="0"/>
            <w:spacing w:after="160"/>
            <w:ind w:hanging="360"/>
            <w:jc w:val="left"/>
          </w:pPr>
        </w:pPrChange>
      </w:pPr>
      <w:r w:rsidRPr="0007042C">
        <w:rPr>
          <w:rFonts w:ascii="Arial" w:hAnsi="Arial" w:cs="Arial"/>
        </w:rPr>
        <w:t xml:space="preserve">Dreamweaver CC: Es un editor profesional orientado al desarrollo de páginas </w:t>
      </w:r>
      <w:ins w:id="2415" w:author="Sergio" w:date="2014-03-13T00:11:00Z">
        <w:r w:rsidR="00CF5C9F">
          <w:rPr>
            <w:rFonts w:ascii="Arial" w:hAnsi="Arial" w:cs="Arial"/>
          </w:rPr>
          <w:t>W</w:t>
        </w:r>
      </w:ins>
      <w:del w:id="2416" w:author="Sergio" w:date="2014-03-13T00:11:00Z">
        <w:r w:rsidRPr="0007042C" w:rsidDel="00CF5C9F">
          <w:rPr>
            <w:rFonts w:ascii="Arial" w:hAnsi="Arial" w:cs="Arial"/>
          </w:rPr>
          <w:delText>w</w:delText>
        </w:r>
      </w:del>
      <w:r w:rsidRPr="0007042C">
        <w:rPr>
          <w:rFonts w:ascii="Arial" w:hAnsi="Arial" w:cs="Arial"/>
        </w:rPr>
        <w:t>eb donde se puede manejar distintas plataformas como HTLM, CSS y JavaScript y tiene una compatibilidad con JQUERY para crear diseños en plataformas móviles.</w:t>
      </w:r>
    </w:p>
    <w:p w:rsidR="00380229" w:rsidRDefault="00975F6E">
      <w:pPr>
        <w:rPr>
          <w:rFonts w:ascii="Arial" w:hAnsi="Arial" w:cs="Arial"/>
          <w:b/>
        </w:rPr>
      </w:pPr>
      <w:r w:rsidRPr="00975F6E">
        <w:rPr>
          <w:rFonts w:ascii="Arial" w:hAnsi="Arial" w:cs="Arial"/>
          <w:b/>
        </w:rPr>
        <w:t>Organización:</w:t>
      </w:r>
    </w:p>
    <w:p w:rsidR="008B38F0" w:rsidRDefault="00A175DA">
      <w:pPr>
        <w:pStyle w:val="Prrafodelista"/>
        <w:keepNext w:val="0"/>
        <w:numPr>
          <w:ilvl w:val="0"/>
          <w:numId w:val="14"/>
        </w:numPr>
        <w:suppressAutoHyphens w:val="0"/>
        <w:spacing w:after="160"/>
        <w:rPr>
          <w:rFonts w:ascii="Arial" w:hAnsi="Arial" w:cs="Arial"/>
        </w:rPr>
        <w:pPrChange w:id="2417" w:author="Sergio" w:date="2014-03-13T00:11:00Z">
          <w:pPr>
            <w:pStyle w:val="Prrafodelista"/>
            <w:keepNext w:val="0"/>
            <w:numPr>
              <w:numId w:val="14"/>
            </w:numPr>
            <w:suppressAutoHyphens w:val="0"/>
            <w:spacing w:after="160"/>
            <w:ind w:hanging="360"/>
            <w:jc w:val="left"/>
          </w:pPr>
        </w:pPrChange>
      </w:pPr>
      <w:r w:rsidRPr="0007042C">
        <w:rPr>
          <w:rFonts w:ascii="Arial" w:hAnsi="Arial" w:cs="Arial"/>
        </w:rPr>
        <w:t xml:space="preserve">TortoiseCVS: </w:t>
      </w:r>
      <w:ins w:id="2418" w:author="Sergio" w:date="2014-03-13T00:11:00Z">
        <w:r w:rsidR="00CF5C9F">
          <w:rPr>
            <w:rFonts w:ascii="Arial" w:hAnsi="Arial" w:cs="Arial"/>
          </w:rPr>
          <w:t>E</w:t>
        </w:r>
      </w:ins>
      <w:del w:id="2419" w:author="Sergio" w:date="2014-03-13T00:11:00Z">
        <w:r w:rsidRPr="0007042C" w:rsidDel="00CF5C9F">
          <w:rPr>
            <w:rFonts w:ascii="Arial" w:hAnsi="Arial" w:cs="Arial"/>
          </w:rPr>
          <w:delText>e</w:delText>
        </w:r>
      </w:del>
      <w:r w:rsidRPr="0007042C">
        <w:rPr>
          <w:rFonts w:ascii="Arial" w:hAnsi="Arial" w:cs="Arial"/>
        </w:rPr>
        <w:t>s una herramienta la cual está basada en el sistema concurrente de versiones (CVS) y en donde se puede manejar distintos módulos, actualizar y hacer cambios a los distintos documentos que se manejan en un proyecto, este programa permite ver distintas versiones de un archivo y de esta manera tener pleno control de los archivos y ver el cambio que han tenido.</w:t>
      </w:r>
      <w:sdt>
        <w:sdtPr>
          <w:rPr>
            <w:rFonts w:ascii="Arial" w:hAnsi="Arial" w:cs="Arial"/>
          </w:rPr>
          <w:id w:val="115423221"/>
          <w:citation/>
        </w:sdtPr>
        <w:sdtContent>
          <w:r w:rsidR="002956A8" w:rsidRPr="0007042C">
            <w:rPr>
              <w:rFonts w:ascii="Arial" w:hAnsi="Arial" w:cs="Arial"/>
            </w:rPr>
            <w:fldChar w:fldCharType="begin"/>
          </w:r>
          <w:r w:rsidR="00953AF1" w:rsidRPr="0007042C">
            <w:rPr>
              <w:rFonts w:ascii="Arial" w:hAnsi="Arial" w:cs="Arial"/>
              <w:lang w:val="es-CO"/>
            </w:rPr>
            <w:instrText xml:space="preserve"> CITATION Tor14 \l 9226 </w:instrText>
          </w:r>
          <w:r w:rsidR="002956A8" w:rsidRPr="0007042C">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[27]</w:t>
          </w:r>
          <w:r w:rsidR="002956A8" w:rsidRPr="0007042C">
            <w:rPr>
              <w:rFonts w:ascii="Arial" w:hAnsi="Arial" w:cs="Arial"/>
            </w:rPr>
            <w:fldChar w:fldCharType="end"/>
          </w:r>
        </w:sdtContent>
      </w:sdt>
    </w:p>
    <w:p w:rsidR="00380229" w:rsidRDefault="00975F6E">
      <w:pPr>
        <w:keepNext w:val="0"/>
        <w:suppressAutoHyphens w:val="0"/>
        <w:spacing w:after="160"/>
        <w:jc w:val="left"/>
        <w:rPr>
          <w:rFonts w:ascii="Arial" w:hAnsi="Arial" w:cs="Arial"/>
          <w:b/>
        </w:rPr>
      </w:pPr>
      <w:r w:rsidRPr="00975F6E">
        <w:rPr>
          <w:rFonts w:ascii="Arial" w:hAnsi="Arial" w:cs="Arial"/>
          <w:b/>
        </w:rPr>
        <w:t>Ofimática:</w:t>
      </w:r>
    </w:p>
    <w:p w:rsidR="008B38F0" w:rsidRDefault="00141313">
      <w:pPr>
        <w:pStyle w:val="Prrafodelista"/>
        <w:keepNext w:val="0"/>
        <w:numPr>
          <w:ilvl w:val="0"/>
          <w:numId w:val="18"/>
        </w:numPr>
        <w:suppressAutoHyphens w:val="0"/>
        <w:spacing w:after="160"/>
        <w:rPr>
          <w:rFonts w:ascii="Arial" w:hAnsi="Arial" w:cs="Arial"/>
        </w:rPr>
        <w:pPrChange w:id="2420" w:author="Sergio" w:date="2014-03-13T00:12:00Z">
          <w:pPr>
            <w:pStyle w:val="Prrafodelista"/>
            <w:keepNext w:val="0"/>
            <w:numPr>
              <w:numId w:val="18"/>
            </w:numPr>
            <w:suppressAutoHyphens w:val="0"/>
            <w:spacing w:after="160"/>
            <w:ind w:hanging="360"/>
            <w:jc w:val="left"/>
          </w:pPr>
        </w:pPrChange>
      </w:pPr>
      <w:commentRangeStart w:id="2421"/>
      <w:r>
        <w:rPr>
          <w:rFonts w:ascii="Arial" w:hAnsi="Arial" w:cs="Arial"/>
        </w:rPr>
        <w:t>LibreOffice</w:t>
      </w:r>
      <w:commentRangeEnd w:id="2421"/>
      <w:r w:rsidR="00823689">
        <w:rPr>
          <w:rStyle w:val="Refdecomentario"/>
        </w:rPr>
        <w:commentReference w:id="2421"/>
      </w:r>
      <w:r>
        <w:rPr>
          <w:rFonts w:ascii="Arial" w:hAnsi="Arial" w:cs="Arial"/>
        </w:rPr>
        <w:t xml:space="preserve">: </w:t>
      </w:r>
      <w:del w:id="2422" w:author="Sergio" w:date="2014-03-13T00:12:00Z">
        <w:r w:rsidDel="00CF5C9F">
          <w:rPr>
            <w:rFonts w:ascii="Arial" w:hAnsi="Arial" w:cs="Arial"/>
          </w:rPr>
          <w:delText xml:space="preserve">es </w:delText>
        </w:r>
      </w:del>
      <w:ins w:id="2423" w:author="Sergio" w:date="2014-03-13T00:12:00Z">
        <w:r w:rsidR="00CF5C9F">
          <w:rPr>
            <w:rFonts w:ascii="Arial" w:hAnsi="Arial" w:cs="Arial"/>
          </w:rPr>
          <w:t xml:space="preserve">Es </w:t>
        </w:r>
      </w:ins>
      <w:r>
        <w:rPr>
          <w:rFonts w:ascii="Arial" w:hAnsi="Arial" w:cs="Arial"/>
        </w:rPr>
        <w:t xml:space="preserve">una herramienta </w:t>
      </w:r>
      <w:r w:rsidR="005B6E20">
        <w:rPr>
          <w:rFonts w:ascii="Arial" w:hAnsi="Arial" w:cs="Arial"/>
        </w:rPr>
        <w:t xml:space="preserve">gratuita </w:t>
      </w:r>
      <w:r>
        <w:rPr>
          <w:rFonts w:ascii="Arial" w:hAnsi="Arial" w:cs="Arial"/>
        </w:rPr>
        <w:t>de ofimática, la cual presenta toda una suite de herramientas de producción de texto, creación de hojas de cálculo, gestor de bases de datos, creación de diagramas y gráficos, editor de ecuaciones y producción de presentaciones</w:t>
      </w:r>
      <w:r w:rsidR="005B6E20">
        <w:rPr>
          <w:rFonts w:ascii="Arial" w:hAnsi="Arial" w:cs="Arial"/>
        </w:rPr>
        <w:t>; posee compatibilidad con varios formatos de otras herramientas, licenciamiento</w:t>
      </w:r>
      <w:r w:rsidR="005B6E20">
        <w:rPr>
          <w:rFonts w:ascii="Arial" w:hAnsi="Arial" w:cs="Arial"/>
          <w:szCs w:val="24"/>
          <w:shd w:val="clear" w:color="auto" w:fill="FFFFFF"/>
        </w:rPr>
        <w:t xml:space="preserve"> público LGPL</w:t>
      </w:r>
      <w:r w:rsidR="00612501">
        <w:rPr>
          <w:rFonts w:ascii="Arial" w:hAnsi="Arial" w:cs="Arial"/>
          <w:szCs w:val="24"/>
          <w:shd w:val="clear" w:color="auto" w:fill="FFFFFF"/>
        </w:rPr>
        <w:t xml:space="preserve"> donde</w:t>
      </w:r>
      <w:r w:rsidR="005B6E20">
        <w:rPr>
          <w:rFonts w:ascii="Arial" w:hAnsi="Arial" w:cs="Arial"/>
          <w:szCs w:val="24"/>
          <w:shd w:val="clear" w:color="auto" w:fill="FFFFFF"/>
        </w:rPr>
        <w:t xml:space="preserve"> se puede usar, personalizar y</w:t>
      </w:r>
      <w:r w:rsidR="005B6E20" w:rsidRPr="005B6E20">
        <w:rPr>
          <w:rFonts w:ascii="Arial" w:hAnsi="Arial" w:cs="Arial"/>
          <w:szCs w:val="24"/>
          <w:shd w:val="clear" w:color="auto" w:fill="FFFFFF"/>
        </w:rPr>
        <w:t xml:space="preserve"> modificar</w:t>
      </w:r>
      <w:r w:rsidR="00612501">
        <w:rPr>
          <w:rFonts w:ascii="Arial" w:hAnsi="Arial" w:cs="Arial"/>
          <w:szCs w:val="24"/>
          <w:shd w:val="clear" w:color="auto" w:fill="FFFFFF"/>
        </w:rPr>
        <w:t xml:space="preserve"> el software</w:t>
      </w:r>
      <w:r w:rsidRPr="005B6E20">
        <w:rPr>
          <w:rFonts w:ascii="Arial" w:hAnsi="Arial" w:cs="Arial"/>
        </w:rPr>
        <w:t>.</w:t>
      </w:r>
      <w:sdt>
        <w:sdtPr>
          <w:id w:val="-639954451"/>
          <w:citation/>
        </w:sdtPr>
        <w:sdtContent>
          <w:r w:rsidR="002956A8" w:rsidRPr="005B6E20">
            <w:rPr>
              <w:rFonts w:ascii="Arial" w:hAnsi="Arial" w:cs="Arial"/>
            </w:rPr>
            <w:fldChar w:fldCharType="begin"/>
          </w:r>
          <w:r w:rsidRPr="005B6E20">
            <w:rPr>
              <w:rFonts w:ascii="Arial" w:hAnsi="Arial" w:cs="Arial"/>
              <w:lang w:val="es-CO"/>
            </w:rPr>
            <w:instrText xml:space="preserve"> CITATION CarLibreOffice \l 9226 </w:instrText>
          </w:r>
          <w:r w:rsidR="002956A8" w:rsidRPr="005B6E20">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[28]</w:t>
          </w:r>
          <w:r w:rsidR="002956A8" w:rsidRPr="005B6E20">
            <w:rPr>
              <w:rFonts w:ascii="Arial" w:hAnsi="Arial" w:cs="Arial"/>
            </w:rPr>
            <w:fldChar w:fldCharType="end"/>
          </w:r>
        </w:sdtContent>
      </w:sdt>
    </w:p>
    <w:p w:rsidR="00380229" w:rsidRDefault="00975F6E">
      <w:pPr>
        <w:keepNext w:val="0"/>
        <w:suppressAutoHyphens w:val="0"/>
        <w:spacing w:after="160"/>
        <w:jc w:val="left"/>
        <w:rPr>
          <w:rFonts w:ascii="Arial" w:hAnsi="Arial" w:cs="Arial"/>
          <w:b/>
        </w:rPr>
      </w:pPr>
      <w:r w:rsidRPr="00975F6E">
        <w:rPr>
          <w:rFonts w:ascii="Arial" w:hAnsi="Arial" w:cs="Arial"/>
          <w:b/>
        </w:rPr>
        <w:t>Diseño visual:</w:t>
      </w:r>
    </w:p>
    <w:p w:rsidR="008B38F0" w:rsidRDefault="00612501">
      <w:pPr>
        <w:pStyle w:val="Prrafodelista"/>
        <w:keepNext w:val="0"/>
        <w:numPr>
          <w:ilvl w:val="0"/>
          <w:numId w:val="18"/>
        </w:numPr>
        <w:suppressAutoHyphens w:val="0"/>
        <w:spacing w:after="160"/>
        <w:rPr>
          <w:rFonts w:ascii="Arial" w:hAnsi="Arial" w:cs="Arial"/>
        </w:rPr>
        <w:pPrChange w:id="2424" w:author="Sergio" w:date="2014-03-13T00:20:00Z">
          <w:pPr>
            <w:pStyle w:val="Prrafodelista"/>
            <w:keepNext w:val="0"/>
            <w:numPr>
              <w:numId w:val="18"/>
            </w:numPr>
            <w:suppressAutoHyphens w:val="0"/>
            <w:spacing w:after="160"/>
            <w:ind w:hanging="360"/>
            <w:jc w:val="left"/>
          </w:pPr>
        </w:pPrChange>
      </w:pPr>
      <w:r>
        <w:rPr>
          <w:rFonts w:ascii="Arial" w:hAnsi="Arial" w:cs="Arial"/>
        </w:rPr>
        <w:t xml:space="preserve">Mockingbird: </w:t>
      </w:r>
      <w:del w:id="2425" w:author="Sergio" w:date="2014-03-13T00:20:00Z">
        <w:r w:rsidDel="000E2439">
          <w:rPr>
            <w:rFonts w:ascii="Arial" w:hAnsi="Arial" w:cs="Arial"/>
          </w:rPr>
          <w:delText xml:space="preserve">es </w:delText>
        </w:r>
      </w:del>
      <w:ins w:id="2426" w:author="Sergio" w:date="2014-03-13T00:20:00Z">
        <w:r w:rsidR="000E2439">
          <w:rPr>
            <w:rFonts w:ascii="Arial" w:hAnsi="Arial" w:cs="Arial"/>
          </w:rPr>
          <w:t xml:space="preserve">Es </w:t>
        </w:r>
      </w:ins>
      <w:r w:rsidR="002202BB">
        <w:rPr>
          <w:rFonts w:ascii="Arial" w:hAnsi="Arial" w:cs="Arial"/>
        </w:rPr>
        <w:t>una herramienta</w:t>
      </w:r>
      <w:r>
        <w:rPr>
          <w:rFonts w:ascii="Arial" w:hAnsi="Arial" w:cs="Arial"/>
        </w:rPr>
        <w:t xml:space="preserve"> online enfocada al desarrollo de mock-ups</w:t>
      </w:r>
      <w:r w:rsidR="002202BB">
        <w:rPr>
          <w:rFonts w:ascii="Arial" w:hAnsi="Arial" w:cs="Arial"/>
        </w:rPr>
        <w:t>, posee un módulo de colaboración en tiempo real.</w:t>
      </w:r>
      <w:sdt>
        <w:sdtPr>
          <w:rPr>
            <w:rFonts w:ascii="Arial" w:hAnsi="Arial" w:cs="Arial"/>
          </w:rPr>
          <w:id w:val="1691035489"/>
          <w:citation/>
        </w:sdtPr>
        <w:sdtContent>
          <w:r w:rsidR="002956A8">
            <w:rPr>
              <w:rFonts w:ascii="Arial" w:hAnsi="Arial" w:cs="Arial"/>
            </w:rPr>
            <w:fldChar w:fldCharType="begin"/>
          </w:r>
          <w:r w:rsidR="002202BB">
            <w:rPr>
              <w:rFonts w:ascii="Arial" w:hAnsi="Arial" w:cs="Arial"/>
              <w:lang w:val="es-CO"/>
            </w:rPr>
            <w:instrText xml:space="preserve"> CITATION MocBird \l 9226 </w:instrText>
          </w:r>
          <w:r w:rsidR="002956A8">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[29]</w:t>
          </w:r>
          <w:r w:rsidR="002956A8">
            <w:rPr>
              <w:rFonts w:ascii="Arial" w:hAnsi="Arial" w:cs="Arial"/>
            </w:rPr>
            <w:fldChar w:fldCharType="end"/>
          </w:r>
        </w:sdtContent>
      </w:sdt>
    </w:p>
    <w:p w:rsidR="008B38F0" w:rsidRDefault="002202BB">
      <w:pPr>
        <w:pStyle w:val="Prrafodelista"/>
        <w:keepNext w:val="0"/>
        <w:numPr>
          <w:ilvl w:val="0"/>
          <w:numId w:val="18"/>
        </w:numPr>
        <w:suppressAutoHyphens w:val="0"/>
        <w:spacing w:after="160"/>
        <w:rPr>
          <w:rFonts w:ascii="Arial" w:hAnsi="Arial" w:cs="Arial"/>
        </w:rPr>
        <w:pPrChange w:id="2427" w:author="Sergio" w:date="2014-03-13T00:20:00Z">
          <w:pPr>
            <w:pStyle w:val="Prrafodelista"/>
            <w:keepNext w:val="0"/>
            <w:numPr>
              <w:numId w:val="18"/>
            </w:numPr>
            <w:suppressAutoHyphens w:val="0"/>
            <w:spacing w:after="160"/>
            <w:ind w:hanging="360"/>
            <w:jc w:val="left"/>
          </w:pPr>
        </w:pPrChange>
      </w:pPr>
      <w:r>
        <w:rPr>
          <w:rFonts w:ascii="Arial" w:hAnsi="Arial" w:cs="Arial"/>
        </w:rPr>
        <w:t xml:space="preserve">GIMP: es una herramienta enfocada a procesamiento de imágenes, con soporte de hardware, licencia publica </w:t>
      </w:r>
      <w:r w:rsidR="00F45CA7">
        <w:rPr>
          <w:rFonts w:ascii="Arial" w:hAnsi="Arial" w:cs="Arial"/>
        </w:rPr>
        <w:t>general</w:t>
      </w:r>
      <w:r w:rsidR="00F45CA7" w:rsidRPr="002202BB">
        <w:rPr>
          <w:rFonts w:ascii="Arial" w:hAnsi="Arial" w:cs="Arial"/>
        </w:rPr>
        <w:t xml:space="preserve"> </w:t>
      </w:r>
      <w:r w:rsidRPr="002202BB">
        <w:rPr>
          <w:rFonts w:ascii="Arial" w:hAnsi="Arial" w:cs="Arial"/>
        </w:rPr>
        <w:t>GNU</w:t>
      </w:r>
      <w:r>
        <w:rPr>
          <w:rFonts w:ascii="Arial" w:hAnsi="Arial" w:cs="Arial"/>
        </w:rPr>
        <w:t>.</w:t>
      </w:r>
      <w:sdt>
        <w:sdtPr>
          <w:rPr>
            <w:rFonts w:ascii="Arial" w:hAnsi="Arial" w:cs="Arial"/>
          </w:rPr>
          <w:id w:val="-1916001942"/>
          <w:citation/>
        </w:sdtPr>
        <w:sdtContent>
          <w:r w:rsidR="002956A8">
            <w:rPr>
              <w:rFonts w:ascii="Arial" w:hAnsi="Arial" w:cs="Arial"/>
            </w:rPr>
            <w:fldChar w:fldCharType="begin"/>
          </w:r>
          <w:r w:rsidR="00F45CA7">
            <w:rPr>
              <w:rFonts w:ascii="Arial" w:hAnsi="Arial" w:cs="Arial"/>
              <w:lang w:val="es-CO"/>
            </w:rPr>
            <w:instrText xml:space="preserve"> CITATION GIMP \l 9226 </w:instrText>
          </w:r>
          <w:r w:rsidR="002956A8">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[30]</w:t>
          </w:r>
          <w:r w:rsidR="002956A8">
            <w:rPr>
              <w:rFonts w:ascii="Arial" w:hAnsi="Arial" w:cs="Arial"/>
            </w:rPr>
            <w:fldChar w:fldCharType="end"/>
          </w:r>
        </w:sdtContent>
      </w:sdt>
    </w:p>
    <w:p w:rsidR="00380229" w:rsidRDefault="00975F6E">
      <w:pPr>
        <w:keepNext w:val="0"/>
        <w:suppressAutoHyphens w:val="0"/>
        <w:spacing w:after="160"/>
        <w:jc w:val="left"/>
        <w:rPr>
          <w:rFonts w:ascii="Arial" w:hAnsi="Arial" w:cs="Arial"/>
          <w:b/>
        </w:rPr>
      </w:pPr>
      <w:r w:rsidRPr="00975F6E">
        <w:rPr>
          <w:rFonts w:ascii="Arial" w:hAnsi="Arial" w:cs="Arial"/>
          <w:b/>
        </w:rPr>
        <w:t>Gestión de procesos:</w:t>
      </w:r>
    </w:p>
    <w:p w:rsidR="008B38F0" w:rsidRDefault="00FC29E5">
      <w:pPr>
        <w:pStyle w:val="Prrafodelista"/>
        <w:keepNext w:val="0"/>
        <w:numPr>
          <w:ilvl w:val="0"/>
          <w:numId w:val="19"/>
        </w:numPr>
        <w:suppressAutoHyphens w:val="0"/>
        <w:spacing w:after="160"/>
        <w:rPr>
          <w:rFonts w:ascii="Arial" w:hAnsi="Arial" w:cs="Arial"/>
        </w:rPr>
        <w:pPrChange w:id="2428" w:author="Sergio" w:date="2014-03-13T00:20:00Z">
          <w:pPr>
            <w:pStyle w:val="Prrafodelista"/>
            <w:keepNext w:val="0"/>
            <w:numPr>
              <w:numId w:val="19"/>
            </w:numPr>
            <w:suppressAutoHyphens w:val="0"/>
            <w:spacing w:after="160"/>
            <w:ind w:hanging="360"/>
            <w:jc w:val="left"/>
          </w:pPr>
        </w:pPrChange>
      </w:pPr>
      <w:r w:rsidRPr="00FC29E5">
        <w:rPr>
          <w:rFonts w:ascii="Arial" w:hAnsi="Arial" w:cs="Arial"/>
        </w:rPr>
        <w:t>Bonita BPM</w:t>
      </w:r>
      <w:r>
        <w:rPr>
          <w:rFonts w:ascii="Arial" w:hAnsi="Arial" w:cs="Arial"/>
        </w:rPr>
        <w:t xml:space="preserve">: </w:t>
      </w:r>
      <w:del w:id="2429" w:author="Sergio" w:date="2014-03-13T00:20:00Z">
        <w:r w:rsidDel="000E2439">
          <w:rPr>
            <w:rFonts w:ascii="Arial" w:hAnsi="Arial" w:cs="Arial"/>
          </w:rPr>
          <w:delText xml:space="preserve">es </w:delText>
        </w:r>
      </w:del>
      <w:ins w:id="2430" w:author="Sergio" w:date="2014-03-13T00:20:00Z">
        <w:r w:rsidR="000E2439">
          <w:rPr>
            <w:rFonts w:ascii="Arial" w:hAnsi="Arial" w:cs="Arial"/>
          </w:rPr>
          <w:t xml:space="preserve">Es </w:t>
        </w:r>
      </w:ins>
      <w:r>
        <w:rPr>
          <w:rFonts w:ascii="Arial" w:hAnsi="Arial" w:cs="Arial"/>
        </w:rPr>
        <w:t xml:space="preserve">una herramienta para </w:t>
      </w:r>
      <w:del w:id="2431" w:author="Familia Valderrama A" w:date="2014-03-11T20:34:00Z">
        <w:r w:rsidDel="005D2A10">
          <w:rPr>
            <w:rFonts w:ascii="Arial" w:hAnsi="Arial" w:cs="Arial"/>
          </w:rPr>
          <w:delText xml:space="preserve">modelamiento </w:delText>
        </w:r>
      </w:del>
      <w:ins w:id="2432" w:author="Familia Valderrama A" w:date="2014-03-11T20:34:00Z">
        <w:r w:rsidR="005D2A10">
          <w:rPr>
            <w:rFonts w:ascii="Arial" w:hAnsi="Arial" w:cs="Arial"/>
          </w:rPr>
          <w:t xml:space="preserve">modelado </w:t>
        </w:r>
      </w:ins>
      <w:r>
        <w:rPr>
          <w:rFonts w:ascii="Arial" w:hAnsi="Arial" w:cs="Arial"/>
        </w:rPr>
        <w:t>de procesos en formato BPMN</w:t>
      </w:r>
      <w:r w:rsidR="00A103E8">
        <w:rPr>
          <w:rFonts w:ascii="Arial" w:hAnsi="Arial" w:cs="Arial"/>
        </w:rPr>
        <w:t xml:space="preserve">, </w:t>
      </w:r>
      <w:r w:rsidR="00A103E8" w:rsidRPr="00A103E8">
        <w:rPr>
          <w:rFonts w:ascii="Arial" w:hAnsi="Arial" w:cs="Arial"/>
        </w:rPr>
        <w:t>de código abierto completo bajo los términos de la licencia GPL</w:t>
      </w:r>
      <w:r w:rsidR="00A103E8">
        <w:rPr>
          <w:rFonts w:ascii="Arial" w:hAnsi="Arial" w:cs="Arial"/>
        </w:rPr>
        <w:t>.</w:t>
      </w:r>
      <w:sdt>
        <w:sdtPr>
          <w:rPr>
            <w:rFonts w:ascii="Arial" w:hAnsi="Arial" w:cs="Arial"/>
          </w:rPr>
          <w:id w:val="-927267500"/>
          <w:citation/>
        </w:sdtPr>
        <w:sdtContent>
          <w:r w:rsidR="002956A8">
            <w:rPr>
              <w:rFonts w:ascii="Arial" w:hAnsi="Arial" w:cs="Arial"/>
            </w:rPr>
            <w:fldChar w:fldCharType="begin"/>
          </w:r>
          <w:r w:rsidR="00A103E8">
            <w:rPr>
              <w:rFonts w:ascii="Arial" w:hAnsi="Arial" w:cs="Arial"/>
              <w:lang w:val="es-CO"/>
            </w:rPr>
            <w:instrText xml:space="preserve"> CITATION Bonita \l 9226 </w:instrText>
          </w:r>
          <w:r w:rsidR="002956A8">
            <w:rPr>
              <w:rFonts w:ascii="Arial" w:hAnsi="Arial" w:cs="Arial"/>
            </w:rPr>
            <w:fldChar w:fldCharType="separate"/>
          </w:r>
          <w:r w:rsidR="000F5A96">
            <w:rPr>
              <w:rFonts w:ascii="Arial" w:hAnsi="Arial" w:cs="Arial"/>
              <w:noProof/>
              <w:lang w:val="es-CO"/>
            </w:rPr>
            <w:t xml:space="preserve"> </w:t>
          </w:r>
          <w:r w:rsidR="000F5A96" w:rsidRPr="000F5A96">
            <w:rPr>
              <w:rFonts w:ascii="Arial" w:hAnsi="Arial" w:cs="Arial"/>
              <w:noProof/>
              <w:lang w:val="es-CO"/>
            </w:rPr>
            <w:t>[31]</w:t>
          </w:r>
          <w:r w:rsidR="002956A8">
            <w:rPr>
              <w:rFonts w:ascii="Arial" w:hAnsi="Arial" w:cs="Arial"/>
            </w:rPr>
            <w:fldChar w:fldCharType="end"/>
          </w:r>
        </w:sdtContent>
      </w:sdt>
    </w:p>
    <w:p w:rsidR="00380229" w:rsidRDefault="00380229">
      <w:pPr>
        <w:keepNext w:val="0"/>
        <w:suppressAutoHyphens w:val="0"/>
        <w:spacing w:after="160"/>
        <w:jc w:val="left"/>
        <w:rPr>
          <w:rFonts w:ascii="Arial" w:hAnsi="Arial" w:cs="Arial"/>
        </w:rPr>
      </w:pPr>
    </w:p>
    <w:p w:rsidR="00380229" w:rsidRDefault="00E11D44">
      <w:pPr>
        <w:rPr>
          <w:rFonts w:ascii="Arial" w:hAnsi="Arial" w:cs="Arial"/>
        </w:rPr>
      </w:pPr>
      <w:r>
        <w:rPr>
          <w:rFonts w:ascii="Arial" w:hAnsi="Arial" w:cs="Arial"/>
        </w:rPr>
        <w:t>H</w:t>
      </w:r>
      <w:r w:rsidR="00A175DA" w:rsidRPr="0007042C">
        <w:rPr>
          <w:rFonts w:ascii="Arial" w:hAnsi="Arial" w:cs="Arial"/>
        </w:rPr>
        <w:t>abiendo analizado estas distintas herramientas, en la parte de desarrollo se decidió optar por HTML5,</w:t>
      </w:r>
      <w:r w:rsidR="00F45CA7">
        <w:rPr>
          <w:rFonts w:ascii="Arial" w:hAnsi="Arial" w:cs="Arial"/>
        </w:rPr>
        <w:t xml:space="preserve"> </w:t>
      </w:r>
      <w:r w:rsidR="00A175DA" w:rsidRPr="0007042C">
        <w:rPr>
          <w:rFonts w:ascii="Arial" w:hAnsi="Arial" w:cs="Arial"/>
        </w:rPr>
        <w:t>PHP y XAMPP</w:t>
      </w:r>
      <w:r w:rsidR="00491EAF">
        <w:rPr>
          <w:rFonts w:ascii="Arial" w:hAnsi="Arial" w:cs="Arial"/>
        </w:rPr>
        <w:t xml:space="preserve"> (Véase </w:t>
      </w:r>
      <w:ins w:id="2433" w:author="Familia Valderrama A" w:date="2014-03-11T20:33:00Z">
        <w:r w:rsidR="002956A8" w:rsidRPr="002956A8">
          <w:rPr>
            <w:rFonts w:ascii="Arial" w:hAnsi="Arial" w:cs="Arial"/>
            <w:szCs w:val="24"/>
            <w:u w:val="single"/>
            <w:rPrChange w:id="2434" w:author="Familia Valderrama A" w:date="2014-03-11T20:34:00Z">
              <w:rPr>
                <w:rFonts w:ascii="Arial" w:hAnsi="Arial" w:cs="Arial"/>
                <w:color w:val="0000FF" w:themeColor="hyperlink"/>
                <w:sz w:val="16"/>
                <w:szCs w:val="16"/>
                <w:u w:val="single"/>
              </w:rPr>
            </w:rPrChange>
          </w:rPr>
          <w:fldChar w:fldCharType="begin"/>
        </w:r>
        <w:r w:rsidR="002956A8" w:rsidRPr="002956A8">
          <w:rPr>
            <w:rFonts w:ascii="Arial" w:hAnsi="Arial" w:cs="Arial"/>
            <w:szCs w:val="24"/>
            <w:u w:val="single"/>
            <w:rPrChange w:id="2435" w:author="Familia Valderrama A" w:date="2014-03-11T20:34:00Z">
              <w:rPr>
                <w:rFonts w:ascii="Arial" w:hAnsi="Arial" w:cs="Arial"/>
                <w:color w:val="0000FF" w:themeColor="hyperlink"/>
                <w:sz w:val="16"/>
                <w:szCs w:val="16"/>
                <w:u w:val="single"/>
              </w:rPr>
            </w:rPrChange>
          </w:rPr>
          <w:instrText xml:space="preserve"> REF _Ref382333357 \h </w:instrText>
        </w:r>
      </w:ins>
      <w:r w:rsidR="002956A8" w:rsidRPr="002956A8">
        <w:rPr>
          <w:rFonts w:ascii="Arial" w:hAnsi="Arial" w:cs="Arial"/>
          <w:szCs w:val="24"/>
          <w:u w:val="single"/>
          <w:rPrChange w:id="2436" w:author="Familia Valderrama A" w:date="2014-03-11T20:34:00Z">
            <w:rPr>
              <w:rFonts w:ascii="Arial" w:hAnsi="Arial" w:cs="Arial"/>
              <w:color w:val="0000FF" w:themeColor="hyperlink"/>
              <w:sz w:val="16"/>
              <w:szCs w:val="24"/>
              <w:u w:val="single"/>
            </w:rPr>
          </w:rPrChange>
        </w:rPr>
        <w:instrText xml:space="preserve"> \* MERGEFORMAT </w:instrText>
      </w:r>
      <w:r w:rsidR="002956A8" w:rsidRPr="002956A8">
        <w:rPr>
          <w:rFonts w:ascii="Arial" w:hAnsi="Arial" w:cs="Arial"/>
          <w:szCs w:val="24"/>
          <w:u w:val="single"/>
          <w:rPrChange w:id="2437" w:author="Familia Valderrama A" w:date="2014-03-11T20:34:00Z">
            <w:rPr>
              <w:rFonts w:ascii="Arial" w:hAnsi="Arial" w:cs="Arial"/>
              <w:szCs w:val="24"/>
              <w:u w:val="single"/>
            </w:rPr>
          </w:rPrChange>
        </w:rPr>
      </w:r>
      <w:r w:rsidR="002956A8" w:rsidRPr="002956A8">
        <w:rPr>
          <w:rFonts w:ascii="Arial" w:hAnsi="Arial" w:cs="Arial"/>
          <w:szCs w:val="24"/>
          <w:u w:val="single"/>
          <w:rPrChange w:id="2438" w:author="Familia Valderrama A" w:date="2014-03-11T20:34:00Z">
            <w:rPr>
              <w:rFonts w:ascii="Arial" w:hAnsi="Arial" w:cs="Arial"/>
              <w:color w:val="0000FF" w:themeColor="hyperlink"/>
              <w:sz w:val="16"/>
              <w:szCs w:val="16"/>
              <w:u w:val="single"/>
            </w:rPr>
          </w:rPrChange>
        </w:rPr>
        <w:fldChar w:fldCharType="separate"/>
      </w:r>
      <w:ins w:id="2439" w:author="Estudiante" w:date="2014-04-01T16:48:00Z">
        <w:r w:rsidR="002956A8" w:rsidRPr="002956A8">
          <w:rPr>
            <w:rFonts w:ascii="Arial" w:hAnsi="Arial" w:cs="Arial"/>
            <w:szCs w:val="24"/>
            <w:u w:val="single"/>
            <w:rPrChange w:id="2440" w:author="Estudiante" w:date="2014-04-01T16:48:00Z">
              <w:rPr>
                <w:rFonts w:ascii="Arial" w:hAnsi="Arial" w:cs="Arial"/>
                <w:sz w:val="20"/>
                <w:szCs w:val="20"/>
              </w:rPr>
            </w:rPrChange>
          </w:rPr>
          <w:t xml:space="preserve">Tabla </w:t>
        </w:r>
        <w:r w:rsidR="002956A8" w:rsidRPr="002956A8">
          <w:rPr>
            <w:rFonts w:ascii="Arial" w:hAnsi="Arial" w:cs="Arial"/>
            <w:noProof/>
            <w:szCs w:val="24"/>
            <w:u w:val="single"/>
            <w:rPrChange w:id="2441" w:author="Estudiante" w:date="2014-04-01T16:48:00Z">
              <w:rPr>
                <w:rFonts w:ascii="Arial" w:hAnsi="Arial" w:cs="Arial"/>
                <w:noProof/>
                <w:sz w:val="20"/>
                <w:szCs w:val="20"/>
              </w:rPr>
            </w:rPrChange>
          </w:rPr>
          <w:t>8.1</w:t>
        </w:r>
      </w:ins>
      <w:ins w:id="2442" w:author="Familia Valderrama A" w:date="2014-03-11T20:33:00Z">
        <w:r w:rsidR="002956A8" w:rsidRPr="002956A8">
          <w:rPr>
            <w:rFonts w:ascii="Arial" w:hAnsi="Arial" w:cs="Arial"/>
            <w:szCs w:val="24"/>
            <w:u w:val="single"/>
            <w:rPrChange w:id="2443" w:author="Familia Valderrama A" w:date="2014-03-11T20:34:00Z">
              <w:rPr>
                <w:rFonts w:ascii="Arial" w:hAnsi="Arial" w:cs="Arial"/>
                <w:color w:val="0000FF" w:themeColor="hyperlink"/>
                <w:sz w:val="16"/>
                <w:szCs w:val="16"/>
                <w:u w:val="single"/>
              </w:rPr>
            </w:rPrChange>
          </w:rPr>
          <w:fldChar w:fldCharType="end"/>
        </w:r>
        <w:r w:rsidR="005D2A10">
          <w:rPr>
            <w:rFonts w:ascii="Arial" w:hAnsi="Arial" w:cs="Arial"/>
          </w:rPr>
          <w:t xml:space="preserve">) </w:t>
        </w:r>
      </w:ins>
      <w:del w:id="2444" w:author="Familia Valderrama A" w:date="2014-03-11T20:33:00Z">
        <w:r w:rsidR="00491EAF" w:rsidDel="005D2A10">
          <w:rPr>
            <w:rFonts w:ascii="Arial" w:hAnsi="Arial" w:cs="Arial"/>
          </w:rPr>
          <w:delText>tabla 8.1)</w:delText>
        </w:r>
        <w:r w:rsidR="00A175DA" w:rsidRPr="0007042C" w:rsidDel="005D2A10">
          <w:rPr>
            <w:rFonts w:ascii="Arial" w:hAnsi="Arial" w:cs="Arial"/>
          </w:rPr>
          <w:delText xml:space="preserve"> </w:delText>
        </w:r>
      </w:del>
      <w:r w:rsidR="00A175DA" w:rsidRPr="0007042C">
        <w:rPr>
          <w:rFonts w:ascii="Arial" w:hAnsi="Arial" w:cs="Arial"/>
        </w:rPr>
        <w:t xml:space="preserve">ya que </w:t>
      </w:r>
      <w:r w:rsidR="00491EAF">
        <w:rPr>
          <w:rFonts w:ascii="Arial" w:hAnsi="Arial" w:cs="Arial"/>
        </w:rPr>
        <w:t>los integrantes del grupo tienen</w:t>
      </w:r>
      <w:r w:rsidR="00A175DA" w:rsidRPr="0007042C">
        <w:rPr>
          <w:rFonts w:ascii="Arial" w:hAnsi="Arial" w:cs="Arial"/>
        </w:rPr>
        <w:t xml:space="preserve"> conocimiento previo en distintas áreas y lenguajes que involucran esto</w:t>
      </w:r>
      <w:r w:rsidR="00491EAF">
        <w:rPr>
          <w:rFonts w:ascii="Arial" w:hAnsi="Arial" w:cs="Arial"/>
        </w:rPr>
        <w:t>s programas;</w:t>
      </w:r>
      <w:r w:rsidR="00A175DA" w:rsidRPr="0007042C">
        <w:rPr>
          <w:rFonts w:ascii="Arial" w:hAnsi="Arial" w:cs="Arial"/>
        </w:rPr>
        <w:t xml:space="preserve"> en la parte de organización</w:t>
      </w:r>
      <w:r w:rsidR="00491EAF">
        <w:rPr>
          <w:rFonts w:ascii="Arial" w:hAnsi="Arial" w:cs="Arial"/>
        </w:rPr>
        <w:t>,</w:t>
      </w:r>
      <w:r w:rsidR="00A175DA" w:rsidRPr="0007042C">
        <w:rPr>
          <w:rFonts w:ascii="Arial" w:hAnsi="Arial" w:cs="Arial"/>
        </w:rPr>
        <w:t xml:space="preserve"> GitHub es un programa el cual </w:t>
      </w:r>
      <w:r w:rsidR="00491EAF">
        <w:rPr>
          <w:rFonts w:ascii="Arial" w:hAnsi="Arial" w:cs="Arial"/>
        </w:rPr>
        <w:t xml:space="preserve">presenta mayor </w:t>
      </w:r>
      <w:r w:rsidR="00A175DA" w:rsidRPr="0007042C">
        <w:rPr>
          <w:rFonts w:ascii="Arial" w:hAnsi="Arial" w:cs="Arial"/>
        </w:rPr>
        <w:t>a</w:t>
      </w:r>
      <w:r w:rsidR="00491EAF">
        <w:rPr>
          <w:rFonts w:ascii="Arial" w:hAnsi="Arial" w:cs="Arial"/>
        </w:rPr>
        <w:t xml:space="preserve">finidad en la parte de código, contando </w:t>
      </w:r>
      <w:r w:rsidR="00A175DA" w:rsidRPr="0007042C">
        <w:rPr>
          <w:rFonts w:ascii="Arial" w:hAnsi="Arial" w:cs="Arial"/>
        </w:rPr>
        <w:t xml:space="preserve">también </w:t>
      </w:r>
      <w:r w:rsidR="00491EAF">
        <w:rPr>
          <w:rFonts w:ascii="Arial" w:hAnsi="Arial" w:cs="Arial"/>
        </w:rPr>
        <w:t xml:space="preserve"> que </w:t>
      </w:r>
      <w:r w:rsidR="00A175DA" w:rsidRPr="0007042C">
        <w:rPr>
          <w:rFonts w:ascii="Arial" w:hAnsi="Arial" w:cs="Arial"/>
        </w:rPr>
        <w:t xml:space="preserve">el grupo de trabajo tiene experiencia previa usando </w:t>
      </w:r>
      <w:r w:rsidR="00491EAF" w:rsidRPr="0007042C">
        <w:rPr>
          <w:rFonts w:ascii="Arial" w:hAnsi="Arial" w:cs="Arial"/>
        </w:rPr>
        <w:t>GitHub</w:t>
      </w:r>
      <w:r w:rsidR="00491EAF">
        <w:rPr>
          <w:rFonts w:ascii="Arial" w:hAnsi="Arial" w:cs="Arial"/>
        </w:rPr>
        <w:t>; en la parte de ofimática se decidió el uso de la suite de Microsoft debido a la familiarización que se tiene al ambiente de Office y a la poderosa herramienta que es Project para la planeación y calendarización, en diseño visual se medirá el desempeño de Pencil</w:t>
      </w:r>
      <w:r>
        <w:rPr>
          <w:rFonts w:ascii="Arial" w:hAnsi="Arial" w:cs="Arial"/>
        </w:rPr>
        <w:t>;</w:t>
      </w:r>
      <w:r w:rsidR="00491EAF">
        <w:rPr>
          <w:rFonts w:ascii="Arial" w:hAnsi="Arial" w:cs="Arial"/>
        </w:rPr>
        <w:t xml:space="preserve"> debido a que Mockingbird presenta un entorno colaborativo,</w:t>
      </w:r>
      <w:r>
        <w:rPr>
          <w:rFonts w:ascii="Arial" w:hAnsi="Arial" w:cs="Arial"/>
        </w:rPr>
        <w:t xml:space="preserve"> resolviendo consigo algunos contratiempos de las correcciones posteriores a las entregas al </w:t>
      </w:r>
      <w:del w:id="2445" w:author="Sergio" w:date="2014-04-23T21:07:00Z">
        <w:r w:rsidDel="00A83B27">
          <w:rPr>
            <w:rFonts w:ascii="Arial" w:hAnsi="Arial" w:cs="Arial"/>
          </w:rPr>
          <w:delText>gerente</w:delText>
        </w:r>
      </w:del>
      <w:ins w:id="2446" w:author="Sergio" w:date="2014-04-23T21:07:00Z">
        <w:r w:rsidR="00A83B27">
          <w:rPr>
            <w:rFonts w:ascii="Arial" w:hAnsi="Arial" w:cs="Arial"/>
          </w:rPr>
          <w:t>jefe</w:t>
        </w:r>
      </w:ins>
      <w:r w:rsidR="00491EAF">
        <w:rPr>
          <w:rFonts w:ascii="Arial" w:hAnsi="Arial" w:cs="Arial"/>
        </w:rPr>
        <w:t xml:space="preserve">; </w:t>
      </w:r>
      <w:r>
        <w:rPr>
          <w:rFonts w:ascii="Arial" w:hAnsi="Arial" w:cs="Arial"/>
        </w:rPr>
        <w:t xml:space="preserve">Photoshop presenta al diseñador la posibilidad de manejar una herramienta conocida, con un rango de herramientas y tutoriales mucho mayor a GIMP; finalmente el uso de Bizagi se consideró también por la experiencia de los miembros del equipo en esta plataforma de </w:t>
      </w:r>
      <w:del w:id="2447" w:author="Sergio" w:date="2014-03-13T00:21:00Z">
        <w:r w:rsidDel="000E2439">
          <w:rPr>
            <w:rFonts w:ascii="Arial" w:hAnsi="Arial" w:cs="Arial"/>
          </w:rPr>
          <w:delText xml:space="preserve">gestión </w:delText>
        </w:r>
      </w:del>
      <w:ins w:id="2448" w:author="Sergio" w:date="2014-03-13T00:21:00Z">
        <w:r w:rsidR="000E2439">
          <w:rPr>
            <w:rFonts w:ascii="Arial" w:hAnsi="Arial" w:cs="Arial"/>
          </w:rPr>
          <w:t xml:space="preserve">modelado </w:t>
        </w:r>
      </w:ins>
      <w:r>
        <w:rPr>
          <w:rFonts w:ascii="Arial" w:hAnsi="Arial" w:cs="Arial"/>
        </w:rPr>
        <w:t>de procesos.</w:t>
      </w:r>
    </w:p>
    <w:p w:rsidR="00380229" w:rsidRDefault="00380229">
      <w:pPr>
        <w:ind w:left="360"/>
        <w:rPr>
          <w:rFonts w:ascii="Arial" w:hAnsi="Arial" w:cs="Arial"/>
        </w:rPr>
      </w:pPr>
    </w:p>
    <w:p w:rsidR="00380229" w:rsidRDefault="00A175DA">
      <w:pPr>
        <w:keepNext w:val="0"/>
        <w:suppressAutoHyphens w:val="0"/>
        <w:jc w:val="left"/>
        <w:rPr>
          <w:rFonts w:ascii="Arial" w:hAnsi="Arial" w:cs="Arial"/>
          <w:b/>
          <w:bCs/>
          <w:sz w:val="28"/>
          <w:szCs w:val="28"/>
          <w:lang w:val="es-ES_tradnl"/>
        </w:rPr>
      </w:pPr>
      <w:r w:rsidRPr="0007042C">
        <w:rPr>
          <w:rFonts w:ascii="Arial" w:hAnsi="Arial" w:cs="Arial"/>
          <w:sz w:val="28"/>
          <w:szCs w:val="28"/>
          <w:lang w:val="es-ES_tradnl"/>
        </w:rPr>
        <w:br w:type="page"/>
      </w:r>
    </w:p>
    <w:p w:rsidR="00380229" w:rsidRDefault="005B51FA">
      <w:pPr>
        <w:pStyle w:val="Ttulo2"/>
        <w:rPr>
          <w:rFonts w:ascii="Arial" w:hAnsi="Arial" w:cs="Arial"/>
          <w:sz w:val="28"/>
          <w:szCs w:val="28"/>
          <w:lang w:val="es-ES_tradnl"/>
        </w:rPr>
      </w:pPr>
      <w:bookmarkStart w:id="2449" w:name="_Ref382262050"/>
      <w:bookmarkStart w:id="2450" w:name="_Toc384230516"/>
      <w:r w:rsidRPr="0007042C">
        <w:rPr>
          <w:rFonts w:ascii="Arial" w:hAnsi="Arial" w:cs="Arial"/>
          <w:sz w:val="28"/>
          <w:szCs w:val="28"/>
          <w:lang w:val="es-ES_tradnl"/>
        </w:rPr>
        <w:t>Plan de Aceptación del Producto</w:t>
      </w:r>
      <w:bookmarkEnd w:id="2449"/>
      <w:bookmarkEnd w:id="2450"/>
    </w:p>
    <w:p w:rsidR="00380229" w:rsidRDefault="00380229">
      <w:pPr>
        <w:rPr>
          <w:rFonts w:ascii="Arial" w:hAnsi="Arial" w:cs="Arial"/>
          <w:szCs w:val="24"/>
          <w:lang w:val="es-CO"/>
        </w:rPr>
      </w:pPr>
    </w:p>
    <w:p w:rsidR="00380229" w:rsidRDefault="00CF29F0">
      <w:pPr>
        <w:rPr>
          <w:rFonts w:ascii="Arial" w:hAnsi="Arial" w:cs="Arial"/>
          <w:szCs w:val="24"/>
          <w:lang w:val="es-CO"/>
        </w:rPr>
      </w:pPr>
      <w:r>
        <w:rPr>
          <w:rFonts w:ascii="Arial" w:hAnsi="Arial" w:cs="Arial"/>
          <w:szCs w:val="24"/>
          <w:lang w:val="es-CO"/>
        </w:rPr>
        <w:t>Softlute ha acordado con el cliente una serie de condiciones que debe cumplir cada entregable para que sea aceptado a satisfacción por el cliente. En la siguiente tabla podemos ver claramente estas condiciones con su respectiva entrega.</w:t>
      </w:r>
    </w:p>
    <w:p w:rsidR="00380229" w:rsidRDefault="00047748">
      <w:pPr>
        <w:pStyle w:val="Epgrafe"/>
      </w:pPr>
      <w:bookmarkStart w:id="2451" w:name="_Toc382447407"/>
      <w:r>
        <w:t xml:space="preserve">Tabla </w:t>
      </w:r>
      <w:ins w:id="2452" w:author="Familia Valderrama A" w:date="2014-03-13T04:17:00Z">
        <w:r w:rsidR="002956A8">
          <w:fldChar w:fldCharType="begin"/>
        </w:r>
        <w:r w:rsidR="003146DF">
          <w:instrText xml:space="preserve"> STYLEREF 1 \s </w:instrText>
        </w:r>
      </w:ins>
      <w:r w:rsidR="002956A8">
        <w:fldChar w:fldCharType="separate"/>
      </w:r>
      <w:r w:rsidR="000910A8">
        <w:rPr>
          <w:noProof/>
        </w:rPr>
        <w:t>8</w:t>
      </w:r>
      <w:ins w:id="2453" w:author="Familia Valderrama A" w:date="2014-03-13T04:17:00Z">
        <w:r w:rsidR="002956A8">
          <w:fldChar w:fldCharType="end"/>
        </w:r>
        <w:r w:rsidR="003146DF">
          <w:t>.</w:t>
        </w:r>
        <w:r w:rsidR="002956A8">
          <w:fldChar w:fldCharType="begin"/>
        </w:r>
        <w:r w:rsidR="003146DF">
          <w:instrText xml:space="preserve"> SEQ Tabla \* ARABIC \s 1 </w:instrText>
        </w:r>
      </w:ins>
      <w:r w:rsidR="002956A8">
        <w:fldChar w:fldCharType="separate"/>
      </w:r>
      <w:ins w:id="2454" w:author="Estudiante" w:date="2014-04-01T16:48:00Z">
        <w:r w:rsidR="000910A8">
          <w:rPr>
            <w:noProof/>
          </w:rPr>
          <w:t>2</w:t>
        </w:r>
      </w:ins>
      <w:ins w:id="2455" w:author="Familia Valderrama A" w:date="2014-03-13T04:17:00Z">
        <w:r w:rsidR="002956A8">
          <w:fldChar w:fldCharType="end"/>
        </w:r>
      </w:ins>
      <w:del w:id="2456" w:author="Familia Valderrama A" w:date="2014-03-13T03:58:00Z">
        <w:r w:rsidR="002956A8" w:rsidDel="00341DDB">
          <w:fldChar w:fldCharType="begin"/>
        </w:r>
        <w:r w:rsidDel="00341DDB">
          <w:delInstrText xml:space="preserve"> STYLEREF 1 \s </w:delInstrText>
        </w:r>
        <w:r w:rsidR="002956A8" w:rsidDel="00341DDB">
          <w:fldChar w:fldCharType="separate"/>
        </w:r>
        <w:r w:rsidDel="00341DDB">
          <w:rPr>
            <w:noProof/>
          </w:rPr>
          <w:delText>8</w:delText>
        </w:r>
        <w:r w:rsidR="002956A8" w:rsidDel="00341DDB">
          <w:fldChar w:fldCharType="end"/>
        </w:r>
        <w:r w:rsidDel="00341DDB">
          <w:delText>.</w:delText>
        </w:r>
        <w:r w:rsidR="002956A8" w:rsidDel="00341DDB">
          <w:fldChar w:fldCharType="begin"/>
        </w:r>
        <w:r w:rsidDel="00341DDB">
          <w:delInstrText xml:space="preserve"> SEQ Tabla \* ARABIC \s 1 </w:delInstrText>
        </w:r>
        <w:r w:rsidR="002956A8" w:rsidDel="00341DDB">
          <w:fldChar w:fldCharType="separate"/>
        </w:r>
        <w:r w:rsidDel="00341DDB">
          <w:rPr>
            <w:noProof/>
          </w:rPr>
          <w:delText>2</w:delText>
        </w:r>
        <w:r w:rsidR="002956A8" w:rsidDel="00341DDB">
          <w:fldChar w:fldCharType="end"/>
        </w:r>
      </w:del>
      <w:r>
        <w:t xml:space="preserve"> - </w:t>
      </w:r>
      <w:commentRangeStart w:id="2457"/>
      <w:r>
        <w:t>Plan de aceptación del producto</w:t>
      </w:r>
      <w:bookmarkEnd w:id="2451"/>
      <w:commentRangeEnd w:id="2457"/>
      <w:r w:rsidR="00D91A3D">
        <w:rPr>
          <w:rStyle w:val="Refdecomentario"/>
          <w:rFonts w:cs="Calibri"/>
          <w:i w:val="0"/>
          <w:iCs w:val="0"/>
        </w:rPr>
        <w:commentReference w:id="2457"/>
      </w:r>
    </w:p>
    <w:p w:rsidR="00380229" w:rsidRDefault="002956A8">
      <w:pPr>
        <w:pStyle w:val="Epgrafe"/>
      </w:pPr>
      <w:r w:rsidRPr="002956A8">
        <w:rPr>
          <w:rFonts w:ascii="Arial" w:hAnsi="Arial" w:cs="Arial"/>
          <w:noProof/>
          <w:lang w:val="es-CO" w:eastAsia="es-CO"/>
        </w:rPr>
      </w:r>
      <w:r w:rsidRPr="002956A8">
        <w:rPr>
          <w:rFonts w:ascii="Arial" w:hAnsi="Arial" w:cs="Arial"/>
          <w:noProof/>
          <w:lang w:val="es-CO" w:eastAsia="es-CO"/>
        </w:rPr>
        <w:pict>
          <v:shape id="_x0000_s1048" type="#_x0000_t202" style="width:373.95pt;height:4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" fillcolor="white [3201]" stroked="f" strokecolor="black [3200]" strokeweight="1pt">
            <v:stroke dashstyle="dash"/>
            <v:shadow color="#868686"/>
            <v:textbox>
              <w:txbxContent>
                <w:p w:rsidR="008B38F0" w:rsidRPr="00D825AD" w:rsidRDefault="008B38F0" w:rsidP="00F41746">
                  <w:pPr>
                    <w:spacing w:after="0"/>
                    <w:rPr>
                      <w:i/>
                      <w:sz w:val="18"/>
                      <w:szCs w:val="18"/>
                      <w:lang w:val="es-CO"/>
                    </w:rPr>
                  </w:pPr>
                  <w:r>
                    <w:rPr>
                      <w:i/>
                      <w:sz w:val="18"/>
                      <w:szCs w:val="18"/>
                      <w:lang w:val="es-CO"/>
                    </w:rPr>
                    <w:t>Se especifican los artefactos requeridos para cada entrega y las condiciones que deben cumplir para ser aceptados por el cliente</w:t>
                  </w:r>
                </w:p>
              </w:txbxContent>
            </v:textbox>
            <w10:wrap type="none"/>
            <w10:anchorlock/>
          </v:shape>
        </w:pict>
      </w:r>
    </w:p>
    <w:tbl>
      <w:tblPr>
        <w:tblStyle w:val="Cuadrculamedia1-nfasis1"/>
        <w:tblW w:w="0" w:type="auto"/>
        <w:tblLook w:val="04A0"/>
        <w:tblPrChange w:id="2458" w:author="Familia Valderrama A" w:date="2014-03-11T20:32:00Z">
          <w:tblPr>
            <w:tblStyle w:val="Cuadrculamedia1-nfasis1"/>
            <w:tblW w:w="0" w:type="auto"/>
            <w:tblLook w:val="04A0"/>
          </w:tblPr>
        </w:tblPrChange>
      </w:tblPr>
      <w:tblGrid>
        <w:gridCol w:w="2879"/>
        <w:gridCol w:w="2908"/>
        <w:gridCol w:w="2933"/>
        <w:tblGridChange w:id="2459">
          <w:tblGrid>
            <w:gridCol w:w="2879"/>
            <w:gridCol w:w="2908"/>
            <w:gridCol w:w="2933"/>
          </w:tblGrid>
        </w:tblGridChange>
      </w:tblGrid>
      <w:tr w:rsidR="00CF29F0" w:rsidTr="003653CA">
        <w:trPr>
          <w:cnfStyle w:val="100000000000"/>
        </w:trPr>
        <w:tc>
          <w:tcPr>
            <w:cnfStyle w:val="001000000000"/>
            <w:tcW w:w="2879" w:type="dxa"/>
            <w:tcBorders>
              <w:top w:val="nil"/>
              <w:left w:val="nil"/>
            </w:tcBorders>
            <w:shd w:val="clear" w:color="auto" w:fill="auto"/>
            <w:vAlign w:val="center"/>
            <w:tcPrChange w:id="2460" w:author="Familia Valderrama A" w:date="2014-03-11T20:32:00Z">
              <w:tcPr>
                <w:tcW w:w="2879" w:type="dxa"/>
                <w:tcBorders>
                  <w:top w:val="nil"/>
                  <w:left w:val="nil"/>
                </w:tcBorders>
                <w:shd w:val="clear" w:color="auto" w:fill="auto"/>
              </w:tcPr>
            </w:tcPrChange>
          </w:tcPr>
          <w:p w:rsidR="008B38F0" w:rsidRDefault="008B38F0">
            <w:pPr>
              <w:jc w:val="center"/>
              <w:cnfStyle w:val="101000000000"/>
              <w:rPr>
                <w:rFonts w:ascii="Arial" w:hAnsi="Arial" w:cs="Arial"/>
                <w:b w:val="0"/>
                <w:bCs w:val="0"/>
                <w:szCs w:val="24"/>
                <w:lang w:val="es-CO"/>
              </w:rPr>
              <w:pPrChange w:id="2461" w:author="Familia Valderrama A" w:date="2014-03-11T20:32:00Z">
                <w:pPr>
                  <w:tabs>
                    <w:tab w:val="center" w:pos="4419"/>
                    <w:tab w:val="right" w:pos="8838"/>
                  </w:tabs>
                  <w:spacing w:after="200" w:line="276" w:lineRule="auto"/>
                  <w:cnfStyle w:val="101000000000"/>
                </w:pPr>
              </w:pPrChange>
            </w:pPr>
          </w:p>
        </w:tc>
        <w:tc>
          <w:tcPr>
            <w:tcW w:w="2908" w:type="dxa"/>
            <w:shd w:val="clear" w:color="auto" w:fill="17365D" w:themeFill="text2" w:themeFillShade="BF"/>
            <w:vAlign w:val="center"/>
            <w:tcPrChange w:id="2462" w:author="Familia Valderrama A" w:date="2014-03-11T20:32:00Z">
              <w:tcPr>
                <w:tcW w:w="2908" w:type="dxa"/>
                <w:shd w:val="clear" w:color="auto" w:fill="17365D" w:themeFill="text2" w:themeFillShade="BF"/>
              </w:tcPr>
            </w:tcPrChange>
          </w:tcPr>
          <w:p w:rsidR="00380229" w:rsidRDefault="00CF29F0">
            <w:pPr>
              <w:jc w:val="center"/>
              <w:cnfStyle w:val="100000000000"/>
              <w:rPr>
                <w:rFonts w:ascii="Arial" w:hAnsi="Arial" w:cs="Arial"/>
                <w:b w:val="0"/>
                <w:bCs w:val="0"/>
                <w:szCs w:val="24"/>
                <w:lang w:val="es-CO"/>
              </w:rPr>
            </w:pPr>
            <w:r w:rsidRPr="00027ED7">
              <w:rPr>
                <w:rFonts w:ascii="Arial" w:hAnsi="Arial" w:cs="Arial"/>
                <w:szCs w:val="24"/>
                <w:lang w:val="es-CO"/>
              </w:rPr>
              <w:t>Entregables</w:t>
            </w:r>
          </w:p>
        </w:tc>
        <w:tc>
          <w:tcPr>
            <w:tcW w:w="2933" w:type="dxa"/>
            <w:shd w:val="clear" w:color="auto" w:fill="17365D" w:themeFill="text2" w:themeFillShade="BF"/>
            <w:tcPrChange w:id="2463" w:author="Familia Valderrama A" w:date="2014-03-11T20:32:00Z">
              <w:tcPr>
                <w:tcW w:w="2933" w:type="dxa"/>
                <w:shd w:val="clear" w:color="auto" w:fill="17365D" w:themeFill="text2" w:themeFillShade="BF"/>
              </w:tcPr>
            </w:tcPrChange>
          </w:tcPr>
          <w:p w:rsidR="00380229" w:rsidRDefault="00CF29F0" w:rsidP="003653CA">
            <w:pPr>
              <w:jc w:val="center"/>
              <w:cnfStyle w:val="100000000000"/>
              <w:rPr>
                <w:rFonts w:ascii="Arial" w:hAnsi="Arial" w:cs="Arial"/>
                <w:b w:val="0"/>
                <w:bCs w:val="0"/>
                <w:szCs w:val="24"/>
                <w:lang w:val="es-CO"/>
              </w:rPr>
            </w:pPr>
            <w:r w:rsidRPr="00027ED7">
              <w:rPr>
                <w:rFonts w:ascii="Arial" w:hAnsi="Arial" w:cs="Arial"/>
                <w:szCs w:val="24"/>
                <w:lang w:val="es-CO"/>
              </w:rPr>
              <w:t>Condiciones de entrega</w:t>
            </w:r>
          </w:p>
        </w:tc>
      </w:tr>
      <w:tr w:rsidR="00CF29F0" w:rsidRPr="00CB0928" w:rsidTr="003653CA">
        <w:trPr>
          <w:cnfStyle w:val="000000100000"/>
        </w:trPr>
        <w:tc>
          <w:tcPr>
            <w:cnfStyle w:val="001000000000"/>
            <w:tcW w:w="2879" w:type="dxa"/>
            <w:vMerge w:val="restart"/>
            <w:vAlign w:val="center"/>
            <w:tcPrChange w:id="2464" w:author="Familia Valderrama A" w:date="2014-03-11T20:32:00Z">
              <w:tcPr>
                <w:tcW w:w="2879" w:type="dxa"/>
                <w:vMerge w:val="restart"/>
              </w:tcPr>
            </w:tcPrChange>
          </w:tcPr>
          <w:p w:rsidR="00380229" w:rsidRDefault="00CF29F0">
            <w:pPr>
              <w:jc w:val="center"/>
              <w:cnfStyle w:val="001000100000"/>
              <w:rPr>
                <w:ins w:id="2465" w:author="Estudiante" w:date="2014-04-01T16:55:00Z"/>
                <w:rFonts w:ascii="Arial" w:hAnsi="Arial" w:cs="Arial"/>
                <w:szCs w:val="24"/>
                <w:lang w:val="es-CO"/>
              </w:rPr>
            </w:pPr>
            <w:r w:rsidRPr="00F54E2E">
              <w:rPr>
                <w:rFonts w:ascii="Arial" w:hAnsi="Arial" w:cs="Arial"/>
                <w:szCs w:val="24"/>
                <w:lang w:val="es-CO"/>
              </w:rPr>
              <w:t>Entrega #1</w:t>
            </w:r>
          </w:p>
          <w:p w:rsidR="000831B9" w:rsidRDefault="000831B9">
            <w:pPr>
              <w:jc w:val="center"/>
              <w:cnfStyle w:val="001000100000"/>
              <w:rPr>
                <w:ins w:id="2466" w:author="Estudiante" w:date="2014-04-01T16:55:00Z"/>
                <w:rFonts w:ascii="Arial" w:hAnsi="Arial" w:cs="Arial"/>
                <w:szCs w:val="24"/>
                <w:lang w:val="es-CO"/>
              </w:rPr>
            </w:pPr>
          </w:p>
          <w:p w:rsidR="000831B9" w:rsidRDefault="000831B9">
            <w:pPr>
              <w:jc w:val="center"/>
              <w:cnfStyle w:val="001000100000"/>
              <w:rPr>
                <w:rFonts w:ascii="Arial" w:hAnsi="Arial" w:cs="Arial"/>
                <w:b w:val="0"/>
                <w:bCs w:val="0"/>
                <w:szCs w:val="24"/>
                <w:lang w:val="es-CO"/>
              </w:rPr>
            </w:pPr>
            <w:ins w:id="2467" w:author="Estudiante" w:date="2014-04-01T16:55:00Z">
              <w:r>
                <w:rPr>
                  <w:rFonts w:ascii="Arial" w:hAnsi="Arial" w:cs="Arial"/>
                  <w:szCs w:val="24"/>
                  <w:lang w:val="es-CO"/>
                </w:rPr>
                <w:t>(Iteración 1 y 2)</w:t>
              </w:r>
            </w:ins>
          </w:p>
        </w:tc>
        <w:tc>
          <w:tcPr>
            <w:tcW w:w="2908" w:type="dxa"/>
            <w:vAlign w:val="center"/>
            <w:tcPrChange w:id="2468"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469" w:author="Familia Valderrama A" w:date="2014-03-11T20:32:00Z">
                <w:pPr>
                  <w:spacing w:after="200" w:line="276" w:lineRule="auto"/>
                  <w:cnfStyle w:val="000000100000"/>
                </w:pPr>
              </w:pPrChange>
            </w:pPr>
            <w:r>
              <w:rPr>
                <w:rFonts w:ascii="Arial" w:hAnsi="Arial" w:cs="Arial"/>
                <w:szCs w:val="24"/>
                <w:lang w:val="es-CO"/>
              </w:rPr>
              <w:t>SPMP</w:t>
            </w:r>
          </w:p>
        </w:tc>
        <w:tc>
          <w:tcPr>
            <w:tcW w:w="2933" w:type="dxa"/>
            <w:tcPrChange w:id="2470"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471" w:author="Familia Valderrama A" w:date="2014-03-11T20:32:00Z">
                <w:pPr>
                  <w:spacing w:after="200" w:line="276" w:lineRule="auto"/>
                  <w:cnfStyle w:val="000000100000"/>
                </w:pPr>
              </w:pPrChange>
            </w:pPr>
            <w:r>
              <w:rPr>
                <w:rFonts w:ascii="Arial" w:hAnsi="Arial" w:cs="Arial"/>
                <w:szCs w:val="24"/>
                <w:lang w:val="es-CO"/>
              </w:rPr>
              <w:t xml:space="preserve">Cumple los </w:t>
            </w:r>
            <w:commentRangeStart w:id="2472"/>
            <w:r>
              <w:rPr>
                <w:rFonts w:ascii="Arial" w:hAnsi="Arial" w:cs="Arial"/>
                <w:szCs w:val="24"/>
                <w:lang w:val="es-CO"/>
              </w:rPr>
              <w:t>parámetros de calidad</w:t>
            </w:r>
            <w:commentRangeEnd w:id="2472"/>
            <w:r w:rsidR="00293B7A">
              <w:rPr>
                <w:rStyle w:val="Refdecomentario"/>
              </w:rPr>
              <w:commentReference w:id="2472"/>
            </w:r>
            <w:r>
              <w:rPr>
                <w:rFonts w:ascii="Arial" w:hAnsi="Arial" w:cs="Arial"/>
                <w:szCs w:val="24"/>
                <w:lang w:val="es-CO"/>
              </w:rPr>
              <w:t xml:space="preserve"> especificados en la </w:t>
            </w:r>
            <w:r w:rsidR="002956A8" w:rsidRPr="002956A8">
              <w:rPr>
                <w:rFonts w:ascii="Arial" w:hAnsi="Arial" w:cs="Arial"/>
                <w:szCs w:val="24"/>
                <w:lang w:val="es-CO"/>
                <w:rPrChange w:id="2473" w:author="Sala Virtual Piso 1" w:date="2014-03-13T11:37:00Z">
                  <w:rPr>
                    <w:rFonts w:ascii="Arial" w:hAnsi="Arial" w:cs="Arial"/>
                    <w:color w:val="0000FF" w:themeColor="hyperlink"/>
                    <w:sz w:val="16"/>
                    <w:szCs w:val="24"/>
                    <w:u w:val="single"/>
                    <w:lang w:val="es-CO"/>
                  </w:rPr>
                </w:rPrChange>
              </w:rPr>
              <w:t>rúbrica</w:t>
            </w:r>
            <w:customXmlInsRangeStart w:id="2474" w:author="Sala Virtual Piso 1" w:date="2014-03-13T11:38:00Z"/>
            <w:sdt>
              <w:sdtPr>
                <w:rPr>
                  <w:rFonts w:ascii="Arial" w:hAnsi="Arial" w:cs="Arial"/>
                  <w:szCs w:val="24"/>
                  <w:lang w:val="es-CO"/>
                </w:rPr>
                <w:id w:val="1137461292"/>
                <w:citation/>
              </w:sdtPr>
              <w:sdtContent>
                <w:customXmlInsRangeEnd w:id="2474"/>
                <w:ins w:id="2475" w:author="Sala Virtual Piso 1" w:date="2014-03-13T11:38:00Z">
                  <w:r w:rsidR="002956A8">
                    <w:rPr>
                      <w:rFonts w:ascii="Arial" w:hAnsi="Arial" w:cs="Arial"/>
                      <w:szCs w:val="24"/>
                      <w:lang w:val="es-CO"/>
                    </w:rPr>
                    <w:fldChar w:fldCharType="begin"/>
                  </w:r>
                  <w:r w:rsidR="003B43C7">
                    <w:rPr>
                      <w:rFonts w:ascii="Arial" w:hAnsi="Arial" w:cs="Arial"/>
                      <w:szCs w:val="24"/>
                      <w:lang w:val="es-CO"/>
                    </w:rPr>
                    <w:instrText xml:space="preserve"> CITATION Tor141 \l 9226 </w:instrText>
                  </w:r>
                </w:ins>
                <w:r w:rsidR="002956A8">
                  <w:rPr>
                    <w:rFonts w:ascii="Arial" w:hAnsi="Arial" w:cs="Arial"/>
                    <w:szCs w:val="24"/>
                    <w:lang w:val="es-CO"/>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[32]</w:t>
                </w:r>
                <w:ins w:id="2476" w:author="Sala Virtual Piso 1" w:date="2014-03-13T11:38:00Z">
                  <w:r w:rsidR="002956A8">
                    <w:rPr>
                      <w:rFonts w:ascii="Arial" w:hAnsi="Arial" w:cs="Arial"/>
                      <w:szCs w:val="24"/>
                      <w:lang w:val="es-CO"/>
                    </w:rPr>
                    <w:fldChar w:fldCharType="end"/>
                  </w:r>
                </w:ins>
                <w:customXmlInsRangeStart w:id="2477" w:author="Sala Virtual Piso 1" w:date="2014-03-13T11:38:00Z"/>
              </w:sdtContent>
            </w:sdt>
            <w:customXmlInsRangeEnd w:id="2477"/>
            <w:customXmlDelRangeStart w:id="2478" w:author="Familia Valderrama A" w:date="2014-03-11T20:32:00Z"/>
            <w:sdt>
              <w:sdtPr>
                <w:rPr>
                  <w:rFonts w:ascii="Arial" w:hAnsi="Arial" w:cs="Arial"/>
                  <w:szCs w:val="24"/>
                  <w:lang w:val="es-CO"/>
                </w:rPr>
                <w:id w:val="-1438138074"/>
                <w:citation/>
              </w:sdtPr>
              <w:sdtContent>
                <w:customXmlDelRangeEnd w:id="2478"/>
                <w:del w:id="2479" w:author="Familia Valderrama A" w:date="2014-03-11T20:32:00Z">
                  <w:r w:rsidR="002956A8" w:rsidDel="003653CA">
                    <w:rPr>
                      <w:rFonts w:ascii="Arial" w:hAnsi="Arial" w:cs="Arial"/>
                      <w:szCs w:val="24"/>
                      <w:lang w:val="es-CO"/>
                    </w:rPr>
                    <w:fldChar w:fldCharType="begin"/>
                  </w:r>
                  <w:r w:rsidDel="003653CA">
                    <w:rPr>
                      <w:rFonts w:ascii="Arial" w:hAnsi="Arial" w:cs="Arial"/>
                      <w:szCs w:val="24"/>
                      <w:lang w:val="es-CO"/>
                    </w:rPr>
                    <w:delInstrText xml:space="preserve"> CITATION Tor141 \l 9226 </w:delInstrText>
                  </w:r>
                  <w:r w:rsidR="002956A8" w:rsidDel="003653CA">
                    <w:rPr>
                      <w:rFonts w:ascii="Arial" w:hAnsi="Arial" w:cs="Arial"/>
                      <w:szCs w:val="24"/>
                      <w:lang w:val="es-CO"/>
                    </w:rPr>
                    <w:fldChar w:fldCharType="separate"/>
                  </w:r>
                  <w:r w:rsidR="00FD39F2" w:rsidDel="003653CA">
                    <w:rPr>
                      <w:rFonts w:ascii="Arial" w:hAnsi="Arial" w:cs="Arial"/>
                      <w:noProof/>
                      <w:szCs w:val="24"/>
                      <w:lang w:val="es-CO"/>
                    </w:rPr>
                    <w:delText xml:space="preserve"> </w:delText>
                  </w:r>
                  <w:r w:rsidR="00FD39F2" w:rsidRPr="00FD39F2" w:rsidDel="003653CA">
                    <w:rPr>
                      <w:rFonts w:ascii="Arial" w:hAnsi="Arial" w:cs="Arial"/>
                      <w:noProof/>
                      <w:szCs w:val="24"/>
                      <w:lang w:val="es-CO"/>
                    </w:rPr>
                    <w:delText>[30]</w:delText>
                  </w:r>
                  <w:r w:rsidR="002956A8" w:rsidDel="003653CA">
                    <w:rPr>
                      <w:rFonts w:ascii="Arial" w:hAnsi="Arial" w:cs="Arial"/>
                      <w:szCs w:val="24"/>
                      <w:lang w:val="es-CO"/>
                    </w:rPr>
                    <w:fldChar w:fldCharType="end"/>
                  </w:r>
                </w:del>
                <w:customXmlDelRangeStart w:id="2480" w:author="Familia Valderrama A" w:date="2014-03-11T20:32:00Z"/>
              </w:sdtContent>
            </w:sdt>
            <w:customXmlDelRangeEnd w:id="2480"/>
            <w:r>
              <w:rPr>
                <w:rFonts w:ascii="Arial" w:hAnsi="Arial" w:cs="Arial"/>
                <w:szCs w:val="24"/>
                <w:lang w:val="es-CO"/>
              </w:rPr>
              <w:t xml:space="preserve">. </w:t>
            </w:r>
          </w:p>
        </w:tc>
      </w:tr>
      <w:tr w:rsidR="00CF29F0" w:rsidRPr="00CB0928" w:rsidTr="003653CA">
        <w:tc>
          <w:tcPr>
            <w:cnfStyle w:val="001000000000"/>
            <w:tcW w:w="2879" w:type="dxa"/>
            <w:vMerge/>
            <w:vAlign w:val="center"/>
            <w:tcPrChange w:id="2481" w:author="Familia Valderrama A" w:date="2014-03-11T20:32:00Z">
              <w:tcPr>
                <w:tcW w:w="2879" w:type="dxa"/>
                <w:vMerge/>
              </w:tcPr>
            </w:tcPrChange>
          </w:tcPr>
          <w:p w:rsidR="008B38F0" w:rsidRDefault="008B38F0">
            <w:pPr>
              <w:jc w:val="center"/>
              <w:rPr>
                <w:rFonts w:ascii="Arial" w:hAnsi="Arial" w:cs="Arial"/>
                <w:b w:val="0"/>
                <w:bCs w:val="0"/>
                <w:szCs w:val="24"/>
                <w:lang w:val="es-CO"/>
              </w:rPr>
              <w:pPrChange w:id="2482" w:author="Familia Valderrama A" w:date="2014-03-11T20:32:00Z">
                <w:pPr>
                  <w:spacing w:after="200" w:line="276" w:lineRule="auto"/>
                </w:pPr>
              </w:pPrChange>
            </w:pPr>
          </w:p>
        </w:tc>
        <w:tc>
          <w:tcPr>
            <w:tcW w:w="2908" w:type="dxa"/>
            <w:vAlign w:val="center"/>
            <w:tcPrChange w:id="2483"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484" w:author="Familia Valderrama A" w:date="2014-03-11T20:32:00Z">
                <w:pPr>
                  <w:spacing w:after="200" w:line="276" w:lineRule="auto"/>
                  <w:cnfStyle w:val="000000000000"/>
                </w:pPr>
              </w:pPrChange>
            </w:pPr>
            <w:del w:id="2485" w:author="Familia Valderrama A" w:date="2014-03-11T20:36:00Z">
              <w:r w:rsidDel="00380229">
                <w:rPr>
                  <w:rFonts w:ascii="Arial" w:hAnsi="Arial" w:cs="Arial"/>
                  <w:szCs w:val="24"/>
                  <w:lang w:val="es-CO"/>
                </w:rPr>
                <w:delText>Casos de Uso</w:delText>
              </w:r>
            </w:del>
            <w:ins w:id="2486" w:author="Familia Valderrama A" w:date="2014-03-11T20:36:00Z">
              <w:r w:rsidR="00380229">
                <w:rPr>
                  <w:rFonts w:ascii="Arial" w:hAnsi="Arial" w:cs="Arial"/>
                  <w:szCs w:val="24"/>
                  <w:lang w:val="es-CO"/>
                </w:rPr>
                <w:t>Task Slips</w:t>
              </w:r>
            </w:ins>
          </w:p>
        </w:tc>
        <w:tc>
          <w:tcPr>
            <w:tcW w:w="2933" w:type="dxa"/>
            <w:tcPrChange w:id="2487"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488" w:author="Estudiante" w:date="2014-04-01T17:09:00Z">
                <w:pPr>
                  <w:spacing w:after="200" w:line="276" w:lineRule="auto"/>
                  <w:cnfStyle w:val="000000000000"/>
                </w:pPr>
              </w:pPrChange>
            </w:pPr>
            <w:r>
              <w:rPr>
                <w:rFonts w:ascii="Arial" w:hAnsi="Arial" w:cs="Arial"/>
                <w:szCs w:val="24"/>
                <w:lang w:val="es-CO"/>
              </w:rPr>
              <w:t xml:space="preserve">Se </w:t>
            </w:r>
            <w:commentRangeStart w:id="2489"/>
            <w:r>
              <w:rPr>
                <w:rFonts w:ascii="Arial" w:hAnsi="Arial" w:cs="Arial"/>
                <w:szCs w:val="24"/>
                <w:lang w:val="es-CO"/>
              </w:rPr>
              <w:t>definen 40%</w:t>
            </w:r>
            <w:commentRangeEnd w:id="2489"/>
            <w:r w:rsidR="008D235B">
              <w:rPr>
                <w:rStyle w:val="Refdecomentario"/>
              </w:rPr>
              <w:commentReference w:id="2489"/>
            </w:r>
            <w:r>
              <w:rPr>
                <w:rFonts w:ascii="Arial" w:hAnsi="Arial" w:cs="Arial"/>
                <w:szCs w:val="24"/>
                <w:lang w:val="es-CO"/>
              </w:rPr>
              <w:t xml:space="preserve"> de los </w:t>
            </w:r>
            <w:del w:id="2490" w:author="Familia Valderrama A" w:date="2014-03-11T20:36:00Z">
              <w:r w:rsidDel="00380229">
                <w:rPr>
                  <w:rFonts w:ascii="Arial" w:hAnsi="Arial" w:cs="Arial"/>
                  <w:szCs w:val="24"/>
                  <w:lang w:val="es-CO"/>
                </w:rPr>
                <w:delText>casos de uso</w:delText>
              </w:r>
            </w:del>
            <w:ins w:id="2491" w:author="Familia Valderrama A" w:date="2014-03-11T20:36:00Z">
              <w:r w:rsidR="00380229">
                <w:rPr>
                  <w:rFonts w:ascii="Arial" w:hAnsi="Arial" w:cs="Arial"/>
                  <w:szCs w:val="24"/>
                  <w:lang w:val="es-CO"/>
                </w:rPr>
                <w:t>Task slips</w:t>
              </w:r>
            </w:ins>
            <w:r>
              <w:rPr>
                <w:rFonts w:ascii="Arial" w:hAnsi="Arial" w:cs="Arial"/>
                <w:szCs w:val="24"/>
                <w:lang w:val="es-CO"/>
              </w:rPr>
              <w:t xml:space="preserve">. </w:t>
            </w:r>
            <w:del w:id="2492" w:author="Estudiante" w:date="2014-04-01T17:09:00Z">
              <w:r w:rsidDel="007911ED">
                <w:rPr>
                  <w:rFonts w:ascii="Arial" w:hAnsi="Arial" w:cs="Arial"/>
                  <w:szCs w:val="24"/>
                  <w:lang w:val="es-CO"/>
                </w:rPr>
                <w:delText xml:space="preserve">Se utiliza adecuadamente la </w:delText>
              </w:r>
            </w:del>
            <w:ins w:id="2493" w:author="Estudiante" w:date="2014-04-01T17:09:00Z">
              <w:r w:rsidR="007911ED">
                <w:rPr>
                  <w:rFonts w:ascii="Arial" w:hAnsi="Arial" w:cs="Arial"/>
                  <w:szCs w:val="24"/>
                  <w:lang w:val="es-CO"/>
                </w:rPr>
                <w:t xml:space="preserve">Cada Task Slip contiene todos los campos requeridos en la </w:t>
              </w:r>
            </w:ins>
            <w:ins w:id="2494" w:author="Sala Virtual Piso 1" w:date="2014-03-13T11:53:00Z">
              <w:r w:rsidR="002956A8" w:rsidRPr="002956A8">
                <w:rPr>
                  <w:rFonts w:ascii="Arial" w:hAnsi="Arial" w:cs="Arial"/>
                  <w:szCs w:val="24"/>
                  <w:lang w:val="es-CO"/>
                  <w:rPrChange w:id="2495" w:author="Sala Virtual Piso 1" w:date="2014-03-13T11:53:00Z">
                    <w:rPr>
                      <w:rFonts w:ascii="Arial" w:hAnsi="Arial" w:cs="Arial"/>
                      <w:sz w:val="16"/>
                      <w:szCs w:val="24"/>
                      <w:highlight w:val="red"/>
                      <w:lang w:val="es-CO"/>
                    </w:rPr>
                  </w:rPrChange>
                </w:rPr>
                <w:fldChar w:fldCharType="begin"/>
              </w:r>
            </w:ins>
            <w:ins w:id="2496" w:author="Estudiante" w:date="2014-04-01T17:36:00Z">
              <w:r w:rsidR="001B2A73">
                <w:rPr>
                  <w:rFonts w:ascii="Arial" w:hAnsi="Arial" w:cs="Arial"/>
                  <w:szCs w:val="24"/>
                  <w:lang w:val="es-CO"/>
                </w:rPr>
                <w:instrText>HYPERLINK "C:\\Users\\Estudiante\\AppData\\Local\\Temp\\Plantillas\\Task slips.xlsx"</w:instrText>
              </w:r>
            </w:ins>
            <w:ins w:id="2497" w:author="Sala Virtual Piso 1" w:date="2014-03-13T11:53:00Z">
              <w:del w:id="2498" w:author="Estudiante" w:date="2014-04-01T17:36:00Z">
                <w:r w:rsidR="002956A8" w:rsidRPr="002956A8">
                  <w:rPr>
                    <w:rFonts w:ascii="Arial" w:hAnsi="Arial" w:cs="Arial"/>
                    <w:szCs w:val="24"/>
                    <w:lang w:val="es-CO"/>
                    <w:rPrChange w:id="2499" w:author="Sala Virtual Piso 1" w:date="2014-03-13T11:53:00Z">
                      <w:rPr>
                        <w:rFonts w:ascii="Arial" w:hAnsi="Arial" w:cs="Arial"/>
                        <w:sz w:val="16"/>
                        <w:szCs w:val="24"/>
                        <w:highlight w:val="red"/>
                        <w:lang w:val="es-CO"/>
                      </w:rPr>
                    </w:rPrChange>
                  </w:rPr>
                  <w:delInstrText xml:space="preserve"> HYPERLINK "Plantillas/Task%20slips.xlsx" </w:delInstrText>
                </w:r>
              </w:del>
              <w:r w:rsidR="002956A8" w:rsidRPr="002956A8">
                <w:rPr>
                  <w:rFonts w:ascii="Arial" w:hAnsi="Arial" w:cs="Arial"/>
                  <w:szCs w:val="24"/>
                  <w:lang w:val="es-CO"/>
                  <w:rPrChange w:id="2500" w:author="Sala Virtual Piso 1" w:date="2014-03-13T11:53:00Z">
                    <w:rPr>
                      <w:rFonts w:ascii="Arial" w:hAnsi="Arial" w:cs="Arial"/>
                      <w:sz w:val="16"/>
                      <w:szCs w:val="24"/>
                      <w:highlight w:val="red"/>
                      <w:lang w:val="es-CO"/>
                    </w:rPr>
                  </w:rPrChange>
                </w:rPr>
                <w:fldChar w:fldCharType="separate"/>
              </w:r>
              <w:r w:rsidR="002956A8" w:rsidRPr="002956A8">
                <w:rPr>
                  <w:rStyle w:val="Hipervnculo"/>
                  <w:rPrChange w:id="2501" w:author="Sala Virtual Piso 1" w:date="2014-03-13T11:53:00Z">
                    <w:rPr>
                      <w:rFonts w:ascii="Arial" w:hAnsi="Arial" w:cs="Arial"/>
                      <w:color w:val="0000FF" w:themeColor="hyperlink"/>
                      <w:sz w:val="16"/>
                      <w:szCs w:val="24"/>
                      <w:u w:val="single"/>
                      <w:lang w:val="es-CO"/>
                    </w:rPr>
                  </w:rPrChange>
                </w:rPr>
                <w:t>plantilla</w:t>
              </w:r>
              <w:r w:rsidR="002956A8" w:rsidRPr="002956A8">
                <w:rPr>
                  <w:rFonts w:ascii="Arial" w:hAnsi="Arial" w:cs="Arial"/>
                  <w:szCs w:val="24"/>
                  <w:lang w:val="es-CO"/>
                  <w:rPrChange w:id="2502" w:author="Sala Virtual Piso 1" w:date="2014-03-13T11:53:00Z">
                    <w:rPr>
                      <w:rFonts w:ascii="Arial" w:hAnsi="Arial" w:cs="Arial"/>
                      <w:sz w:val="16"/>
                      <w:szCs w:val="24"/>
                      <w:highlight w:val="red"/>
                      <w:lang w:val="es-CO"/>
                    </w:rPr>
                  </w:rPrChange>
                </w:rPr>
                <w:fldChar w:fldCharType="end"/>
              </w:r>
            </w:ins>
            <w:ins w:id="2503" w:author="Estudiante" w:date="2014-04-01T17:10:00Z">
              <w:r w:rsidR="007911ED">
                <w:rPr>
                  <w:rFonts w:ascii="Arial" w:hAnsi="Arial" w:cs="Arial"/>
                  <w:szCs w:val="24"/>
                  <w:lang w:val="es-CO"/>
                </w:rPr>
                <w:t xml:space="preserve"> definida para la especificación de estos</w:t>
              </w:r>
            </w:ins>
            <w:customXmlDelRangeStart w:id="2504" w:author="Familia Valderrama A" w:date="2014-03-11T20:32:00Z"/>
            <w:sdt>
              <w:sdtPr>
                <w:rPr>
                  <w:rFonts w:ascii="Arial" w:hAnsi="Arial" w:cs="Arial"/>
                  <w:szCs w:val="24"/>
                  <w:lang w:val="es-CO"/>
                </w:rPr>
                <w:id w:val="-926412354"/>
                <w:citation/>
              </w:sdtPr>
              <w:sdtContent>
                <w:customXmlDelRangeEnd w:id="2504"/>
                <w:del w:id="2505" w:author="Familia Valderrama A" w:date="2014-03-11T20:32:00Z">
                  <w:r w:rsidR="002956A8" w:rsidDel="003653CA">
                    <w:rPr>
                      <w:rFonts w:ascii="Arial" w:hAnsi="Arial" w:cs="Arial"/>
                      <w:szCs w:val="24"/>
                      <w:lang w:val="es-CO"/>
                    </w:rPr>
                    <w:fldChar w:fldCharType="begin"/>
                  </w:r>
                  <w:r w:rsidDel="003653CA">
                    <w:rPr>
                      <w:rFonts w:ascii="Arial" w:hAnsi="Arial" w:cs="Arial"/>
                      <w:szCs w:val="24"/>
                      <w:lang w:val="es-CO"/>
                    </w:rPr>
                    <w:delInstrText xml:space="preserve"> CITATION Sof14 \l 9226 </w:delInstrText>
                  </w:r>
                  <w:r w:rsidR="002956A8" w:rsidDel="003653CA">
                    <w:rPr>
                      <w:rFonts w:ascii="Arial" w:hAnsi="Arial" w:cs="Arial"/>
                      <w:szCs w:val="24"/>
                      <w:lang w:val="es-CO"/>
                    </w:rPr>
                    <w:fldChar w:fldCharType="separate"/>
                  </w:r>
                  <w:r w:rsidR="00FD39F2" w:rsidDel="003653CA">
                    <w:rPr>
                      <w:rFonts w:ascii="Arial" w:hAnsi="Arial" w:cs="Arial"/>
                      <w:noProof/>
                      <w:szCs w:val="24"/>
                      <w:lang w:val="es-CO"/>
                    </w:rPr>
                    <w:delText xml:space="preserve"> </w:delText>
                  </w:r>
                  <w:r w:rsidR="00FD39F2" w:rsidRPr="00FD39F2" w:rsidDel="003653CA">
                    <w:rPr>
                      <w:rFonts w:ascii="Arial" w:hAnsi="Arial" w:cs="Arial"/>
                      <w:noProof/>
                      <w:szCs w:val="24"/>
                      <w:lang w:val="es-CO"/>
                    </w:rPr>
                    <w:delText>[31]</w:delText>
                  </w:r>
                  <w:r w:rsidR="002956A8" w:rsidDel="003653CA">
                    <w:rPr>
                      <w:rFonts w:ascii="Arial" w:hAnsi="Arial" w:cs="Arial"/>
                      <w:szCs w:val="24"/>
                      <w:lang w:val="es-CO"/>
                    </w:rPr>
                    <w:fldChar w:fldCharType="end"/>
                  </w:r>
                </w:del>
                <w:customXmlDelRangeStart w:id="2506" w:author="Familia Valderrama A" w:date="2014-03-11T20:32:00Z"/>
              </w:sdtContent>
            </w:sdt>
            <w:customXmlDelRangeEnd w:id="2506"/>
            <w:r>
              <w:rPr>
                <w:rFonts w:ascii="Arial" w:hAnsi="Arial" w:cs="Arial"/>
                <w:szCs w:val="24"/>
                <w:lang w:val="es-CO"/>
              </w:rPr>
              <w:t>.</w:t>
            </w:r>
          </w:p>
        </w:tc>
      </w:tr>
      <w:tr w:rsidR="00CF29F0" w:rsidRPr="00CB0928" w:rsidTr="003653CA">
        <w:trPr>
          <w:cnfStyle w:val="000000100000"/>
        </w:trPr>
        <w:tc>
          <w:tcPr>
            <w:cnfStyle w:val="001000000000"/>
            <w:tcW w:w="2879" w:type="dxa"/>
            <w:vMerge/>
            <w:vAlign w:val="center"/>
            <w:tcPrChange w:id="2507" w:author="Familia Valderrama A" w:date="2014-03-11T20:32:00Z">
              <w:tcPr>
                <w:tcW w:w="2879" w:type="dxa"/>
                <w:vMerge/>
              </w:tcPr>
            </w:tcPrChange>
          </w:tcPr>
          <w:p w:rsidR="008B38F0" w:rsidRDefault="008B38F0">
            <w:pPr>
              <w:jc w:val="center"/>
              <w:cnfStyle w:val="001000100000"/>
              <w:rPr>
                <w:rFonts w:ascii="Arial" w:hAnsi="Arial" w:cs="Arial"/>
                <w:b w:val="0"/>
                <w:bCs w:val="0"/>
                <w:szCs w:val="24"/>
                <w:lang w:val="es-CO"/>
              </w:rPr>
              <w:pPrChange w:id="2508" w:author="Familia Valderrama A" w:date="2014-03-11T20:32:00Z">
                <w:pPr>
                  <w:spacing w:after="200" w:line="276" w:lineRule="auto"/>
                  <w:cnfStyle w:val="001000100000"/>
                </w:pPr>
              </w:pPrChange>
            </w:pPr>
          </w:p>
        </w:tc>
        <w:tc>
          <w:tcPr>
            <w:tcW w:w="2908" w:type="dxa"/>
            <w:vAlign w:val="center"/>
            <w:tcPrChange w:id="2509"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10" w:author="Familia Valderrama A" w:date="2014-03-11T20:32:00Z">
                <w:pPr>
                  <w:spacing w:after="200" w:line="276" w:lineRule="auto"/>
                  <w:cnfStyle w:val="000000100000"/>
                </w:pPr>
              </w:pPrChange>
            </w:pPr>
            <w:r>
              <w:rPr>
                <w:rFonts w:ascii="Arial" w:hAnsi="Arial" w:cs="Arial"/>
                <w:szCs w:val="24"/>
                <w:lang w:val="es-CO"/>
              </w:rPr>
              <w:t>Reporte Gerencial</w:t>
            </w:r>
          </w:p>
        </w:tc>
        <w:tc>
          <w:tcPr>
            <w:tcW w:w="2933" w:type="dxa"/>
            <w:tcPrChange w:id="2511" w:author="Familia Valderrama A" w:date="2014-03-11T20:32:00Z">
              <w:tcPr>
                <w:tcW w:w="2933" w:type="dxa"/>
              </w:tcPr>
            </w:tcPrChange>
          </w:tcPr>
          <w:p w:rsidR="008B38F0" w:rsidRDefault="00846AEB">
            <w:pPr>
              <w:jc w:val="left"/>
              <w:cnfStyle w:val="000000100000"/>
              <w:rPr>
                <w:rFonts w:ascii="Arial" w:hAnsi="Arial" w:cs="Arial"/>
                <w:szCs w:val="24"/>
                <w:lang w:val="es-CO"/>
              </w:rPr>
              <w:pPrChange w:id="2512" w:author="Familia Valderrama A" w:date="2014-03-11T20:32:00Z">
                <w:pPr>
                  <w:spacing w:after="200" w:line="276" w:lineRule="auto"/>
                  <w:cnfStyle w:val="000000100000"/>
                </w:pPr>
              </w:pPrChange>
            </w:pPr>
            <w:ins w:id="2513" w:author="Estudiante" w:date="2014-04-01T17:06:00Z">
              <w:r>
                <w:rPr>
                  <w:rFonts w:ascii="Arial" w:hAnsi="Arial" w:cs="Arial"/>
                  <w:szCs w:val="24"/>
                  <w:lang w:val="es-CO"/>
                </w:rPr>
                <w:t>Resumen del trabajo realizado para la entrega</w:t>
              </w:r>
            </w:ins>
            <w:ins w:id="2514" w:author="Estudiante" w:date="2014-04-01T17:07:00Z">
              <w:r>
                <w:rPr>
                  <w:rFonts w:ascii="Arial" w:hAnsi="Arial" w:cs="Arial"/>
                  <w:szCs w:val="24"/>
                  <w:lang w:val="es-CO"/>
                </w:rPr>
                <w:t xml:space="preserve">. </w:t>
              </w:r>
            </w:ins>
            <w:ins w:id="2515" w:author="Estudiante" w:date="2014-04-01T17:08:00Z">
              <w:r>
                <w:rPr>
                  <w:rFonts w:ascii="Arial" w:hAnsi="Arial" w:cs="Arial"/>
                  <w:szCs w:val="24"/>
                  <w:lang w:val="es-CO"/>
                </w:rPr>
                <w:t>Aspectos destacables del trabajo (Positivos y Negativos)</w:t>
              </w:r>
            </w:ins>
            <w:ins w:id="2516" w:author="Estudiante" w:date="2014-04-01T17:06:00Z">
              <w:r>
                <w:rPr>
                  <w:rFonts w:ascii="Arial" w:hAnsi="Arial" w:cs="Arial"/>
                  <w:szCs w:val="24"/>
                  <w:lang w:val="es-CO"/>
                </w:rPr>
                <w:t xml:space="preserve">. </w:t>
              </w:r>
            </w:ins>
            <w:ins w:id="2517" w:author="Estudiante" w:date="2014-04-01T17:07:00Z">
              <w:r>
                <w:rPr>
                  <w:rFonts w:ascii="Arial" w:hAnsi="Arial" w:cs="Arial"/>
                  <w:szCs w:val="24"/>
                  <w:lang w:val="es-CO"/>
                </w:rPr>
                <w:t xml:space="preserve">Burndown chart. </w:t>
              </w:r>
            </w:ins>
            <w:del w:id="2518" w:author="Estudiante" w:date="2014-04-01T17:06:00Z">
              <w:r w:rsidR="00CF29F0" w:rsidDel="00846AEB">
                <w:rPr>
                  <w:rFonts w:ascii="Arial" w:hAnsi="Arial" w:cs="Arial"/>
                  <w:szCs w:val="24"/>
                  <w:lang w:val="es-CO"/>
                </w:rPr>
                <w:delText xml:space="preserve">Resume de manera </w:delText>
              </w:r>
              <w:commentRangeStart w:id="2519"/>
              <w:r w:rsidR="00CF29F0" w:rsidDel="00846AEB">
                <w:rPr>
                  <w:rFonts w:ascii="Arial" w:hAnsi="Arial" w:cs="Arial"/>
                  <w:szCs w:val="24"/>
                  <w:lang w:val="es-CO"/>
                </w:rPr>
                <w:delText>completa y clara</w:delText>
              </w:r>
              <w:commentRangeEnd w:id="2519"/>
              <w:r w:rsidR="00F96557" w:rsidDel="00846AEB">
                <w:rPr>
                  <w:rStyle w:val="Refdecomentario"/>
                </w:rPr>
                <w:commentReference w:id="2519"/>
              </w:r>
              <w:r w:rsidR="00CF29F0" w:rsidDel="00846AEB">
                <w:rPr>
                  <w:rFonts w:ascii="Arial" w:hAnsi="Arial" w:cs="Arial"/>
                  <w:szCs w:val="24"/>
                  <w:lang w:val="es-CO"/>
                </w:rPr>
                <w:delText xml:space="preserve"> el trabajo realizado para la entrega correspondiente.</w:delText>
              </w:r>
            </w:del>
          </w:p>
        </w:tc>
      </w:tr>
      <w:tr w:rsidR="00CF29F0" w:rsidRPr="00CB0928" w:rsidTr="003653CA">
        <w:tc>
          <w:tcPr>
            <w:cnfStyle w:val="001000000000"/>
            <w:tcW w:w="2879" w:type="dxa"/>
            <w:vMerge w:val="restart"/>
            <w:vAlign w:val="center"/>
            <w:tcPrChange w:id="2520" w:author="Familia Valderrama A" w:date="2014-03-11T20:32:00Z">
              <w:tcPr>
                <w:tcW w:w="2879" w:type="dxa"/>
                <w:vMerge w:val="restart"/>
              </w:tcPr>
            </w:tcPrChange>
          </w:tcPr>
          <w:p w:rsidR="00380229" w:rsidRDefault="00CF29F0">
            <w:pPr>
              <w:jc w:val="center"/>
              <w:rPr>
                <w:ins w:id="2521" w:author="Estudiante" w:date="2014-04-01T16:55:00Z"/>
                <w:rFonts w:ascii="Arial" w:hAnsi="Arial" w:cs="Arial"/>
                <w:szCs w:val="24"/>
                <w:lang w:val="es-CO"/>
              </w:rPr>
            </w:pPr>
            <w:r w:rsidRPr="00F54E2E">
              <w:rPr>
                <w:rFonts w:ascii="Arial" w:hAnsi="Arial" w:cs="Arial"/>
                <w:szCs w:val="24"/>
                <w:lang w:val="es-CO"/>
              </w:rPr>
              <w:t>Entrega #2</w:t>
            </w:r>
          </w:p>
          <w:p w:rsidR="000831B9" w:rsidRDefault="000831B9">
            <w:pPr>
              <w:jc w:val="center"/>
              <w:rPr>
                <w:rFonts w:ascii="Arial" w:hAnsi="Arial" w:cs="Arial"/>
                <w:b w:val="0"/>
                <w:bCs w:val="0"/>
                <w:szCs w:val="24"/>
                <w:lang w:val="es-CO"/>
              </w:rPr>
            </w:pPr>
            <w:ins w:id="2522" w:author="Estudiante" w:date="2014-04-01T16:55:00Z">
              <w:r>
                <w:rPr>
                  <w:rFonts w:ascii="Arial" w:hAnsi="Arial" w:cs="Arial"/>
                  <w:szCs w:val="24"/>
                  <w:lang w:val="es-CO"/>
                </w:rPr>
                <w:t>(Iteración 3 y 4)</w:t>
              </w:r>
            </w:ins>
          </w:p>
        </w:tc>
        <w:tc>
          <w:tcPr>
            <w:tcW w:w="2908" w:type="dxa"/>
            <w:vAlign w:val="center"/>
            <w:tcPrChange w:id="2523"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24" w:author="Familia Valderrama A" w:date="2014-03-11T20:32:00Z">
                <w:pPr>
                  <w:spacing w:after="200" w:line="276" w:lineRule="auto"/>
                  <w:cnfStyle w:val="000000000000"/>
                </w:pPr>
              </w:pPrChange>
            </w:pPr>
            <w:r>
              <w:rPr>
                <w:rFonts w:ascii="Arial" w:hAnsi="Arial" w:cs="Arial"/>
                <w:szCs w:val="24"/>
                <w:lang w:val="es-CO"/>
              </w:rPr>
              <w:t>SPMP Corregido</w:t>
            </w:r>
          </w:p>
        </w:tc>
        <w:tc>
          <w:tcPr>
            <w:tcW w:w="2933" w:type="dxa"/>
            <w:tcPrChange w:id="2525" w:author="Familia Valderrama A" w:date="2014-03-11T20:32:00Z">
              <w:tcPr>
                <w:tcW w:w="2933" w:type="dxa"/>
              </w:tcPr>
            </w:tcPrChange>
          </w:tcPr>
          <w:p w:rsidR="008B38F0" w:rsidRDefault="00846AEB">
            <w:pPr>
              <w:jc w:val="left"/>
              <w:cnfStyle w:val="000000000000"/>
              <w:rPr>
                <w:rFonts w:ascii="Arial" w:hAnsi="Arial" w:cs="Arial"/>
                <w:szCs w:val="24"/>
                <w:lang w:val="es-CO"/>
              </w:rPr>
              <w:pPrChange w:id="2526" w:author="Familia Valderrama A" w:date="2014-03-11T20:32:00Z">
                <w:pPr>
                  <w:spacing w:after="200" w:line="276" w:lineRule="auto"/>
                  <w:cnfStyle w:val="000000000000"/>
                </w:pPr>
              </w:pPrChange>
            </w:pPr>
            <w:ins w:id="2527" w:author="Estudiante" w:date="2014-04-01T17:04:00Z">
              <w:r>
                <w:rPr>
                  <w:rFonts w:ascii="Arial" w:hAnsi="Arial" w:cs="Arial"/>
                  <w:szCs w:val="24"/>
                  <w:lang w:val="es-CO"/>
                </w:rPr>
                <w:t>Incluye el cont</w:t>
              </w:r>
            </w:ins>
            <w:ins w:id="2528" w:author="Estudiante" w:date="2014-04-01T17:06:00Z">
              <w:r>
                <w:rPr>
                  <w:rFonts w:ascii="Arial" w:hAnsi="Arial" w:cs="Arial"/>
                  <w:szCs w:val="24"/>
                  <w:lang w:val="es-CO"/>
                </w:rPr>
                <w:t>e</w:t>
              </w:r>
            </w:ins>
            <w:ins w:id="2529" w:author="Estudiante" w:date="2014-04-01T17:04:00Z">
              <w:r>
                <w:rPr>
                  <w:rFonts w:ascii="Arial" w:hAnsi="Arial" w:cs="Arial"/>
                  <w:szCs w:val="24"/>
                  <w:lang w:val="es-CO"/>
                </w:rPr>
                <w:t xml:space="preserve">nido corregido de acuerdo a las sugerencias del cliente. </w:t>
              </w:r>
            </w:ins>
            <w:del w:id="2530" w:author="Estudiante" w:date="2014-04-01T17:04:00Z">
              <w:r w:rsidR="00CF29F0" w:rsidDel="00846AEB">
                <w:rPr>
                  <w:rFonts w:ascii="Arial" w:hAnsi="Arial" w:cs="Arial"/>
                  <w:szCs w:val="24"/>
                  <w:lang w:val="es-CO"/>
                </w:rPr>
                <w:delText>Modificado según la revisión hecha por el cliente</w:delText>
              </w:r>
            </w:del>
            <w:del w:id="2531" w:author="Estudiante" w:date="2014-04-01T17:03:00Z">
              <w:r w:rsidR="00CF29F0" w:rsidDel="00846AEB">
                <w:rPr>
                  <w:rFonts w:ascii="Arial" w:hAnsi="Arial" w:cs="Arial"/>
                  <w:szCs w:val="24"/>
                  <w:lang w:val="es-CO"/>
                </w:rPr>
                <w:delText xml:space="preserve">. Mantiene el </w:delText>
              </w:r>
              <w:commentRangeStart w:id="2532"/>
              <w:r w:rsidR="00CF29F0" w:rsidDel="00846AEB">
                <w:rPr>
                  <w:rFonts w:ascii="Arial" w:hAnsi="Arial" w:cs="Arial"/>
                  <w:szCs w:val="24"/>
                  <w:lang w:val="es-CO"/>
                </w:rPr>
                <w:delText>estándar de calidad</w:delText>
              </w:r>
            </w:del>
            <w:del w:id="2533" w:author="Estudiante" w:date="2014-04-01T17:04:00Z">
              <w:r w:rsidR="00CF29F0" w:rsidDel="00846AEB">
                <w:rPr>
                  <w:rFonts w:ascii="Arial" w:hAnsi="Arial" w:cs="Arial"/>
                  <w:szCs w:val="24"/>
                  <w:lang w:val="es-CO"/>
                </w:rPr>
                <w:delText>.</w:delText>
              </w:r>
            </w:del>
            <w:commentRangeEnd w:id="2532"/>
            <w:r w:rsidR="00F96557">
              <w:rPr>
                <w:rStyle w:val="Refdecomentario"/>
              </w:rPr>
              <w:commentReference w:id="2532"/>
            </w:r>
          </w:p>
        </w:tc>
      </w:tr>
      <w:tr w:rsidR="00CF29F0" w:rsidRPr="00CB0928" w:rsidTr="003653CA">
        <w:trPr>
          <w:cnfStyle w:val="000000100000"/>
        </w:trPr>
        <w:tc>
          <w:tcPr>
            <w:cnfStyle w:val="001000000000"/>
            <w:tcW w:w="2879" w:type="dxa"/>
            <w:vMerge/>
            <w:vAlign w:val="center"/>
            <w:tcPrChange w:id="2534" w:author="Familia Valderrama A" w:date="2014-03-11T20:32:00Z">
              <w:tcPr>
                <w:tcW w:w="2879" w:type="dxa"/>
                <w:vMerge/>
              </w:tcPr>
            </w:tcPrChange>
          </w:tcPr>
          <w:p w:rsidR="008B38F0" w:rsidRDefault="008B38F0">
            <w:pPr>
              <w:jc w:val="center"/>
              <w:cnfStyle w:val="001000100000"/>
              <w:rPr>
                <w:rFonts w:ascii="Arial" w:hAnsi="Arial" w:cs="Arial"/>
                <w:b w:val="0"/>
                <w:bCs w:val="0"/>
                <w:szCs w:val="24"/>
                <w:lang w:val="es-CO"/>
              </w:rPr>
              <w:pPrChange w:id="2535" w:author="Familia Valderrama A" w:date="2014-03-11T20:32:00Z">
                <w:pPr>
                  <w:spacing w:after="200" w:line="276" w:lineRule="auto"/>
                  <w:cnfStyle w:val="001000100000"/>
                </w:pPr>
              </w:pPrChange>
            </w:pPr>
          </w:p>
        </w:tc>
        <w:tc>
          <w:tcPr>
            <w:tcW w:w="2908" w:type="dxa"/>
            <w:vAlign w:val="center"/>
            <w:tcPrChange w:id="2536"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37" w:author="Familia Valderrama A" w:date="2014-03-11T20:32:00Z">
                <w:pPr>
                  <w:spacing w:after="200" w:line="276" w:lineRule="auto"/>
                  <w:cnfStyle w:val="000000100000"/>
                </w:pPr>
              </w:pPrChange>
            </w:pPr>
            <w:r>
              <w:rPr>
                <w:rFonts w:ascii="Arial" w:hAnsi="Arial" w:cs="Arial"/>
                <w:szCs w:val="24"/>
                <w:lang w:val="es-CO"/>
              </w:rPr>
              <w:t>SRS</w:t>
            </w:r>
          </w:p>
        </w:tc>
        <w:tc>
          <w:tcPr>
            <w:tcW w:w="2933" w:type="dxa"/>
            <w:tcPrChange w:id="2538"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539" w:author="Familia Valderrama A" w:date="2014-03-11T20:32:00Z">
                <w:pPr>
                  <w:spacing w:after="200" w:line="276" w:lineRule="auto"/>
                  <w:cnfStyle w:val="000000100000"/>
                </w:pPr>
              </w:pPrChange>
            </w:pPr>
            <w:r>
              <w:rPr>
                <w:rFonts w:ascii="Arial" w:hAnsi="Arial" w:cs="Arial"/>
                <w:szCs w:val="24"/>
                <w:lang w:val="es-CO"/>
              </w:rPr>
              <w:t>Cumple con el estándar de calidad.</w:t>
            </w:r>
          </w:p>
        </w:tc>
      </w:tr>
      <w:tr w:rsidR="00CF29F0" w:rsidRPr="00CB0928" w:rsidTr="003653CA">
        <w:tc>
          <w:tcPr>
            <w:cnfStyle w:val="001000000000"/>
            <w:tcW w:w="2879" w:type="dxa"/>
            <w:vMerge/>
            <w:vAlign w:val="center"/>
            <w:tcPrChange w:id="2540" w:author="Familia Valderrama A" w:date="2014-03-11T20:32:00Z">
              <w:tcPr>
                <w:tcW w:w="2879" w:type="dxa"/>
                <w:vMerge/>
              </w:tcPr>
            </w:tcPrChange>
          </w:tcPr>
          <w:p w:rsidR="008B38F0" w:rsidRDefault="008B38F0">
            <w:pPr>
              <w:jc w:val="center"/>
              <w:rPr>
                <w:rFonts w:ascii="Arial" w:hAnsi="Arial" w:cs="Arial"/>
                <w:b w:val="0"/>
                <w:bCs w:val="0"/>
                <w:szCs w:val="24"/>
                <w:lang w:val="es-CO"/>
              </w:rPr>
              <w:pPrChange w:id="2541" w:author="Familia Valderrama A" w:date="2014-03-11T20:32:00Z">
                <w:pPr>
                  <w:spacing w:after="200" w:line="276" w:lineRule="auto"/>
                </w:pPr>
              </w:pPrChange>
            </w:pPr>
          </w:p>
        </w:tc>
        <w:tc>
          <w:tcPr>
            <w:tcW w:w="2908" w:type="dxa"/>
            <w:vAlign w:val="center"/>
            <w:tcPrChange w:id="2542"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43" w:author="Familia Valderrama A" w:date="2014-03-11T20:32:00Z">
                <w:pPr>
                  <w:spacing w:after="200" w:line="276" w:lineRule="auto"/>
                  <w:cnfStyle w:val="000000000000"/>
                </w:pPr>
              </w:pPrChange>
            </w:pPr>
            <w:commentRangeStart w:id="2544"/>
            <w:r>
              <w:rPr>
                <w:rFonts w:ascii="Arial" w:hAnsi="Arial" w:cs="Arial"/>
                <w:szCs w:val="24"/>
                <w:lang w:val="es-CO"/>
              </w:rPr>
              <w:t>Primer prototipo</w:t>
            </w:r>
            <w:commentRangeEnd w:id="2544"/>
            <w:r w:rsidR="00D91A3D">
              <w:rPr>
                <w:rStyle w:val="Refdecomentario"/>
              </w:rPr>
              <w:commentReference w:id="2544"/>
            </w:r>
          </w:p>
        </w:tc>
        <w:tc>
          <w:tcPr>
            <w:tcW w:w="2933" w:type="dxa"/>
            <w:tcPrChange w:id="2545"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546" w:author="Estudiante" w:date="2014-04-01T16:58:00Z">
                <w:pPr>
                  <w:spacing w:after="200" w:line="276" w:lineRule="auto"/>
                  <w:cnfStyle w:val="000000000000"/>
                </w:pPr>
              </w:pPrChange>
            </w:pPr>
            <w:commentRangeStart w:id="2547"/>
            <w:r>
              <w:rPr>
                <w:rFonts w:ascii="Arial" w:hAnsi="Arial" w:cs="Arial"/>
                <w:szCs w:val="24"/>
                <w:lang w:val="es-CO"/>
              </w:rPr>
              <w:t>Im</w:t>
            </w:r>
            <w:ins w:id="2548" w:author="Estudiante" w:date="2014-04-01T16:58:00Z">
              <w:r w:rsidR="000831B9">
                <w:rPr>
                  <w:rFonts w:ascii="Arial" w:hAnsi="Arial" w:cs="Arial"/>
                  <w:szCs w:val="24"/>
                  <w:lang w:val="es-CO"/>
                </w:rPr>
                <w:t>plementaci</w:t>
              </w:r>
              <w:r w:rsidR="00846AEB">
                <w:rPr>
                  <w:rFonts w:ascii="Arial" w:hAnsi="Arial" w:cs="Arial"/>
                  <w:szCs w:val="24"/>
                  <w:lang w:val="es-CO"/>
                </w:rPr>
                <w:t>ón del Task Slip con</w:t>
              </w:r>
            </w:ins>
            <w:ins w:id="2549" w:author="Estudiante" w:date="2014-04-01T17:01:00Z">
              <w:r w:rsidR="00846AEB">
                <w:rPr>
                  <w:rFonts w:ascii="Arial" w:hAnsi="Arial" w:cs="Arial"/>
                  <w:szCs w:val="24"/>
                  <w:lang w:val="es-CO"/>
                </w:rPr>
                <w:t xml:space="preserve"> la</w:t>
              </w:r>
            </w:ins>
            <w:ins w:id="2550" w:author="Estudiante" w:date="2014-04-01T16:58:00Z">
              <w:r w:rsidR="00846AEB">
                <w:rPr>
                  <w:rFonts w:ascii="Arial" w:hAnsi="Arial" w:cs="Arial"/>
                  <w:szCs w:val="24"/>
                  <w:lang w:val="es-CO"/>
                </w:rPr>
                <w:t xml:space="preserve"> mayor prioridad. </w:t>
              </w:r>
            </w:ins>
            <w:ins w:id="2551" w:author="Estudiante" w:date="2014-04-01T17:01:00Z">
              <w:r w:rsidR="00846AEB">
                <w:rPr>
                  <w:rFonts w:ascii="Arial" w:hAnsi="Arial" w:cs="Arial"/>
                  <w:szCs w:val="24"/>
                  <w:lang w:val="es-CO"/>
                </w:rPr>
                <w:t>Debe incluir diseño y código ambos documentados, ejecutables y manu</w:t>
              </w:r>
            </w:ins>
            <w:ins w:id="2552" w:author="Estudiante" w:date="2014-04-01T17:02:00Z">
              <w:r w:rsidR="00846AEB">
                <w:rPr>
                  <w:rFonts w:ascii="Arial" w:hAnsi="Arial" w:cs="Arial"/>
                  <w:szCs w:val="24"/>
                  <w:lang w:val="es-CO"/>
                </w:rPr>
                <w:t>ales.</w:t>
              </w:r>
            </w:ins>
            <w:del w:id="2553" w:author="Estudiante" w:date="2014-04-01T16:58:00Z">
              <w:r w:rsidDel="000831B9">
                <w:rPr>
                  <w:rFonts w:ascii="Arial" w:hAnsi="Arial" w:cs="Arial"/>
                  <w:szCs w:val="24"/>
                  <w:lang w:val="es-CO"/>
                </w:rPr>
                <w:delText>plementa los casos de uso más importantes</w:delText>
              </w:r>
              <w:commentRangeEnd w:id="2547"/>
              <w:r w:rsidR="00F96557" w:rsidDel="000831B9">
                <w:rPr>
                  <w:rStyle w:val="Refdecomentario"/>
                </w:rPr>
                <w:commentReference w:id="2547"/>
              </w:r>
            </w:del>
          </w:p>
        </w:tc>
      </w:tr>
      <w:tr w:rsidR="00CF29F0" w:rsidRPr="00CB0928" w:rsidTr="003653CA">
        <w:trPr>
          <w:cnfStyle w:val="000000100000"/>
        </w:trPr>
        <w:tc>
          <w:tcPr>
            <w:cnfStyle w:val="001000000000"/>
            <w:tcW w:w="2879" w:type="dxa"/>
            <w:vMerge/>
            <w:vAlign w:val="center"/>
            <w:tcPrChange w:id="2554" w:author="Familia Valderrama A" w:date="2014-03-11T20:32:00Z">
              <w:tcPr>
                <w:tcW w:w="2879" w:type="dxa"/>
                <w:vMerge/>
              </w:tcPr>
            </w:tcPrChange>
          </w:tcPr>
          <w:p w:rsidR="008B38F0" w:rsidRDefault="008B38F0">
            <w:pPr>
              <w:jc w:val="center"/>
              <w:cnfStyle w:val="001000100000"/>
              <w:rPr>
                <w:rFonts w:ascii="Arial" w:hAnsi="Arial" w:cs="Arial"/>
                <w:b w:val="0"/>
                <w:bCs w:val="0"/>
                <w:szCs w:val="24"/>
                <w:lang w:val="es-CO"/>
              </w:rPr>
              <w:pPrChange w:id="2555" w:author="Familia Valderrama A" w:date="2014-03-11T20:32:00Z">
                <w:pPr>
                  <w:spacing w:after="200" w:line="276" w:lineRule="auto"/>
                  <w:cnfStyle w:val="001000100000"/>
                </w:pPr>
              </w:pPrChange>
            </w:pPr>
          </w:p>
        </w:tc>
        <w:tc>
          <w:tcPr>
            <w:tcW w:w="2908" w:type="dxa"/>
            <w:vAlign w:val="center"/>
            <w:tcPrChange w:id="2556"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57" w:author="Familia Valderrama A" w:date="2014-03-11T20:32:00Z">
                <w:pPr>
                  <w:spacing w:after="200" w:line="276" w:lineRule="auto"/>
                  <w:cnfStyle w:val="000000100000"/>
                </w:pPr>
              </w:pPrChange>
            </w:pPr>
            <w:r>
              <w:rPr>
                <w:rFonts w:ascii="Arial" w:hAnsi="Arial" w:cs="Arial"/>
                <w:szCs w:val="24"/>
                <w:lang w:val="es-CO"/>
              </w:rPr>
              <w:t>Reporte Gerencial</w:t>
            </w:r>
          </w:p>
        </w:tc>
        <w:tc>
          <w:tcPr>
            <w:tcW w:w="2933" w:type="dxa"/>
            <w:tcPrChange w:id="2558"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559" w:author="Familia Valderrama A" w:date="2014-03-11T20:32:00Z">
                <w:pPr>
                  <w:spacing w:after="200" w:line="276" w:lineRule="auto"/>
                  <w:cnfStyle w:val="000000100000"/>
                </w:pPr>
              </w:pPrChange>
            </w:pPr>
            <w:r>
              <w:rPr>
                <w:rFonts w:ascii="Arial" w:hAnsi="Arial" w:cs="Arial"/>
                <w:szCs w:val="24"/>
                <w:lang w:val="es-CO"/>
              </w:rPr>
              <w:t>Resume de manera completa y clara el trabajo realizado para la entrega correspondiente.</w:t>
            </w:r>
          </w:p>
        </w:tc>
      </w:tr>
      <w:tr w:rsidR="00CF29F0" w:rsidRPr="00CB0928" w:rsidTr="003653CA">
        <w:tc>
          <w:tcPr>
            <w:cnfStyle w:val="001000000000"/>
            <w:tcW w:w="2879" w:type="dxa"/>
            <w:vMerge w:val="restart"/>
            <w:vAlign w:val="center"/>
            <w:tcPrChange w:id="2560" w:author="Familia Valderrama A" w:date="2014-03-11T20:32:00Z">
              <w:tcPr>
                <w:tcW w:w="2879" w:type="dxa"/>
                <w:vMerge w:val="restart"/>
              </w:tcPr>
            </w:tcPrChange>
          </w:tcPr>
          <w:p w:rsidR="00380229" w:rsidRDefault="00CF29F0">
            <w:pPr>
              <w:jc w:val="center"/>
              <w:rPr>
                <w:ins w:id="2561" w:author="Estudiante" w:date="2014-04-01T16:55:00Z"/>
                <w:rFonts w:ascii="Arial" w:hAnsi="Arial" w:cs="Arial"/>
                <w:szCs w:val="24"/>
                <w:lang w:val="es-CO"/>
              </w:rPr>
            </w:pPr>
            <w:r w:rsidRPr="00F54E2E">
              <w:rPr>
                <w:rFonts w:ascii="Arial" w:hAnsi="Arial" w:cs="Arial"/>
                <w:szCs w:val="24"/>
                <w:lang w:val="es-CO"/>
              </w:rPr>
              <w:t>Entrega #3</w:t>
            </w:r>
          </w:p>
          <w:p w:rsidR="000831B9" w:rsidRDefault="000831B9">
            <w:pPr>
              <w:jc w:val="center"/>
              <w:rPr>
                <w:rFonts w:ascii="Arial" w:hAnsi="Arial" w:cs="Arial"/>
                <w:b w:val="0"/>
                <w:bCs w:val="0"/>
                <w:szCs w:val="24"/>
                <w:lang w:val="es-CO"/>
              </w:rPr>
            </w:pPr>
            <w:ins w:id="2562" w:author="Estudiante" w:date="2014-04-01T16:55:00Z">
              <w:r>
                <w:rPr>
                  <w:rFonts w:ascii="Arial" w:hAnsi="Arial" w:cs="Arial"/>
                  <w:szCs w:val="24"/>
                  <w:lang w:val="es-CO"/>
                </w:rPr>
                <w:t>(Iteración 3 y 5)</w:t>
              </w:r>
            </w:ins>
          </w:p>
        </w:tc>
        <w:tc>
          <w:tcPr>
            <w:tcW w:w="2908" w:type="dxa"/>
            <w:vAlign w:val="center"/>
            <w:tcPrChange w:id="2563"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64" w:author="Familia Valderrama A" w:date="2014-03-11T20:32:00Z">
                <w:pPr>
                  <w:spacing w:after="200" w:line="276" w:lineRule="auto"/>
                  <w:cnfStyle w:val="000000000000"/>
                </w:pPr>
              </w:pPrChange>
            </w:pPr>
            <w:r>
              <w:rPr>
                <w:rFonts w:ascii="Arial" w:hAnsi="Arial" w:cs="Arial"/>
                <w:szCs w:val="24"/>
                <w:lang w:val="es-CO"/>
              </w:rPr>
              <w:t>SPMP Corregido</w:t>
            </w:r>
          </w:p>
        </w:tc>
        <w:tc>
          <w:tcPr>
            <w:tcW w:w="2933" w:type="dxa"/>
            <w:tcPrChange w:id="2565"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566" w:author="Familia Valderrama A" w:date="2014-03-11T20:32:00Z">
                <w:pPr>
                  <w:spacing w:after="200" w:line="276" w:lineRule="auto"/>
                  <w:cnfStyle w:val="000000000000"/>
                </w:pPr>
              </w:pPrChange>
            </w:pPr>
            <w:r>
              <w:rPr>
                <w:rFonts w:ascii="Arial" w:hAnsi="Arial" w:cs="Arial"/>
                <w:szCs w:val="24"/>
                <w:lang w:val="es-CO"/>
              </w:rPr>
              <w:t>Modificado según la revisión hecha por el cliente. Mantiene el estándar de calidad.</w:t>
            </w:r>
          </w:p>
        </w:tc>
      </w:tr>
      <w:tr w:rsidR="00CF29F0" w:rsidRPr="00CB0928" w:rsidTr="003653CA">
        <w:trPr>
          <w:cnfStyle w:val="000000100000"/>
        </w:trPr>
        <w:tc>
          <w:tcPr>
            <w:cnfStyle w:val="001000000000"/>
            <w:tcW w:w="2879" w:type="dxa"/>
            <w:vMerge/>
            <w:vAlign w:val="center"/>
            <w:tcPrChange w:id="2567" w:author="Familia Valderrama A" w:date="2014-03-11T20:32:00Z">
              <w:tcPr>
                <w:tcW w:w="2879" w:type="dxa"/>
                <w:vMerge/>
              </w:tcPr>
            </w:tcPrChange>
          </w:tcPr>
          <w:p w:rsidR="00380229" w:rsidRDefault="00380229">
            <w:pPr>
              <w:jc w:val="center"/>
              <w:cnfStyle w:val="001000100000"/>
              <w:rPr>
                <w:rFonts w:ascii="Arial" w:hAnsi="Arial" w:cs="Arial"/>
                <w:b w:val="0"/>
                <w:bCs w:val="0"/>
                <w:szCs w:val="24"/>
                <w:lang w:val="es-CO"/>
              </w:rPr>
            </w:pPr>
          </w:p>
        </w:tc>
        <w:tc>
          <w:tcPr>
            <w:tcW w:w="2908" w:type="dxa"/>
            <w:vAlign w:val="center"/>
            <w:tcPrChange w:id="2568"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69" w:author="Familia Valderrama A" w:date="2014-03-11T20:32:00Z">
                <w:pPr>
                  <w:spacing w:after="200" w:line="276" w:lineRule="auto"/>
                  <w:cnfStyle w:val="000000100000"/>
                </w:pPr>
              </w:pPrChange>
            </w:pPr>
            <w:r>
              <w:rPr>
                <w:rFonts w:ascii="Arial" w:hAnsi="Arial" w:cs="Arial"/>
                <w:szCs w:val="24"/>
                <w:lang w:val="es-CO"/>
              </w:rPr>
              <w:t>SRS Corregido</w:t>
            </w:r>
          </w:p>
        </w:tc>
        <w:tc>
          <w:tcPr>
            <w:tcW w:w="2933" w:type="dxa"/>
            <w:tcPrChange w:id="2570"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571" w:author="Familia Valderrama A" w:date="2014-03-11T20:32:00Z">
                <w:pPr>
                  <w:spacing w:after="200" w:line="276" w:lineRule="auto"/>
                  <w:cnfStyle w:val="000000100000"/>
                </w:pPr>
              </w:pPrChange>
            </w:pPr>
            <w:r>
              <w:rPr>
                <w:rFonts w:ascii="Arial" w:hAnsi="Arial" w:cs="Arial"/>
                <w:szCs w:val="24"/>
                <w:lang w:val="es-CO"/>
              </w:rPr>
              <w:t>Modificado según la revisión hecha por el cliente. Mantiene el estándar de calidad.</w:t>
            </w:r>
          </w:p>
        </w:tc>
      </w:tr>
      <w:tr w:rsidR="00CF29F0" w:rsidRPr="00CB0928" w:rsidTr="003653CA">
        <w:tc>
          <w:tcPr>
            <w:cnfStyle w:val="001000000000"/>
            <w:tcW w:w="2879" w:type="dxa"/>
            <w:vMerge/>
            <w:vAlign w:val="center"/>
            <w:tcPrChange w:id="2572" w:author="Familia Valderrama A" w:date="2014-03-11T20:32:00Z">
              <w:tcPr>
                <w:tcW w:w="2879" w:type="dxa"/>
                <w:vMerge/>
              </w:tcPr>
            </w:tcPrChange>
          </w:tcPr>
          <w:p w:rsidR="00380229" w:rsidRDefault="00380229">
            <w:pPr>
              <w:jc w:val="center"/>
              <w:rPr>
                <w:rFonts w:ascii="Arial" w:hAnsi="Arial" w:cs="Arial"/>
                <w:b w:val="0"/>
                <w:bCs w:val="0"/>
                <w:szCs w:val="24"/>
                <w:lang w:val="es-CO"/>
              </w:rPr>
            </w:pPr>
          </w:p>
        </w:tc>
        <w:tc>
          <w:tcPr>
            <w:tcW w:w="2908" w:type="dxa"/>
            <w:vAlign w:val="center"/>
            <w:tcPrChange w:id="2573"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74" w:author="Familia Valderrama A" w:date="2014-03-11T20:32:00Z">
                <w:pPr>
                  <w:spacing w:after="200" w:line="276" w:lineRule="auto"/>
                  <w:cnfStyle w:val="000000000000"/>
                </w:pPr>
              </w:pPrChange>
            </w:pPr>
            <w:r>
              <w:rPr>
                <w:rFonts w:ascii="Arial" w:hAnsi="Arial" w:cs="Arial"/>
                <w:szCs w:val="24"/>
                <w:lang w:val="es-CO"/>
              </w:rPr>
              <w:t>SDD</w:t>
            </w:r>
          </w:p>
        </w:tc>
        <w:tc>
          <w:tcPr>
            <w:tcW w:w="2933" w:type="dxa"/>
            <w:tcPrChange w:id="2575"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576" w:author="Familia Valderrama A" w:date="2014-03-11T20:32:00Z">
                <w:pPr>
                  <w:spacing w:after="200" w:line="276" w:lineRule="auto"/>
                  <w:cnfStyle w:val="000000000000"/>
                </w:pPr>
              </w:pPrChange>
            </w:pPr>
            <w:r>
              <w:rPr>
                <w:rFonts w:ascii="Arial" w:hAnsi="Arial" w:cs="Arial"/>
                <w:szCs w:val="24"/>
                <w:lang w:val="es-CO"/>
              </w:rPr>
              <w:t>Cumple con el estándar de calidad.</w:t>
            </w:r>
          </w:p>
        </w:tc>
      </w:tr>
      <w:tr w:rsidR="00CF29F0" w:rsidRPr="00CB0928" w:rsidTr="003653CA">
        <w:trPr>
          <w:cnfStyle w:val="000000100000"/>
        </w:trPr>
        <w:tc>
          <w:tcPr>
            <w:cnfStyle w:val="001000000000"/>
            <w:tcW w:w="2879" w:type="dxa"/>
            <w:vMerge/>
            <w:vAlign w:val="center"/>
            <w:tcPrChange w:id="2577" w:author="Familia Valderrama A" w:date="2014-03-11T20:32:00Z">
              <w:tcPr>
                <w:tcW w:w="2879" w:type="dxa"/>
                <w:vMerge/>
              </w:tcPr>
            </w:tcPrChange>
          </w:tcPr>
          <w:p w:rsidR="00380229" w:rsidRDefault="00380229">
            <w:pPr>
              <w:jc w:val="center"/>
              <w:cnfStyle w:val="001000100000"/>
              <w:rPr>
                <w:rFonts w:ascii="Arial" w:hAnsi="Arial" w:cs="Arial"/>
                <w:b w:val="0"/>
                <w:bCs w:val="0"/>
                <w:szCs w:val="24"/>
                <w:lang w:val="es-CO"/>
              </w:rPr>
            </w:pPr>
          </w:p>
        </w:tc>
        <w:tc>
          <w:tcPr>
            <w:tcW w:w="2908" w:type="dxa"/>
            <w:vAlign w:val="center"/>
            <w:tcPrChange w:id="2578"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79" w:author="Familia Valderrama A" w:date="2014-03-11T20:32:00Z">
                <w:pPr>
                  <w:spacing w:after="200" w:line="276" w:lineRule="auto"/>
                  <w:cnfStyle w:val="000000100000"/>
                </w:pPr>
              </w:pPrChange>
            </w:pPr>
            <w:r>
              <w:rPr>
                <w:rFonts w:ascii="Arial" w:hAnsi="Arial" w:cs="Arial"/>
                <w:szCs w:val="24"/>
                <w:lang w:val="es-CO"/>
              </w:rPr>
              <w:t>Segundo prototipo</w:t>
            </w:r>
          </w:p>
        </w:tc>
        <w:tc>
          <w:tcPr>
            <w:tcW w:w="2933" w:type="dxa"/>
            <w:tcPrChange w:id="2580"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581" w:author="Estudiante" w:date="2014-04-01T17:03:00Z">
                <w:pPr>
                  <w:spacing w:after="200" w:line="276" w:lineRule="auto"/>
                  <w:cnfStyle w:val="000000100000"/>
                </w:pPr>
              </w:pPrChange>
            </w:pPr>
            <w:r>
              <w:rPr>
                <w:rFonts w:ascii="Arial" w:hAnsi="Arial" w:cs="Arial"/>
                <w:szCs w:val="24"/>
                <w:lang w:val="es-CO"/>
              </w:rPr>
              <w:t xml:space="preserve">Implementa 70% de los </w:t>
            </w:r>
            <w:del w:id="2582" w:author="Estudiante" w:date="2014-04-01T17:02:00Z">
              <w:r w:rsidDel="00846AEB">
                <w:rPr>
                  <w:rFonts w:ascii="Arial" w:hAnsi="Arial" w:cs="Arial"/>
                  <w:szCs w:val="24"/>
                  <w:lang w:val="es-CO"/>
                </w:rPr>
                <w:delText>casos de uso</w:delText>
              </w:r>
            </w:del>
            <w:ins w:id="2583" w:author="Estudiante" w:date="2014-04-01T17:02:00Z">
              <w:r w:rsidR="00846AEB">
                <w:rPr>
                  <w:rFonts w:ascii="Arial" w:hAnsi="Arial" w:cs="Arial"/>
                  <w:szCs w:val="24"/>
                  <w:lang w:val="es-CO"/>
                </w:rPr>
                <w:t>Task Slips</w:t>
              </w:r>
            </w:ins>
            <w:r>
              <w:rPr>
                <w:rFonts w:ascii="Arial" w:hAnsi="Arial" w:cs="Arial"/>
                <w:szCs w:val="24"/>
                <w:lang w:val="es-CO"/>
              </w:rPr>
              <w:t>.</w:t>
            </w:r>
            <w:ins w:id="2584" w:author="Estudiante" w:date="2014-04-01T17:02:00Z">
              <w:r w:rsidR="00846AEB">
                <w:rPr>
                  <w:rFonts w:ascii="Arial" w:hAnsi="Arial" w:cs="Arial"/>
                  <w:szCs w:val="24"/>
                  <w:lang w:val="es-CO"/>
                </w:rPr>
                <w:t xml:space="preserve"> Debe incluir diseño y código ambos documentados, ejecutables y manuales.</w:t>
              </w:r>
            </w:ins>
          </w:p>
        </w:tc>
      </w:tr>
      <w:tr w:rsidR="00CF29F0" w:rsidRPr="00CB0928" w:rsidTr="003653CA">
        <w:tc>
          <w:tcPr>
            <w:cnfStyle w:val="001000000000"/>
            <w:tcW w:w="2879" w:type="dxa"/>
            <w:vMerge/>
            <w:vAlign w:val="center"/>
            <w:tcPrChange w:id="2585" w:author="Familia Valderrama A" w:date="2014-03-11T20:32:00Z">
              <w:tcPr>
                <w:tcW w:w="2879" w:type="dxa"/>
                <w:vMerge/>
              </w:tcPr>
            </w:tcPrChange>
          </w:tcPr>
          <w:p w:rsidR="00380229" w:rsidRDefault="00380229">
            <w:pPr>
              <w:jc w:val="center"/>
              <w:rPr>
                <w:rFonts w:ascii="Arial" w:hAnsi="Arial" w:cs="Arial"/>
                <w:b w:val="0"/>
                <w:bCs w:val="0"/>
                <w:szCs w:val="24"/>
                <w:lang w:val="es-CO"/>
              </w:rPr>
            </w:pPr>
          </w:p>
        </w:tc>
        <w:tc>
          <w:tcPr>
            <w:tcW w:w="2908" w:type="dxa"/>
            <w:vAlign w:val="center"/>
            <w:tcPrChange w:id="2586"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87" w:author="Familia Valderrama A" w:date="2014-03-11T20:32:00Z">
                <w:pPr>
                  <w:spacing w:after="200" w:line="276" w:lineRule="auto"/>
                  <w:cnfStyle w:val="000000000000"/>
                </w:pPr>
              </w:pPrChange>
            </w:pPr>
            <w:r>
              <w:rPr>
                <w:rFonts w:ascii="Arial" w:hAnsi="Arial" w:cs="Arial"/>
                <w:szCs w:val="24"/>
                <w:lang w:val="es-CO"/>
              </w:rPr>
              <w:t>Reporte de pruebas</w:t>
            </w:r>
          </w:p>
        </w:tc>
        <w:tc>
          <w:tcPr>
            <w:tcW w:w="2933" w:type="dxa"/>
            <w:tcPrChange w:id="2588"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589" w:author="Familia Valderrama A" w:date="2014-03-11T20:32:00Z">
                <w:pPr>
                  <w:spacing w:after="200" w:line="276" w:lineRule="auto"/>
                  <w:cnfStyle w:val="000000000000"/>
                </w:pPr>
              </w:pPrChange>
            </w:pPr>
            <w:r>
              <w:rPr>
                <w:rFonts w:ascii="Arial" w:hAnsi="Arial" w:cs="Arial"/>
                <w:szCs w:val="24"/>
                <w:lang w:val="es-CO"/>
              </w:rPr>
              <w:t>Resume de manera clara los resultados de las pruebas.</w:t>
            </w:r>
          </w:p>
        </w:tc>
      </w:tr>
      <w:tr w:rsidR="00CF29F0" w:rsidRPr="00CB0928" w:rsidTr="003653CA">
        <w:trPr>
          <w:cnfStyle w:val="000000100000"/>
        </w:trPr>
        <w:tc>
          <w:tcPr>
            <w:cnfStyle w:val="001000000000"/>
            <w:tcW w:w="2879" w:type="dxa"/>
            <w:vMerge/>
            <w:vAlign w:val="center"/>
            <w:tcPrChange w:id="2590" w:author="Familia Valderrama A" w:date="2014-03-11T20:32:00Z">
              <w:tcPr>
                <w:tcW w:w="2879" w:type="dxa"/>
                <w:vMerge/>
              </w:tcPr>
            </w:tcPrChange>
          </w:tcPr>
          <w:p w:rsidR="00380229" w:rsidRDefault="00380229">
            <w:pPr>
              <w:jc w:val="center"/>
              <w:cnfStyle w:val="001000100000"/>
              <w:rPr>
                <w:rFonts w:ascii="Arial" w:hAnsi="Arial" w:cs="Arial"/>
                <w:b w:val="0"/>
                <w:bCs w:val="0"/>
                <w:szCs w:val="24"/>
                <w:lang w:val="es-CO"/>
              </w:rPr>
            </w:pPr>
          </w:p>
        </w:tc>
        <w:tc>
          <w:tcPr>
            <w:tcW w:w="2908" w:type="dxa"/>
            <w:vAlign w:val="center"/>
            <w:tcPrChange w:id="2591" w:author="Familia Valderrama A" w:date="2014-03-11T20:32:00Z">
              <w:tcPr>
                <w:tcW w:w="2908" w:type="dxa"/>
              </w:tcPr>
            </w:tcPrChange>
          </w:tcPr>
          <w:p w:rsidR="008B38F0" w:rsidRDefault="00CF29F0">
            <w:pPr>
              <w:jc w:val="center"/>
              <w:cnfStyle w:val="000000100000"/>
              <w:rPr>
                <w:rFonts w:ascii="Arial" w:hAnsi="Arial" w:cs="Arial"/>
                <w:szCs w:val="24"/>
                <w:lang w:val="es-CO"/>
              </w:rPr>
              <w:pPrChange w:id="2592" w:author="Familia Valderrama A" w:date="2014-03-11T20:32:00Z">
                <w:pPr>
                  <w:spacing w:after="200" w:line="276" w:lineRule="auto"/>
                  <w:cnfStyle w:val="000000100000"/>
                </w:pPr>
              </w:pPrChange>
            </w:pPr>
            <w:r>
              <w:rPr>
                <w:rFonts w:ascii="Arial" w:hAnsi="Arial" w:cs="Arial"/>
                <w:szCs w:val="24"/>
                <w:lang w:val="es-CO"/>
              </w:rPr>
              <w:t>Manual de usuario</w:t>
            </w:r>
          </w:p>
        </w:tc>
        <w:tc>
          <w:tcPr>
            <w:tcW w:w="2933" w:type="dxa"/>
            <w:tcPrChange w:id="2593" w:author="Familia Valderrama A" w:date="2014-03-11T20:32:00Z">
              <w:tcPr>
                <w:tcW w:w="2933" w:type="dxa"/>
              </w:tcPr>
            </w:tcPrChange>
          </w:tcPr>
          <w:p w:rsidR="008B38F0" w:rsidRDefault="00CF29F0">
            <w:pPr>
              <w:jc w:val="left"/>
              <w:cnfStyle w:val="000000100000"/>
              <w:rPr>
                <w:rFonts w:ascii="Arial" w:hAnsi="Arial" w:cs="Arial"/>
                <w:szCs w:val="24"/>
                <w:lang w:val="es-CO"/>
              </w:rPr>
              <w:pPrChange w:id="2594" w:author="Familia Valderrama A" w:date="2014-03-11T20:32:00Z">
                <w:pPr>
                  <w:spacing w:after="200" w:line="276" w:lineRule="auto"/>
                  <w:cnfStyle w:val="000000100000"/>
                </w:pPr>
              </w:pPrChange>
            </w:pPr>
            <w:r>
              <w:rPr>
                <w:rFonts w:ascii="Arial" w:hAnsi="Arial" w:cs="Arial"/>
                <w:szCs w:val="24"/>
                <w:lang w:val="es-CO"/>
              </w:rPr>
              <w:t>Explica de manera clara y concisa el funcionamiento de la aplicación.</w:t>
            </w:r>
          </w:p>
        </w:tc>
      </w:tr>
      <w:tr w:rsidR="00CF29F0" w:rsidRPr="00CB0928" w:rsidTr="003653CA">
        <w:tc>
          <w:tcPr>
            <w:cnfStyle w:val="001000000000"/>
            <w:tcW w:w="2879" w:type="dxa"/>
            <w:vMerge/>
            <w:vAlign w:val="center"/>
            <w:tcPrChange w:id="2595" w:author="Familia Valderrama A" w:date="2014-03-11T20:32:00Z">
              <w:tcPr>
                <w:tcW w:w="2879" w:type="dxa"/>
                <w:vMerge/>
              </w:tcPr>
            </w:tcPrChange>
          </w:tcPr>
          <w:p w:rsidR="00380229" w:rsidRDefault="00380229">
            <w:pPr>
              <w:jc w:val="center"/>
              <w:rPr>
                <w:rFonts w:ascii="Arial" w:hAnsi="Arial" w:cs="Arial"/>
                <w:b w:val="0"/>
                <w:bCs w:val="0"/>
                <w:szCs w:val="24"/>
                <w:lang w:val="es-CO"/>
              </w:rPr>
            </w:pPr>
          </w:p>
        </w:tc>
        <w:tc>
          <w:tcPr>
            <w:tcW w:w="2908" w:type="dxa"/>
            <w:vAlign w:val="center"/>
            <w:tcPrChange w:id="2596" w:author="Familia Valderrama A" w:date="2014-03-11T20:32:00Z">
              <w:tcPr>
                <w:tcW w:w="2908" w:type="dxa"/>
              </w:tcPr>
            </w:tcPrChange>
          </w:tcPr>
          <w:p w:rsidR="008B38F0" w:rsidRDefault="00CF29F0">
            <w:pPr>
              <w:jc w:val="center"/>
              <w:cnfStyle w:val="000000000000"/>
              <w:rPr>
                <w:rFonts w:ascii="Arial" w:hAnsi="Arial" w:cs="Arial"/>
                <w:szCs w:val="24"/>
                <w:lang w:val="es-CO"/>
              </w:rPr>
              <w:pPrChange w:id="2597" w:author="Familia Valderrama A" w:date="2014-03-11T20:32:00Z">
                <w:pPr>
                  <w:spacing w:after="200" w:line="276" w:lineRule="auto"/>
                  <w:cnfStyle w:val="000000000000"/>
                </w:pPr>
              </w:pPrChange>
            </w:pPr>
            <w:r>
              <w:rPr>
                <w:rFonts w:ascii="Arial" w:hAnsi="Arial" w:cs="Arial"/>
                <w:szCs w:val="24"/>
                <w:lang w:val="es-CO"/>
              </w:rPr>
              <w:t>Reporte gerencial</w:t>
            </w:r>
          </w:p>
        </w:tc>
        <w:tc>
          <w:tcPr>
            <w:tcW w:w="2933" w:type="dxa"/>
            <w:tcPrChange w:id="2598" w:author="Familia Valderrama A" w:date="2014-03-11T20:32:00Z">
              <w:tcPr>
                <w:tcW w:w="2933" w:type="dxa"/>
              </w:tcPr>
            </w:tcPrChange>
          </w:tcPr>
          <w:p w:rsidR="008B38F0" w:rsidRDefault="00CF29F0">
            <w:pPr>
              <w:jc w:val="left"/>
              <w:cnfStyle w:val="000000000000"/>
              <w:rPr>
                <w:rFonts w:ascii="Arial" w:hAnsi="Arial" w:cs="Arial"/>
                <w:szCs w:val="24"/>
                <w:lang w:val="es-CO"/>
              </w:rPr>
              <w:pPrChange w:id="2599" w:author="Familia Valderrama A" w:date="2014-03-11T20:32:00Z">
                <w:pPr>
                  <w:spacing w:after="200" w:line="276" w:lineRule="auto"/>
                  <w:cnfStyle w:val="000000000000"/>
                </w:pPr>
              </w:pPrChange>
            </w:pPr>
            <w:r>
              <w:rPr>
                <w:rFonts w:ascii="Arial" w:hAnsi="Arial" w:cs="Arial"/>
                <w:szCs w:val="24"/>
                <w:lang w:val="es-CO"/>
              </w:rPr>
              <w:t>Resume de manera completa y clara el trabajo realizado para el proyecto.</w:t>
            </w:r>
          </w:p>
        </w:tc>
      </w:tr>
    </w:tbl>
    <w:p w:rsidR="00380229" w:rsidRDefault="00380229">
      <w:pPr>
        <w:rPr>
          <w:rFonts w:ascii="Arial" w:hAnsi="Arial" w:cs="Arial"/>
          <w:szCs w:val="24"/>
          <w:lang w:val="es-CO"/>
        </w:rPr>
      </w:pPr>
    </w:p>
    <w:p w:rsidR="00380229" w:rsidRDefault="00CF29F0">
      <w:pPr>
        <w:rPr>
          <w:rFonts w:ascii="Arial" w:hAnsi="Arial" w:cs="Arial"/>
          <w:szCs w:val="24"/>
          <w:lang w:val="es-CO"/>
        </w:rPr>
      </w:pPr>
      <w:r>
        <w:rPr>
          <w:rFonts w:ascii="Arial" w:hAnsi="Arial" w:cs="Arial"/>
          <w:szCs w:val="24"/>
          <w:lang w:val="es-CO"/>
        </w:rPr>
        <w:t xml:space="preserve">El plan de control de calidad donde se explica cómo se va a garantizar el cumplimiento de las condiciones de entrega y que herramientas se van a utilizar se encuentra en la sección </w:t>
      </w:r>
      <w:del w:id="2600" w:author="Familia Valderrama A" w:date="2014-03-11T20:36:00Z">
        <w:r w:rsidR="002956A8" w:rsidRPr="002956A8">
          <w:rPr>
            <w:rFonts w:ascii="Arial" w:hAnsi="Arial" w:cs="Arial"/>
            <w:szCs w:val="24"/>
            <w:u w:val="single"/>
            <w:lang w:val="es-CO"/>
            <w:rPrChange w:id="2601" w:author="Sergio" w:date="2014-03-13T00:25:00Z">
              <w:rPr>
                <w:rFonts w:ascii="Arial" w:hAnsi="Arial" w:cs="Arial"/>
                <w:color w:val="0000FF" w:themeColor="hyperlink"/>
                <w:sz w:val="16"/>
                <w:szCs w:val="24"/>
                <w:u w:val="single"/>
                <w:lang w:val="es-CO"/>
              </w:rPr>
            </w:rPrChange>
          </w:rPr>
          <w:delText>(</w:delText>
        </w:r>
      </w:del>
      <w:r w:rsidR="002956A8" w:rsidRPr="002956A8">
        <w:rPr>
          <w:u w:val="single"/>
          <w:rPrChange w:id="2602" w:author="Sergio" w:date="2014-03-13T00:25:00Z">
            <w:rPr>
              <w:color w:val="0000FF" w:themeColor="hyperlink"/>
              <w:sz w:val="16"/>
              <w:szCs w:val="16"/>
              <w:u w:val="single"/>
            </w:rPr>
          </w:rPrChange>
        </w:rPr>
        <w:fldChar w:fldCharType="begin"/>
      </w:r>
      <w:r w:rsidR="002956A8" w:rsidRPr="002956A8">
        <w:rPr>
          <w:u w:val="single"/>
          <w:rPrChange w:id="2603" w:author="Sergio" w:date="2014-03-13T00:25:00Z">
            <w:rPr>
              <w:color w:val="0000FF" w:themeColor="hyperlink"/>
              <w:sz w:val="16"/>
              <w:szCs w:val="16"/>
              <w:u w:val="single"/>
            </w:rPr>
          </w:rPrChange>
        </w:rPr>
        <w:instrText xml:space="preserve"> REF _Ref382259306 \r \h  \* MERGEFORMAT </w:instrText>
      </w:r>
      <w:r w:rsidR="002956A8" w:rsidRPr="002956A8">
        <w:rPr>
          <w:u w:val="single"/>
          <w:rPrChange w:id="2604" w:author="Sergio" w:date="2014-03-13T00:25:00Z">
            <w:rPr>
              <w:u w:val="single"/>
            </w:rPr>
          </w:rPrChange>
        </w:rPr>
      </w:r>
      <w:r w:rsidR="002956A8" w:rsidRPr="002956A8">
        <w:rPr>
          <w:u w:val="single"/>
          <w:rPrChange w:id="2605" w:author="Sergio" w:date="2014-03-13T00:25:00Z">
            <w:rPr>
              <w:color w:val="0000FF" w:themeColor="hyperlink"/>
              <w:sz w:val="16"/>
              <w:szCs w:val="16"/>
              <w:u w:val="single"/>
            </w:rPr>
          </w:rPrChange>
        </w:rPr>
        <w:fldChar w:fldCharType="separate"/>
      </w:r>
      <w:ins w:id="2606" w:author="Estudiante" w:date="2014-04-01T16:48:00Z">
        <w:r w:rsidR="002956A8" w:rsidRPr="002956A8">
          <w:rPr>
            <w:rFonts w:ascii="Arial" w:hAnsi="Arial" w:cs="Arial"/>
            <w:szCs w:val="24"/>
            <w:u w:val="single"/>
            <w:lang w:val="es-CO"/>
            <w:rPrChange w:id="2607" w:author="Estudiante" w:date="2014-04-01T16:48:00Z">
              <w:rPr>
                <w:sz w:val="16"/>
                <w:szCs w:val="16"/>
                <w:u w:val="single"/>
              </w:rPr>
            </w:rPrChange>
          </w:rPr>
          <w:t>12.5</w:t>
        </w:r>
      </w:ins>
      <w:del w:id="2608" w:author="Estudiante" w:date="2014-04-01T16:48:00Z">
        <w:r w:rsidR="000910A8" w:rsidRPr="000910A8" w:rsidDel="000910A8">
          <w:rPr>
            <w:rFonts w:ascii="Arial" w:hAnsi="Arial" w:cs="Arial"/>
            <w:szCs w:val="24"/>
            <w:u w:val="single"/>
            <w:lang w:val="es-CO"/>
          </w:rPr>
          <w:delText>12.5</w:delText>
        </w:r>
      </w:del>
      <w:r w:rsidR="002956A8" w:rsidRPr="002956A8">
        <w:rPr>
          <w:u w:val="single"/>
          <w:rPrChange w:id="2609" w:author="Sergio" w:date="2014-03-13T00:25:00Z">
            <w:rPr>
              <w:color w:val="0000FF" w:themeColor="hyperlink"/>
              <w:sz w:val="16"/>
              <w:szCs w:val="16"/>
              <w:u w:val="single"/>
            </w:rPr>
          </w:rPrChange>
        </w:rPr>
        <w:fldChar w:fldCharType="end"/>
      </w:r>
      <w:del w:id="2610" w:author="Familia Valderrama A" w:date="2014-03-11T20:36:00Z">
        <w:r w:rsidDel="00380229">
          <w:rPr>
            <w:rFonts w:ascii="Arial" w:hAnsi="Arial" w:cs="Arial"/>
            <w:szCs w:val="24"/>
            <w:lang w:val="es-CO"/>
          </w:rPr>
          <w:delText>)</w:delText>
        </w:r>
      </w:del>
      <w:r>
        <w:rPr>
          <w:rFonts w:ascii="Arial" w:hAnsi="Arial" w:cs="Arial"/>
          <w:szCs w:val="24"/>
          <w:lang w:val="es-CO"/>
        </w:rPr>
        <w:t>.</w:t>
      </w:r>
    </w:p>
    <w:p w:rsidR="00380229" w:rsidRDefault="00380229">
      <w:pPr>
        <w:rPr>
          <w:rFonts w:ascii="Arial" w:hAnsi="Arial" w:cs="Arial"/>
          <w:color w:val="000090"/>
          <w:lang w:val="es-CO"/>
        </w:rPr>
      </w:pPr>
    </w:p>
    <w:p w:rsidR="00914C87" w:rsidRDefault="00914C87">
      <w:pPr>
        <w:keepNext w:val="0"/>
        <w:suppressAutoHyphens w:val="0"/>
        <w:jc w:val="left"/>
        <w:rPr>
          <w:ins w:id="2611" w:author="Familia Valderrama A" w:date="2014-03-11T20:54:00Z"/>
          <w:rFonts w:ascii="Arial" w:hAnsi="Arial" w:cs="Arial"/>
          <w:b/>
          <w:bCs/>
          <w:sz w:val="26"/>
          <w:szCs w:val="26"/>
          <w:lang w:val="es-ES_tradnl"/>
        </w:rPr>
      </w:pPr>
      <w:bookmarkStart w:id="2612" w:name="_Toc382263280"/>
      <w:bookmarkStart w:id="2613" w:name="_Toc382263281"/>
      <w:bookmarkStart w:id="2614" w:name="_Toc382263282"/>
      <w:bookmarkStart w:id="2615" w:name="_Toc382263283"/>
      <w:bookmarkStart w:id="2616" w:name="_Toc382263284"/>
      <w:bookmarkEnd w:id="2612"/>
      <w:bookmarkEnd w:id="2613"/>
      <w:bookmarkEnd w:id="2614"/>
      <w:bookmarkEnd w:id="2615"/>
      <w:bookmarkEnd w:id="2616"/>
      <w:ins w:id="2617" w:author="Familia Valderrama A" w:date="2014-03-11T20:54:00Z">
        <w:r>
          <w:rPr>
            <w:rFonts w:ascii="Arial" w:hAnsi="Arial" w:cs="Arial"/>
            <w:lang w:val="es-ES_tradnl"/>
          </w:rPr>
          <w:br w:type="page"/>
        </w:r>
      </w:ins>
    </w:p>
    <w:p w:rsidR="00380229" w:rsidRPr="00914C87" w:rsidRDefault="002956A8">
      <w:pPr>
        <w:pStyle w:val="Ttulo2"/>
        <w:rPr>
          <w:rFonts w:ascii="Arial" w:hAnsi="Arial" w:cs="Arial"/>
          <w:sz w:val="28"/>
          <w:lang w:val="es-ES_tradnl"/>
          <w:rPrChange w:id="2618" w:author="Familia Valderrama A" w:date="2014-03-11T20:55:00Z">
            <w:rPr>
              <w:rFonts w:ascii="Arial" w:hAnsi="Arial" w:cs="Arial"/>
              <w:lang w:val="es-ES_tradnl"/>
            </w:rPr>
          </w:rPrChange>
        </w:rPr>
      </w:pPr>
      <w:bookmarkStart w:id="2619" w:name="_Toc384230517"/>
      <w:r w:rsidRPr="002956A8">
        <w:rPr>
          <w:rFonts w:ascii="Arial" w:hAnsi="Arial" w:cs="Arial"/>
          <w:sz w:val="28"/>
          <w:lang w:val="es-ES_tradnl"/>
          <w:rPrChange w:id="2620" w:author="Familia Valderrama A" w:date="2014-03-11T20:55:00Z">
            <w:rPr>
              <w:rFonts w:ascii="Arial" w:hAnsi="Arial" w:cs="Arial"/>
              <w:b w:val="0"/>
              <w:bCs w:val="0"/>
              <w:color w:val="0000FF" w:themeColor="hyperlink"/>
              <w:sz w:val="24"/>
              <w:szCs w:val="22"/>
              <w:u w:val="single"/>
              <w:lang w:val="es-ES_tradnl"/>
            </w:rPr>
          </w:rPrChange>
        </w:rPr>
        <w:t>Organización del Proyecto y Comunicación</w:t>
      </w:r>
      <w:bookmarkEnd w:id="2619"/>
    </w:p>
    <w:p w:rsidR="008B38F0" w:rsidRDefault="005B51FA">
      <w:pPr>
        <w:spacing w:after="240"/>
        <w:rPr>
          <w:del w:id="2621" w:author="Familia Valderrama A" w:date="2014-03-11T20:54:00Z"/>
          <w:rFonts w:ascii="Arial" w:hAnsi="Arial" w:cs="Arial"/>
          <w:lang w:val="es-ES_tradnl"/>
        </w:rPr>
        <w:pPrChange w:id="2622" w:author="Familia Valderrama A" w:date="2014-03-11T20:54:00Z">
          <w:pPr/>
        </w:pPrChange>
      </w:pPr>
      <w:del w:id="2623" w:author="Familia Valderrama A" w:date="2014-03-11T20:54:00Z">
        <w:r w:rsidRPr="0007042C" w:rsidDel="00914C87">
          <w:rPr>
            <w:rFonts w:ascii="Arial" w:hAnsi="Arial" w:cs="Arial"/>
            <w:color w:val="000090"/>
            <w:lang w:val="es-ES_tradnl"/>
          </w:rPr>
          <w:delText>Propósito: Identificar todos los principales entidades que participan directa o indirectamente del proyecto, sus responsabilidades respecto al proyecto y los canales de comunicación entre ellas.</w:delText>
        </w:r>
        <w:bookmarkStart w:id="2624" w:name="_Toc382416658"/>
        <w:bookmarkStart w:id="2625" w:name="_Toc382419488"/>
        <w:bookmarkStart w:id="2626" w:name="_Toc382419833"/>
        <w:bookmarkStart w:id="2627" w:name="_Toc382420340"/>
        <w:bookmarkStart w:id="2628" w:name="_Toc382420450"/>
        <w:bookmarkStart w:id="2629" w:name="_Toc382427891"/>
        <w:bookmarkStart w:id="2630" w:name="_Toc382428718"/>
        <w:bookmarkStart w:id="2631" w:name="_Toc382436000"/>
        <w:bookmarkStart w:id="2632" w:name="_Toc382447298"/>
        <w:bookmarkStart w:id="2633" w:name="_Toc382447840"/>
        <w:bookmarkStart w:id="2634" w:name="_Toc382448267"/>
        <w:bookmarkStart w:id="2635" w:name="_Toc382448497"/>
        <w:bookmarkStart w:id="2636" w:name="_Toc382448601"/>
        <w:bookmarkStart w:id="2637" w:name="_Toc382448730"/>
        <w:bookmarkStart w:id="2638" w:name="_Toc382448856"/>
        <w:bookmarkStart w:id="2639" w:name="_Toc382448982"/>
        <w:bookmarkStart w:id="2640" w:name="_Toc382449107"/>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del>
    </w:p>
    <w:p w:rsidR="008B38F0" w:rsidRDefault="005B51FA">
      <w:pPr>
        <w:spacing w:after="240"/>
        <w:rPr>
          <w:del w:id="2641" w:author="Familia Valderrama A" w:date="2014-03-11T20:54:00Z"/>
          <w:rFonts w:ascii="Arial" w:hAnsi="Arial" w:cs="Arial"/>
          <w:lang w:val="es-ES_tradnl"/>
        </w:rPr>
        <w:pPrChange w:id="2642" w:author="Familia Valderrama A" w:date="2014-03-11T20:54:00Z">
          <w:pPr/>
        </w:pPrChange>
      </w:pPr>
      <w:del w:id="2643" w:author="Familia Valderrama A" w:date="2014-03-11T20:54:00Z">
        <w:r w:rsidRPr="0007042C" w:rsidDel="00914C87">
          <w:rPr>
            <w:rFonts w:ascii="Arial" w:hAnsi="Arial" w:cs="Arial"/>
            <w:color w:val="000090"/>
            <w:lang w:val="es-ES_tradnl"/>
          </w:rPr>
          <w:delText>Contenido: ver cada sub-sección</w:delText>
        </w:r>
        <w:bookmarkStart w:id="2644" w:name="_Toc382416659"/>
        <w:bookmarkStart w:id="2645" w:name="_Toc382419489"/>
        <w:bookmarkStart w:id="2646" w:name="_Toc382419834"/>
        <w:bookmarkStart w:id="2647" w:name="_Toc382420341"/>
        <w:bookmarkStart w:id="2648" w:name="_Toc382420451"/>
        <w:bookmarkStart w:id="2649" w:name="_Toc382427892"/>
        <w:bookmarkStart w:id="2650" w:name="_Toc382428719"/>
        <w:bookmarkStart w:id="2651" w:name="_Toc382436001"/>
        <w:bookmarkStart w:id="2652" w:name="_Toc382447299"/>
        <w:bookmarkStart w:id="2653" w:name="_Toc382447841"/>
        <w:bookmarkStart w:id="2654" w:name="_Toc382448268"/>
        <w:bookmarkStart w:id="2655" w:name="_Toc382448498"/>
        <w:bookmarkStart w:id="2656" w:name="_Toc382448602"/>
        <w:bookmarkStart w:id="2657" w:name="_Toc382448731"/>
        <w:bookmarkStart w:id="2658" w:name="_Toc382448857"/>
        <w:bookmarkStart w:id="2659" w:name="_Toc382448983"/>
        <w:bookmarkStart w:id="2660" w:name="_Toc382449108"/>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del>
    </w:p>
    <w:p w:rsidR="008B38F0" w:rsidRDefault="005B51FA">
      <w:pPr>
        <w:spacing w:after="240"/>
        <w:rPr>
          <w:del w:id="2661" w:author="Familia Valderrama A" w:date="2014-03-11T20:54:00Z"/>
          <w:rFonts w:ascii="Arial" w:hAnsi="Arial" w:cs="Arial"/>
          <w:color w:val="000090"/>
          <w:lang w:val="es-ES_tradnl"/>
        </w:rPr>
        <w:pPrChange w:id="2662" w:author="Familia Valderrama A" w:date="2014-03-11T20:54:00Z">
          <w:pPr/>
        </w:pPrChange>
      </w:pPr>
      <w:del w:id="2663" w:author="Familia Valderrama A" w:date="2014-03-11T20:54:00Z">
        <w:r w:rsidRPr="0007042C" w:rsidDel="00914C87">
          <w:rPr>
            <w:rFonts w:ascii="Arial" w:hAnsi="Arial" w:cs="Arial"/>
            <w:color w:val="000090"/>
            <w:lang w:val="es-ES_tradnl"/>
          </w:rPr>
          <w:delText>Referencias: [1], sección 5.4.6</w:delText>
        </w:r>
        <w:bookmarkStart w:id="2664" w:name="_Toc382416660"/>
        <w:bookmarkStart w:id="2665" w:name="_Toc382419490"/>
        <w:bookmarkStart w:id="2666" w:name="_Toc382419835"/>
        <w:bookmarkStart w:id="2667" w:name="_Toc382420342"/>
        <w:bookmarkStart w:id="2668" w:name="_Toc382420452"/>
        <w:bookmarkStart w:id="2669" w:name="_Toc382427893"/>
        <w:bookmarkStart w:id="2670" w:name="_Toc382428720"/>
        <w:bookmarkStart w:id="2671" w:name="_Toc382436002"/>
        <w:bookmarkStart w:id="2672" w:name="_Toc382447300"/>
        <w:bookmarkStart w:id="2673" w:name="_Toc382447842"/>
        <w:bookmarkStart w:id="2674" w:name="_Toc382448269"/>
        <w:bookmarkStart w:id="2675" w:name="_Toc382448499"/>
        <w:bookmarkStart w:id="2676" w:name="_Toc382448603"/>
        <w:bookmarkStart w:id="2677" w:name="_Toc382448732"/>
        <w:bookmarkStart w:id="2678" w:name="_Toc382448858"/>
        <w:bookmarkStart w:id="2679" w:name="_Toc382448984"/>
        <w:bookmarkStart w:id="2680" w:name="_Toc382449109"/>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rsidR="008B38F0" w:rsidRDefault="008B38F0">
      <w:pPr>
        <w:spacing w:after="240"/>
        <w:rPr>
          <w:del w:id="2681" w:author="Familia Valderrama A" w:date="2014-03-11T20:54:00Z"/>
          <w:rFonts w:ascii="Arial" w:hAnsi="Arial" w:cs="Arial"/>
          <w:color w:val="000090"/>
          <w:lang w:val="es-ES_tradnl"/>
        </w:rPr>
        <w:pPrChange w:id="2682" w:author="Familia Valderrama A" w:date="2014-03-11T20:54:00Z">
          <w:pPr/>
        </w:pPrChange>
      </w:pPr>
      <w:bookmarkStart w:id="2683" w:name="_Toc382416661"/>
      <w:bookmarkStart w:id="2684" w:name="_Toc382419491"/>
      <w:bookmarkStart w:id="2685" w:name="_Toc382419836"/>
      <w:bookmarkStart w:id="2686" w:name="_Toc382420343"/>
      <w:bookmarkStart w:id="2687" w:name="_Toc382420453"/>
      <w:bookmarkStart w:id="2688" w:name="_Toc382427894"/>
      <w:bookmarkStart w:id="2689" w:name="_Toc382428721"/>
      <w:bookmarkStart w:id="2690" w:name="_Toc382436003"/>
      <w:bookmarkStart w:id="2691" w:name="_Toc382447301"/>
      <w:bookmarkStart w:id="2692" w:name="_Toc382447843"/>
      <w:bookmarkStart w:id="2693" w:name="_Toc382448270"/>
      <w:bookmarkStart w:id="2694" w:name="_Toc382448500"/>
      <w:bookmarkStart w:id="2695" w:name="_Toc382448604"/>
      <w:bookmarkStart w:id="2696" w:name="_Toc382448733"/>
      <w:bookmarkStart w:id="2697" w:name="_Toc382448859"/>
      <w:bookmarkStart w:id="2698" w:name="_Toc382448985"/>
      <w:bookmarkStart w:id="2699" w:name="_Toc382449110"/>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rsidR="008B38F0" w:rsidRDefault="008B38F0">
      <w:pPr>
        <w:spacing w:after="240"/>
        <w:rPr>
          <w:del w:id="2700" w:author="Familia Valderrama A" w:date="2014-03-11T20:54:00Z"/>
          <w:rFonts w:ascii="Arial" w:hAnsi="Arial" w:cs="Arial"/>
          <w:color w:val="000090"/>
          <w:lang w:val="es-ES_tradnl"/>
        </w:rPr>
        <w:pPrChange w:id="2701" w:author="Familia Valderrama A" w:date="2014-03-11T20:54:00Z">
          <w:pPr/>
        </w:pPrChange>
      </w:pPr>
      <w:bookmarkStart w:id="2702" w:name="_Toc382416662"/>
      <w:bookmarkStart w:id="2703" w:name="_Toc382419492"/>
      <w:bookmarkStart w:id="2704" w:name="_Toc382419837"/>
      <w:bookmarkStart w:id="2705" w:name="_Toc382420344"/>
      <w:bookmarkStart w:id="2706" w:name="_Toc382420454"/>
      <w:bookmarkStart w:id="2707" w:name="_Toc382427895"/>
      <w:bookmarkStart w:id="2708" w:name="_Toc382428722"/>
      <w:bookmarkStart w:id="2709" w:name="_Toc382436004"/>
      <w:bookmarkStart w:id="2710" w:name="_Toc382447302"/>
      <w:bookmarkStart w:id="2711" w:name="_Toc382447844"/>
      <w:bookmarkStart w:id="2712" w:name="_Toc382448271"/>
      <w:bookmarkStart w:id="2713" w:name="_Toc382448501"/>
      <w:bookmarkStart w:id="2714" w:name="_Toc382448605"/>
      <w:bookmarkStart w:id="2715" w:name="_Toc382448734"/>
      <w:bookmarkStart w:id="2716" w:name="_Toc382448860"/>
      <w:bookmarkStart w:id="2717" w:name="_Toc382448986"/>
      <w:bookmarkStart w:id="2718" w:name="_Toc38244911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rsidR="008B38F0" w:rsidRDefault="008B38F0">
      <w:pPr>
        <w:spacing w:after="240"/>
        <w:rPr>
          <w:del w:id="2719" w:author="Familia Valderrama A" w:date="2014-03-11T20:37:00Z"/>
          <w:rFonts w:ascii="Arial" w:hAnsi="Arial" w:cs="Arial"/>
          <w:color w:val="000090"/>
          <w:lang w:val="es-ES_tradnl"/>
        </w:rPr>
        <w:pPrChange w:id="2720" w:author="Familia Valderrama A" w:date="2014-03-11T20:54:00Z">
          <w:pPr/>
        </w:pPrChange>
      </w:pPr>
      <w:bookmarkStart w:id="2721" w:name="_Toc382416663"/>
      <w:bookmarkStart w:id="2722" w:name="_Toc382419493"/>
      <w:bookmarkStart w:id="2723" w:name="_Toc382419838"/>
      <w:bookmarkStart w:id="2724" w:name="_Toc382420345"/>
      <w:bookmarkStart w:id="2725" w:name="_Toc382420455"/>
      <w:bookmarkStart w:id="2726" w:name="_Toc382427896"/>
      <w:bookmarkStart w:id="2727" w:name="_Toc382428723"/>
      <w:bookmarkStart w:id="2728" w:name="_Toc382436005"/>
      <w:bookmarkStart w:id="2729" w:name="_Toc382447303"/>
      <w:bookmarkStart w:id="2730" w:name="_Toc382447845"/>
      <w:bookmarkStart w:id="2731" w:name="_Toc382448272"/>
      <w:bookmarkStart w:id="2732" w:name="_Toc382448502"/>
      <w:bookmarkStart w:id="2733" w:name="_Toc382448606"/>
      <w:bookmarkStart w:id="2734" w:name="_Toc382448735"/>
      <w:bookmarkStart w:id="2735" w:name="_Toc382448861"/>
      <w:bookmarkStart w:id="2736" w:name="_Toc382448987"/>
      <w:bookmarkStart w:id="2737" w:name="_Toc382449112"/>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rsidR="008B38F0" w:rsidRDefault="008B38F0">
      <w:pPr>
        <w:spacing w:after="240"/>
        <w:rPr>
          <w:del w:id="2738" w:author="Familia Valderrama A" w:date="2014-03-11T20:54:00Z"/>
          <w:rFonts w:ascii="Arial" w:hAnsi="Arial" w:cs="Arial"/>
          <w:color w:val="000090"/>
          <w:lang w:val="es-ES_tradnl"/>
        </w:rPr>
        <w:pPrChange w:id="2739" w:author="Familia Valderrama A" w:date="2014-03-11T20:54:00Z">
          <w:pPr/>
        </w:pPrChange>
      </w:pPr>
      <w:bookmarkStart w:id="2740" w:name="_Toc382416664"/>
      <w:bookmarkStart w:id="2741" w:name="_Toc382419494"/>
      <w:bookmarkStart w:id="2742" w:name="_Toc382419839"/>
      <w:bookmarkStart w:id="2743" w:name="_Toc382420346"/>
      <w:bookmarkStart w:id="2744" w:name="_Toc382420456"/>
      <w:bookmarkStart w:id="2745" w:name="_Toc382427897"/>
      <w:bookmarkStart w:id="2746" w:name="_Toc382428724"/>
      <w:bookmarkStart w:id="2747" w:name="_Toc382436006"/>
      <w:bookmarkStart w:id="2748" w:name="_Toc382447304"/>
      <w:bookmarkStart w:id="2749" w:name="_Toc382447846"/>
      <w:bookmarkStart w:id="2750" w:name="_Toc382448273"/>
      <w:bookmarkStart w:id="2751" w:name="_Toc382448503"/>
      <w:bookmarkStart w:id="2752" w:name="_Toc382448607"/>
      <w:bookmarkStart w:id="2753" w:name="_Toc382448736"/>
      <w:bookmarkStart w:id="2754" w:name="_Toc382448862"/>
      <w:bookmarkStart w:id="2755" w:name="_Toc382448988"/>
      <w:bookmarkStart w:id="2756" w:name="_Toc382449113"/>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rsidR="008B38F0" w:rsidRDefault="008B38F0">
      <w:pPr>
        <w:spacing w:after="240"/>
        <w:rPr>
          <w:del w:id="2757" w:author="Familia Valderrama A" w:date="2014-03-11T20:37:00Z"/>
          <w:rFonts w:ascii="Arial" w:hAnsi="Arial" w:cs="Arial"/>
          <w:lang w:val="es-ES_tradnl"/>
        </w:rPr>
        <w:pPrChange w:id="2758" w:author="Familia Valderrama A" w:date="2014-03-11T20:54:00Z">
          <w:pPr/>
        </w:pPrChange>
      </w:pPr>
      <w:bookmarkStart w:id="2759" w:name="_Toc382416665"/>
      <w:bookmarkStart w:id="2760" w:name="_Toc382419495"/>
      <w:bookmarkStart w:id="2761" w:name="_Toc382419840"/>
      <w:bookmarkStart w:id="2762" w:name="_Toc382420347"/>
      <w:bookmarkStart w:id="2763" w:name="_Toc382420457"/>
      <w:bookmarkStart w:id="2764" w:name="_Toc382427898"/>
      <w:bookmarkStart w:id="2765" w:name="_Toc382428725"/>
      <w:bookmarkStart w:id="2766" w:name="_Toc382436007"/>
      <w:bookmarkStart w:id="2767" w:name="_Toc382447305"/>
      <w:bookmarkStart w:id="2768" w:name="_Toc382447847"/>
      <w:bookmarkStart w:id="2769" w:name="_Toc382448274"/>
      <w:bookmarkStart w:id="2770" w:name="_Toc382448504"/>
      <w:bookmarkStart w:id="2771" w:name="_Toc382448608"/>
      <w:bookmarkStart w:id="2772" w:name="_Toc382448737"/>
      <w:bookmarkStart w:id="2773" w:name="_Toc382448863"/>
      <w:bookmarkStart w:id="2774" w:name="_Toc382448989"/>
      <w:bookmarkStart w:id="2775" w:name="_Toc382449114"/>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p>
    <w:p w:rsidR="008B38F0" w:rsidRDefault="008B38F0">
      <w:pPr>
        <w:spacing w:after="240"/>
        <w:rPr>
          <w:del w:id="2776" w:author="Familia Valderrama A" w:date="2014-03-11T20:37:00Z"/>
          <w:rFonts w:ascii="Arial" w:hAnsi="Arial" w:cs="Arial"/>
          <w:color w:val="000090"/>
          <w:lang w:val="es-ES_tradnl"/>
        </w:rPr>
        <w:pPrChange w:id="2777" w:author="Familia Valderrama A" w:date="2014-03-11T20:54:00Z">
          <w:pPr/>
        </w:pPrChange>
      </w:pPr>
      <w:bookmarkStart w:id="2778" w:name="_Toc382416666"/>
      <w:bookmarkStart w:id="2779" w:name="_Toc382419496"/>
      <w:bookmarkStart w:id="2780" w:name="_Toc382419841"/>
      <w:bookmarkStart w:id="2781" w:name="_Toc382420348"/>
      <w:bookmarkStart w:id="2782" w:name="_Toc382420458"/>
      <w:bookmarkStart w:id="2783" w:name="_Toc382427899"/>
      <w:bookmarkStart w:id="2784" w:name="_Toc382428726"/>
      <w:bookmarkStart w:id="2785" w:name="_Toc382436008"/>
      <w:bookmarkStart w:id="2786" w:name="_Toc382447306"/>
      <w:bookmarkStart w:id="2787" w:name="_Toc382447848"/>
      <w:bookmarkStart w:id="2788" w:name="_Toc382448275"/>
      <w:bookmarkStart w:id="2789" w:name="_Toc382448505"/>
      <w:bookmarkStart w:id="2790" w:name="_Toc382448609"/>
      <w:bookmarkStart w:id="2791" w:name="_Toc382448738"/>
      <w:bookmarkStart w:id="2792" w:name="_Toc382448864"/>
      <w:bookmarkStart w:id="2793" w:name="_Toc382448990"/>
      <w:bookmarkStart w:id="2794" w:name="_Toc382449115"/>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p>
    <w:p w:rsidR="008B38F0" w:rsidRDefault="008B38F0">
      <w:pPr>
        <w:spacing w:after="240"/>
        <w:rPr>
          <w:del w:id="2795" w:author="Familia Valderrama A" w:date="2014-03-11T20:36:00Z"/>
          <w:rFonts w:ascii="Arial" w:hAnsi="Arial" w:cs="Arial"/>
          <w:color w:val="000090"/>
          <w:lang w:val="es-ES_tradnl"/>
        </w:rPr>
        <w:pPrChange w:id="2796" w:author="Familia Valderrama A" w:date="2014-03-11T20:54:00Z">
          <w:pPr/>
        </w:pPrChange>
      </w:pPr>
      <w:bookmarkStart w:id="2797" w:name="_Toc382416667"/>
      <w:bookmarkStart w:id="2798" w:name="_Toc382419497"/>
      <w:bookmarkStart w:id="2799" w:name="_Toc382419842"/>
      <w:bookmarkStart w:id="2800" w:name="_Toc382420349"/>
      <w:bookmarkStart w:id="2801" w:name="_Toc382420459"/>
      <w:bookmarkStart w:id="2802" w:name="_Toc382427900"/>
      <w:bookmarkStart w:id="2803" w:name="_Toc382428727"/>
      <w:bookmarkStart w:id="2804" w:name="_Toc382436009"/>
      <w:bookmarkStart w:id="2805" w:name="_Toc382447307"/>
      <w:bookmarkStart w:id="2806" w:name="_Toc382447849"/>
      <w:bookmarkStart w:id="2807" w:name="_Toc382448276"/>
      <w:bookmarkStart w:id="2808" w:name="_Toc382448506"/>
      <w:bookmarkStart w:id="2809" w:name="_Toc382448610"/>
      <w:bookmarkStart w:id="2810" w:name="_Toc382448739"/>
      <w:bookmarkStart w:id="2811" w:name="_Toc382448865"/>
      <w:bookmarkStart w:id="2812" w:name="_Toc382448991"/>
      <w:bookmarkStart w:id="2813" w:name="_Toc38244911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p>
    <w:p w:rsidR="008B38F0" w:rsidRDefault="008B38F0">
      <w:pPr>
        <w:spacing w:after="240"/>
        <w:rPr>
          <w:del w:id="2814" w:author="Familia Valderrama A" w:date="2014-03-11T20:36:00Z"/>
          <w:rFonts w:ascii="Arial" w:hAnsi="Arial" w:cs="Arial"/>
          <w:color w:val="000090"/>
          <w:lang w:val="es-ES_tradnl"/>
        </w:rPr>
        <w:pPrChange w:id="2815" w:author="Familia Valderrama A" w:date="2014-03-11T20:54:00Z">
          <w:pPr/>
        </w:pPrChange>
      </w:pPr>
      <w:bookmarkStart w:id="2816" w:name="_Toc382416668"/>
      <w:bookmarkStart w:id="2817" w:name="_Toc382419498"/>
      <w:bookmarkStart w:id="2818" w:name="_Toc382419843"/>
      <w:bookmarkStart w:id="2819" w:name="_Toc382420350"/>
      <w:bookmarkStart w:id="2820" w:name="_Toc382420460"/>
      <w:bookmarkStart w:id="2821" w:name="_Toc382427901"/>
      <w:bookmarkStart w:id="2822" w:name="_Toc382428728"/>
      <w:bookmarkStart w:id="2823" w:name="_Toc382436010"/>
      <w:bookmarkStart w:id="2824" w:name="_Toc382447308"/>
      <w:bookmarkStart w:id="2825" w:name="_Toc382447850"/>
      <w:bookmarkStart w:id="2826" w:name="_Toc382448277"/>
      <w:bookmarkStart w:id="2827" w:name="_Toc382448507"/>
      <w:bookmarkStart w:id="2828" w:name="_Toc382448611"/>
      <w:bookmarkStart w:id="2829" w:name="_Toc382448740"/>
      <w:bookmarkStart w:id="2830" w:name="_Toc382448866"/>
      <w:bookmarkStart w:id="2831" w:name="_Toc382448992"/>
      <w:bookmarkStart w:id="2832" w:name="_Toc382449117"/>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p>
    <w:p w:rsidR="008B38F0" w:rsidRDefault="008B38F0">
      <w:pPr>
        <w:spacing w:after="240"/>
        <w:rPr>
          <w:del w:id="2833" w:author="Familia Valderrama A" w:date="2014-03-11T20:36:00Z"/>
          <w:rFonts w:ascii="Arial" w:hAnsi="Arial" w:cs="Arial"/>
          <w:color w:val="000090"/>
          <w:lang w:val="es-ES_tradnl"/>
        </w:rPr>
        <w:pPrChange w:id="2834" w:author="Familia Valderrama A" w:date="2014-03-11T20:54:00Z">
          <w:pPr/>
        </w:pPrChange>
      </w:pPr>
      <w:bookmarkStart w:id="2835" w:name="_Toc382416669"/>
      <w:bookmarkStart w:id="2836" w:name="_Toc382419499"/>
      <w:bookmarkStart w:id="2837" w:name="_Toc382419844"/>
      <w:bookmarkStart w:id="2838" w:name="_Toc382420351"/>
      <w:bookmarkStart w:id="2839" w:name="_Toc382420461"/>
      <w:bookmarkStart w:id="2840" w:name="_Toc382427902"/>
      <w:bookmarkStart w:id="2841" w:name="_Toc382428729"/>
      <w:bookmarkStart w:id="2842" w:name="_Toc382436011"/>
      <w:bookmarkStart w:id="2843" w:name="_Toc382447309"/>
      <w:bookmarkStart w:id="2844" w:name="_Toc382447851"/>
      <w:bookmarkStart w:id="2845" w:name="_Toc382448278"/>
      <w:bookmarkStart w:id="2846" w:name="_Toc382448508"/>
      <w:bookmarkStart w:id="2847" w:name="_Toc382448612"/>
      <w:bookmarkStart w:id="2848" w:name="_Toc382448741"/>
      <w:bookmarkStart w:id="2849" w:name="_Toc382448867"/>
      <w:bookmarkStart w:id="2850" w:name="_Toc382448993"/>
      <w:bookmarkStart w:id="2851" w:name="_Toc382449118"/>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p>
    <w:p w:rsidR="008B38F0" w:rsidRDefault="008B38F0">
      <w:pPr>
        <w:spacing w:after="240"/>
        <w:rPr>
          <w:del w:id="2852" w:author="Familia Valderrama A" w:date="2014-03-11T20:36:00Z"/>
          <w:rFonts w:ascii="Arial" w:hAnsi="Arial" w:cs="Arial"/>
          <w:color w:val="000090"/>
          <w:lang w:val="es-ES_tradnl"/>
        </w:rPr>
        <w:pPrChange w:id="2853" w:author="Familia Valderrama A" w:date="2014-03-11T20:54:00Z">
          <w:pPr/>
        </w:pPrChange>
      </w:pPr>
      <w:bookmarkStart w:id="2854" w:name="_Toc382416670"/>
      <w:bookmarkStart w:id="2855" w:name="_Toc382419500"/>
      <w:bookmarkStart w:id="2856" w:name="_Toc382419845"/>
      <w:bookmarkStart w:id="2857" w:name="_Toc382420352"/>
      <w:bookmarkStart w:id="2858" w:name="_Toc382420462"/>
      <w:bookmarkStart w:id="2859" w:name="_Toc382427903"/>
      <w:bookmarkStart w:id="2860" w:name="_Toc382428730"/>
      <w:bookmarkStart w:id="2861" w:name="_Toc382436012"/>
      <w:bookmarkStart w:id="2862" w:name="_Toc382447310"/>
      <w:bookmarkStart w:id="2863" w:name="_Toc382447852"/>
      <w:bookmarkStart w:id="2864" w:name="_Toc382448279"/>
      <w:bookmarkStart w:id="2865" w:name="_Toc382448509"/>
      <w:bookmarkStart w:id="2866" w:name="_Toc382448613"/>
      <w:bookmarkStart w:id="2867" w:name="_Toc382448742"/>
      <w:bookmarkStart w:id="2868" w:name="_Toc382448868"/>
      <w:bookmarkStart w:id="2869" w:name="_Toc382448994"/>
      <w:bookmarkStart w:id="2870" w:name="_Toc382449119"/>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p>
    <w:p w:rsidR="008B38F0" w:rsidRDefault="008B38F0">
      <w:pPr>
        <w:spacing w:after="240"/>
        <w:rPr>
          <w:del w:id="2871" w:author="Familia Valderrama A" w:date="2014-03-11T20:36:00Z"/>
          <w:rFonts w:ascii="Arial" w:hAnsi="Arial" w:cs="Arial"/>
          <w:color w:val="000090"/>
          <w:lang w:val="es-ES_tradnl"/>
        </w:rPr>
        <w:pPrChange w:id="2872" w:author="Familia Valderrama A" w:date="2014-03-11T20:54:00Z">
          <w:pPr/>
        </w:pPrChange>
      </w:pPr>
      <w:bookmarkStart w:id="2873" w:name="_Toc382416671"/>
      <w:bookmarkStart w:id="2874" w:name="_Toc382419501"/>
      <w:bookmarkStart w:id="2875" w:name="_Toc382419846"/>
      <w:bookmarkStart w:id="2876" w:name="_Toc382420353"/>
      <w:bookmarkStart w:id="2877" w:name="_Toc382420463"/>
      <w:bookmarkStart w:id="2878" w:name="_Toc382427904"/>
      <w:bookmarkStart w:id="2879" w:name="_Toc382428731"/>
      <w:bookmarkStart w:id="2880" w:name="_Toc382436013"/>
      <w:bookmarkStart w:id="2881" w:name="_Toc382447311"/>
      <w:bookmarkStart w:id="2882" w:name="_Toc382447853"/>
      <w:bookmarkStart w:id="2883" w:name="_Toc382448280"/>
      <w:bookmarkStart w:id="2884" w:name="_Toc382448510"/>
      <w:bookmarkStart w:id="2885" w:name="_Toc382448614"/>
      <w:bookmarkStart w:id="2886" w:name="_Toc382448743"/>
      <w:bookmarkStart w:id="2887" w:name="_Toc382448869"/>
      <w:bookmarkStart w:id="2888" w:name="_Toc382448995"/>
      <w:bookmarkStart w:id="2889" w:name="_Toc382449120"/>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
    <w:p w:rsidR="008B38F0" w:rsidRDefault="008B38F0">
      <w:pPr>
        <w:spacing w:after="240"/>
        <w:rPr>
          <w:del w:id="2890" w:author="Familia Valderrama A" w:date="2014-03-11T20:36:00Z"/>
          <w:rFonts w:ascii="Arial" w:hAnsi="Arial" w:cs="Arial"/>
          <w:color w:val="000090"/>
          <w:lang w:val="es-ES_tradnl"/>
        </w:rPr>
        <w:pPrChange w:id="2891" w:author="Familia Valderrama A" w:date="2014-03-11T20:54:00Z">
          <w:pPr/>
        </w:pPrChange>
      </w:pPr>
      <w:bookmarkStart w:id="2892" w:name="_Toc382416672"/>
      <w:bookmarkStart w:id="2893" w:name="_Toc382419502"/>
      <w:bookmarkStart w:id="2894" w:name="_Toc382419847"/>
      <w:bookmarkStart w:id="2895" w:name="_Toc382420354"/>
      <w:bookmarkStart w:id="2896" w:name="_Toc382420464"/>
      <w:bookmarkStart w:id="2897" w:name="_Toc382427905"/>
      <w:bookmarkStart w:id="2898" w:name="_Toc382428732"/>
      <w:bookmarkStart w:id="2899" w:name="_Toc382436014"/>
      <w:bookmarkStart w:id="2900" w:name="_Toc382447312"/>
      <w:bookmarkStart w:id="2901" w:name="_Toc382447854"/>
      <w:bookmarkStart w:id="2902" w:name="_Toc382448281"/>
      <w:bookmarkStart w:id="2903" w:name="_Toc382448511"/>
      <w:bookmarkStart w:id="2904" w:name="_Toc382448615"/>
      <w:bookmarkStart w:id="2905" w:name="_Toc382448744"/>
      <w:bookmarkStart w:id="2906" w:name="_Toc382448870"/>
      <w:bookmarkStart w:id="2907" w:name="_Toc382448996"/>
      <w:bookmarkStart w:id="2908" w:name="_Toc38244912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p>
    <w:p w:rsidR="008B38F0" w:rsidRDefault="008B38F0">
      <w:pPr>
        <w:spacing w:after="240"/>
        <w:rPr>
          <w:del w:id="2909" w:author="Familia Valderrama A" w:date="2014-03-11T20:36:00Z"/>
          <w:rFonts w:ascii="Arial" w:hAnsi="Arial" w:cs="Arial"/>
          <w:color w:val="000090"/>
          <w:lang w:val="es-ES_tradnl"/>
        </w:rPr>
        <w:pPrChange w:id="2910" w:author="Familia Valderrama A" w:date="2014-03-11T20:54:00Z">
          <w:pPr/>
        </w:pPrChange>
      </w:pPr>
      <w:bookmarkStart w:id="2911" w:name="_Toc382416673"/>
      <w:bookmarkStart w:id="2912" w:name="_Toc382419503"/>
      <w:bookmarkStart w:id="2913" w:name="_Toc382419848"/>
      <w:bookmarkStart w:id="2914" w:name="_Toc382420355"/>
      <w:bookmarkStart w:id="2915" w:name="_Toc382420465"/>
      <w:bookmarkStart w:id="2916" w:name="_Toc382427906"/>
      <w:bookmarkStart w:id="2917" w:name="_Toc382428733"/>
      <w:bookmarkStart w:id="2918" w:name="_Toc382436015"/>
      <w:bookmarkStart w:id="2919" w:name="_Toc382447313"/>
      <w:bookmarkStart w:id="2920" w:name="_Toc382447855"/>
      <w:bookmarkStart w:id="2921" w:name="_Toc382448282"/>
      <w:bookmarkStart w:id="2922" w:name="_Toc382448512"/>
      <w:bookmarkStart w:id="2923" w:name="_Toc382448616"/>
      <w:bookmarkStart w:id="2924" w:name="_Toc382448745"/>
      <w:bookmarkStart w:id="2925" w:name="_Toc382448871"/>
      <w:bookmarkStart w:id="2926" w:name="_Toc382448997"/>
      <w:bookmarkStart w:id="2927" w:name="_Toc382449122"/>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p>
    <w:p w:rsidR="008B38F0" w:rsidRDefault="008B38F0">
      <w:pPr>
        <w:spacing w:after="240"/>
        <w:rPr>
          <w:del w:id="2928" w:author="Familia Valderrama A" w:date="2014-03-11T20:37:00Z"/>
          <w:rFonts w:ascii="Arial" w:hAnsi="Arial" w:cs="Arial"/>
          <w:lang w:val="es-ES_tradnl"/>
        </w:rPr>
        <w:pPrChange w:id="2929" w:author="Familia Valderrama A" w:date="2014-03-11T20:54:00Z">
          <w:pPr/>
        </w:pPrChange>
      </w:pPr>
      <w:bookmarkStart w:id="2930" w:name="_Toc382416674"/>
      <w:bookmarkStart w:id="2931" w:name="_Toc382419504"/>
      <w:bookmarkStart w:id="2932" w:name="_Toc382419849"/>
      <w:bookmarkStart w:id="2933" w:name="_Toc382420356"/>
      <w:bookmarkStart w:id="2934" w:name="_Toc382420466"/>
      <w:bookmarkStart w:id="2935" w:name="_Toc382427907"/>
      <w:bookmarkStart w:id="2936" w:name="_Toc382428734"/>
      <w:bookmarkStart w:id="2937" w:name="_Toc382436016"/>
      <w:bookmarkStart w:id="2938" w:name="_Toc382447314"/>
      <w:bookmarkStart w:id="2939" w:name="_Toc382447856"/>
      <w:bookmarkStart w:id="2940" w:name="_Toc382448283"/>
      <w:bookmarkStart w:id="2941" w:name="_Toc382448513"/>
      <w:bookmarkStart w:id="2942" w:name="_Toc382448617"/>
      <w:bookmarkStart w:id="2943" w:name="_Toc382448746"/>
      <w:bookmarkStart w:id="2944" w:name="_Toc382448872"/>
      <w:bookmarkStart w:id="2945" w:name="_Toc382448998"/>
      <w:bookmarkStart w:id="2946" w:name="_Toc382449123"/>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rsidR="008B38F0" w:rsidRDefault="00975F6E">
      <w:pPr>
        <w:pStyle w:val="Ttulo3"/>
        <w:spacing w:after="240"/>
        <w:rPr>
          <w:del w:id="2947" w:author="Familia Valderrama A" w:date="2014-03-11T20:54:00Z"/>
          <w:rFonts w:ascii="Arial" w:hAnsi="Arial" w:cs="Arial"/>
          <w:sz w:val="28"/>
          <w:lang w:val="es-ES_tradnl"/>
        </w:rPr>
        <w:pPrChange w:id="2948" w:author="Familia Valderrama A" w:date="2014-03-11T20:54:00Z">
          <w:pPr>
            <w:pStyle w:val="Ttulo3"/>
          </w:pPr>
        </w:pPrChange>
      </w:pPr>
      <w:bookmarkStart w:id="2949" w:name="_Toc384230518"/>
      <w:r w:rsidRPr="00975F6E">
        <w:rPr>
          <w:rFonts w:ascii="Arial" w:hAnsi="Arial" w:cs="Arial"/>
          <w:sz w:val="28"/>
          <w:lang w:val="es-ES_tradnl"/>
        </w:rPr>
        <w:t>Interfaces Externas</w:t>
      </w:r>
      <w:bookmarkEnd w:id="2949"/>
    </w:p>
    <w:p w:rsidR="008B38F0" w:rsidRDefault="008B38F0">
      <w:pPr>
        <w:pStyle w:val="Ttulo3"/>
        <w:spacing w:after="240"/>
        <w:rPr>
          <w:lang w:val="es-ES_tradnl"/>
        </w:rPr>
        <w:pPrChange w:id="2950" w:author="Familia Valderrama A" w:date="2014-03-11T20:54:00Z">
          <w:pPr>
            <w:pStyle w:val="Textbody"/>
          </w:pPr>
        </w:pPrChange>
      </w:pPr>
      <w:bookmarkStart w:id="2951" w:name="_Toc384230519"/>
      <w:bookmarkEnd w:id="2951"/>
    </w:p>
    <w:p w:rsidR="00380229" w:rsidRDefault="005F4D45">
      <w:pPr>
        <w:rPr>
          <w:ins w:id="2952" w:author="Sergio" w:date="2014-03-12T22:10:00Z"/>
          <w:rFonts w:ascii="Arial" w:hAnsi="Arial" w:cs="Arial"/>
          <w:szCs w:val="24"/>
          <w:lang w:val="es-ES_tradnl"/>
        </w:rPr>
      </w:pPr>
      <w:r w:rsidRPr="005F4D45">
        <w:rPr>
          <w:rFonts w:ascii="Arial" w:hAnsi="Arial" w:cs="Arial"/>
          <w:szCs w:val="24"/>
          <w:lang w:val="es-ES_tradnl"/>
        </w:rPr>
        <w:t>A continuación se muestra la tabla de entidades externas</w:t>
      </w:r>
      <w:r w:rsidR="00EC7A1B">
        <w:rPr>
          <w:rFonts w:ascii="Arial" w:hAnsi="Arial" w:cs="Arial"/>
          <w:szCs w:val="24"/>
          <w:lang w:val="es-ES_tradnl"/>
        </w:rPr>
        <w:t xml:space="preserve"> al equipo de desarrollo Softlute</w:t>
      </w:r>
      <w:r w:rsidR="00A55D3A">
        <w:rPr>
          <w:rFonts w:ascii="Arial" w:hAnsi="Arial" w:cs="Arial"/>
          <w:szCs w:val="24"/>
          <w:lang w:val="es-ES_tradnl"/>
        </w:rPr>
        <w:t xml:space="preserve">, la cual describe a la entidad, su relación con el proyecto y el canal de comunicación con ella. </w:t>
      </w:r>
      <w:r w:rsidR="00A94FFC">
        <w:rPr>
          <w:rFonts w:ascii="Arial" w:hAnsi="Arial" w:cs="Arial"/>
          <w:szCs w:val="24"/>
          <w:lang w:val="es-ES_tradnl"/>
        </w:rPr>
        <w:t xml:space="preserve"> </w:t>
      </w:r>
    </w:p>
    <w:p w:rsidR="008B38F0" w:rsidRDefault="00FB7BEA">
      <w:pPr>
        <w:pStyle w:val="Epgrafe"/>
        <w:rPr>
          <w:ins w:id="2953" w:author="Familia Valderrama A" w:date="2014-03-13T04:11:00Z"/>
        </w:rPr>
        <w:pPrChange w:id="2954" w:author="Familia Valderrama A" w:date="2014-03-13T04:11:00Z">
          <w:pPr/>
        </w:pPrChange>
      </w:pPr>
      <w:bookmarkStart w:id="2955" w:name="_Toc382447408"/>
      <w:ins w:id="2956" w:author="Familia Valderrama A" w:date="2014-03-13T04:11:00Z">
        <w:r>
          <w:t xml:space="preserve">Tabla </w:t>
        </w:r>
      </w:ins>
      <w:ins w:id="2957" w:author="Familia Valderrama A" w:date="2014-03-13T04:17:00Z">
        <w:r w:rsidR="002956A8">
          <w:fldChar w:fldCharType="begin"/>
        </w:r>
        <w:r w:rsidR="003146DF">
          <w:instrText xml:space="preserve"> STYLEREF 1 \s </w:instrText>
        </w:r>
      </w:ins>
      <w:r w:rsidR="002956A8">
        <w:fldChar w:fldCharType="separate"/>
      </w:r>
      <w:r w:rsidR="000910A8">
        <w:rPr>
          <w:noProof/>
        </w:rPr>
        <w:t>8</w:t>
      </w:r>
      <w:ins w:id="2958" w:author="Familia Valderrama A" w:date="2014-03-13T04:17:00Z">
        <w:r w:rsidR="002956A8">
          <w:fldChar w:fldCharType="end"/>
        </w:r>
        <w:r w:rsidR="003146DF">
          <w:t>.</w:t>
        </w:r>
        <w:r w:rsidR="002956A8">
          <w:fldChar w:fldCharType="begin"/>
        </w:r>
        <w:r w:rsidR="003146DF">
          <w:instrText xml:space="preserve"> SEQ Tabla \* ARABIC \s 1 </w:instrText>
        </w:r>
      </w:ins>
      <w:r w:rsidR="002956A8">
        <w:fldChar w:fldCharType="separate"/>
      </w:r>
      <w:ins w:id="2959" w:author="Estudiante" w:date="2014-04-01T16:48:00Z">
        <w:r w:rsidR="000910A8">
          <w:rPr>
            <w:noProof/>
          </w:rPr>
          <w:t>3</w:t>
        </w:r>
      </w:ins>
      <w:ins w:id="2960" w:author="Familia Valderrama A" w:date="2014-03-13T04:17:00Z">
        <w:r w:rsidR="002956A8">
          <w:fldChar w:fldCharType="end"/>
        </w:r>
      </w:ins>
      <w:ins w:id="2961" w:author="Familia Valderrama A" w:date="2014-03-13T04:11:00Z">
        <w:r>
          <w:t xml:space="preserve"> – Interfaces externas</w:t>
        </w:r>
        <w:bookmarkEnd w:id="2955"/>
      </w:ins>
    </w:p>
    <w:tbl>
      <w:tblPr>
        <w:tblStyle w:val="Cuadrculamedia1-nfasis1"/>
        <w:tblW w:w="0" w:type="auto"/>
        <w:tblLook w:val="04A0"/>
        <w:tblPrChange w:id="2962" w:author="Familia Valderrama A" w:date="2014-03-13T04:11:00Z">
          <w:tblPr>
            <w:tblStyle w:val="Tablaconcuadrcula"/>
            <w:tblW w:w="0" w:type="auto"/>
            <w:tblLook w:val="04A0"/>
          </w:tblPr>
        </w:tblPrChange>
      </w:tblPr>
      <w:tblGrid>
        <w:gridCol w:w="2161"/>
        <w:gridCol w:w="2161"/>
        <w:gridCol w:w="2161"/>
        <w:gridCol w:w="2161"/>
        <w:tblGridChange w:id="2963">
          <w:tblGrid>
            <w:gridCol w:w="2161"/>
            <w:gridCol w:w="2161"/>
            <w:gridCol w:w="2161"/>
            <w:gridCol w:w="2161"/>
          </w:tblGrid>
        </w:tblGridChange>
      </w:tblGrid>
      <w:tr w:rsidR="00941DCC" w:rsidTr="00FB7BEA">
        <w:trPr>
          <w:cnfStyle w:val="100000000000"/>
          <w:ins w:id="2964" w:author="Sergio" w:date="2014-03-12T22:10:00Z"/>
        </w:trPr>
        <w:tc>
          <w:tcPr>
            <w:cnfStyle w:val="001000000000"/>
            <w:tcW w:w="2161" w:type="dxa"/>
            <w:shd w:val="clear" w:color="auto" w:fill="17365D" w:themeFill="text2" w:themeFillShade="BF"/>
            <w:tcPrChange w:id="2965" w:author="Familia Valderrama A" w:date="2014-03-13T04:11:00Z">
              <w:tcPr>
                <w:tcW w:w="2161" w:type="dxa"/>
              </w:tcPr>
            </w:tcPrChange>
          </w:tcPr>
          <w:p w:rsidR="00941DCC" w:rsidRPr="00687258" w:rsidRDefault="00941DCC" w:rsidP="00335463">
            <w:pPr>
              <w:jc w:val="center"/>
              <w:cnfStyle w:val="101000000000"/>
              <w:rPr>
                <w:ins w:id="2966" w:author="Sergio" w:date="2014-03-12T22:10:00Z"/>
                <w:rFonts w:ascii="Arial" w:hAnsi="Arial" w:cs="Arial"/>
                <w:b w:val="0"/>
                <w:szCs w:val="24"/>
                <w:lang w:val="es-ES_tradnl"/>
              </w:rPr>
            </w:pPr>
            <w:ins w:id="2967" w:author="Sergio" w:date="2014-03-12T22:10:00Z">
              <w:r w:rsidRPr="00687258">
                <w:rPr>
                  <w:rFonts w:ascii="Arial" w:hAnsi="Arial" w:cs="Arial"/>
                  <w:szCs w:val="24"/>
                  <w:lang w:val="es-ES_tradnl"/>
                </w:rPr>
                <w:t>Nombre</w:t>
              </w:r>
            </w:ins>
          </w:p>
        </w:tc>
        <w:tc>
          <w:tcPr>
            <w:tcW w:w="2161" w:type="dxa"/>
            <w:shd w:val="clear" w:color="auto" w:fill="17365D" w:themeFill="text2" w:themeFillShade="BF"/>
            <w:tcPrChange w:id="2968" w:author="Familia Valderrama A" w:date="2014-03-13T04:11:00Z">
              <w:tcPr>
                <w:tcW w:w="2161" w:type="dxa"/>
              </w:tcPr>
            </w:tcPrChange>
          </w:tcPr>
          <w:p w:rsidR="00941DCC" w:rsidRPr="00687258" w:rsidRDefault="00941DCC" w:rsidP="00335463">
            <w:pPr>
              <w:jc w:val="center"/>
              <w:cnfStyle w:val="100000000000"/>
              <w:rPr>
                <w:ins w:id="2969" w:author="Sergio" w:date="2014-03-12T22:10:00Z"/>
                <w:rFonts w:ascii="Arial" w:hAnsi="Arial" w:cs="Arial"/>
                <w:b w:val="0"/>
                <w:szCs w:val="24"/>
                <w:lang w:val="es-ES_tradnl"/>
              </w:rPr>
            </w:pPr>
            <w:ins w:id="2970" w:author="Sergio" w:date="2014-03-12T22:10:00Z">
              <w:r w:rsidRPr="00687258">
                <w:rPr>
                  <w:rFonts w:ascii="Arial" w:hAnsi="Arial" w:cs="Arial"/>
                  <w:szCs w:val="24"/>
                  <w:lang w:val="es-ES_tradnl"/>
                </w:rPr>
                <w:t>Descripción</w:t>
              </w:r>
            </w:ins>
          </w:p>
        </w:tc>
        <w:tc>
          <w:tcPr>
            <w:tcW w:w="2161" w:type="dxa"/>
            <w:shd w:val="clear" w:color="auto" w:fill="17365D" w:themeFill="text2" w:themeFillShade="BF"/>
            <w:tcPrChange w:id="2971" w:author="Familia Valderrama A" w:date="2014-03-13T04:11:00Z">
              <w:tcPr>
                <w:tcW w:w="2161" w:type="dxa"/>
              </w:tcPr>
            </w:tcPrChange>
          </w:tcPr>
          <w:p w:rsidR="00941DCC" w:rsidRPr="00687258" w:rsidRDefault="00941DCC" w:rsidP="00335463">
            <w:pPr>
              <w:jc w:val="center"/>
              <w:cnfStyle w:val="100000000000"/>
              <w:rPr>
                <w:ins w:id="2972" w:author="Sergio" w:date="2014-03-12T22:10:00Z"/>
                <w:rFonts w:ascii="Arial" w:hAnsi="Arial" w:cs="Arial"/>
                <w:b w:val="0"/>
                <w:szCs w:val="24"/>
                <w:lang w:val="es-ES_tradnl"/>
              </w:rPr>
            </w:pPr>
            <w:ins w:id="2973" w:author="Sergio" w:date="2014-03-12T22:10:00Z">
              <w:r w:rsidRPr="00687258">
                <w:rPr>
                  <w:rFonts w:ascii="Arial" w:hAnsi="Arial" w:cs="Arial"/>
                  <w:szCs w:val="24"/>
                  <w:lang w:val="es-ES_tradnl"/>
                </w:rPr>
                <w:t>Responsabilidad</w:t>
              </w:r>
            </w:ins>
          </w:p>
        </w:tc>
        <w:tc>
          <w:tcPr>
            <w:tcW w:w="2161" w:type="dxa"/>
            <w:shd w:val="clear" w:color="auto" w:fill="17365D" w:themeFill="text2" w:themeFillShade="BF"/>
            <w:tcPrChange w:id="2974" w:author="Familia Valderrama A" w:date="2014-03-13T04:11:00Z">
              <w:tcPr>
                <w:tcW w:w="2161" w:type="dxa"/>
              </w:tcPr>
            </w:tcPrChange>
          </w:tcPr>
          <w:p w:rsidR="00941DCC" w:rsidRPr="00687258" w:rsidRDefault="00941DCC" w:rsidP="00335463">
            <w:pPr>
              <w:jc w:val="center"/>
              <w:cnfStyle w:val="100000000000"/>
              <w:rPr>
                <w:ins w:id="2975" w:author="Sergio" w:date="2014-03-12T22:10:00Z"/>
                <w:rFonts w:ascii="Arial" w:hAnsi="Arial" w:cs="Arial"/>
                <w:b w:val="0"/>
                <w:szCs w:val="24"/>
                <w:lang w:val="es-ES_tradnl"/>
              </w:rPr>
            </w:pPr>
            <w:ins w:id="2976" w:author="Sergio" w:date="2014-03-12T22:10:00Z">
              <w:r w:rsidRPr="00687258">
                <w:rPr>
                  <w:rFonts w:ascii="Arial" w:hAnsi="Arial" w:cs="Arial"/>
                  <w:szCs w:val="24"/>
                  <w:lang w:val="es-ES_tradnl"/>
                </w:rPr>
                <w:t>Canal de comunicación</w:t>
              </w:r>
            </w:ins>
          </w:p>
        </w:tc>
      </w:tr>
      <w:tr w:rsidR="00941DCC" w:rsidTr="00FB7BEA">
        <w:trPr>
          <w:cnfStyle w:val="000000100000"/>
          <w:ins w:id="2977" w:author="Sergio" w:date="2014-03-12T22:10:00Z"/>
        </w:trPr>
        <w:tc>
          <w:tcPr>
            <w:cnfStyle w:val="001000000000"/>
            <w:tcW w:w="2161" w:type="dxa"/>
            <w:tcPrChange w:id="2978" w:author="Familia Valderrama A" w:date="2014-03-13T04:11:00Z">
              <w:tcPr>
                <w:tcW w:w="2161" w:type="dxa"/>
              </w:tcPr>
            </w:tcPrChange>
          </w:tcPr>
          <w:p w:rsidR="00941DCC" w:rsidRPr="00687258" w:rsidRDefault="00941DCC" w:rsidP="00335463">
            <w:pPr>
              <w:jc w:val="left"/>
              <w:cnfStyle w:val="001000100000"/>
              <w:rPr>
                <w:ins w:id="2979" w:author="Sergio" w:date="2014-03-12T22:10:00Z"/>
                <w:rFonts w:ascii="Arial" w:hAnsi="Arial" w:cs="Arial"/>
                <w:lang w:val="es-ES_tradnl"/>
              </w:rPr>
            </w:pPr>
            <w:ins w:id="2980" w:author="Sergio" w:date="2014-03-12T22:10:00Z">
              <w:r w:rsidRPr="00687258">
                <w:rPr>
                  <w:rFonts w:ascii="Arial" w:hAnsi="Arial" w:cs="Arial"/>
                  <w:lang w:val="es-ES_tradnl"/>
                </w:rPr>
                <w:t>Ingeniero Miguel Torres</w:t>
              </w:r>
            </w:ins>
          </w:p>
        </w:tc>
        <w:tc>
          <w:tcPr>
            <w:tcW w:w="2161" w:type="dxa"/>
            <w:tcPrChange w:id="2981" w:author="Familia Valderrama A" w:date="2014-03-13T04:11:00Z">
              <w:tcPr>
                <w:tcW w:w="2161" w:type="dxa"/>
              </w:tcPr>
            </w:tcPrChange>
          </w:tcPr>
          <w:p w:rsidR="00941DCC" w:rsidRPr="00687258" w:rsidRDefault="00941DCC" w:rsidP="00335463">
            <w:pPr>
              <w:jc w:val="left"/>
              <w:cnfStyle w:val="000000100000"/>
              <w:rPr>
                <w:ins w:id="2982" w:author="Sergio" w:date="2014-03-12T22:10:00Z"/>
                <w:rFonts w:ascii="Arial" w:hAnsi="Arial" w:cs="Arial"/>
                <w:lang w:val="es-ES_tradnl"/>
              </w:rPr>
            </w:pPr>
            <w:ins w:id="2983" w:author="Sergio" w:date="2014-03-12T22:10:00Z">
              <w:r w:rsidRPr="00687258">
                <w:rPr>
                  <w:rFonts w:ascii="Arial" w:hAnsi="Arial" w:cs="Arial"/>
                  <w:lang w:val="es-ES_tradnl"/>
                </w:rPr>
                <w:t>Profesor de planta PUJ, Ingeniería de sistemas. Materia de ingeniería de software 2014-1</w:t>
              </w:r>
            </w:ins>
          </w:p>
        </w:tc>
        <w:tc>
          <w:tcPr>
            <w:tcW w:w="2161" w:type="dxa"/>
            <w:tcPrChange w:id="2984" w:author="Familia Valderrama A" w:date="2014-03-13T04:11:00Z">
              <w:tcPr>
                <w:tcW w:w="2161" w:type="dxa"/>
              </w:tcPr>
            </w:tcPrChange>
          </w:tcPr>
          <w:p w:rsidR="00941DCC" w:rsidRPr="00687258" w:rsidRDefault="00941DCC" w:rsidP="00335463">
            <w:pPr>
              <w:jc w:val="center"/>
              <w:cnfStyle w:val="000000100000"/>
              <w:rPr>
                <w:ins w:id="2985" w:author="Sergio" w:date="2014-03-12T22:10:00Z"/>
                <w:rFonts w:ascii="Arial" w:hAnsi="Arial" w:cs="Arial"/>
                <w:lang w:val="es-ES_tradnl"/>
              </w:rPr>
            </w:pPr>
            <w:ins w:id="2986" w:author="Sergio" w:date="2014-03-12T22:10:00Z">
              <w:r>
                <w:rPr>
                  <w:rFonts w:ascii="Arial" w:hAnsi="Arial" w:cs="Arial"/>
                  <w:lang w:val="es-ES_tradnl"/>
                </w:rPr>
                <w:t>Cliente-Auditor-Asesor</w:t>
              </w:r>
            </w:ins>
          </w:p>
        </w:tc>
        <w:tc>
          <w:tcPr>
            <w:tcW w:w="2161" w:type="dxa"/>
            <w:tcPrChange w:id="2987" w:author="Familia Valderrama A" w:date="2014-03-13T04:11:00Z">
              <w:tcPr>
                <w:tcW w:w="2161" w:type="dxa"/>
              </w:tcPr>
            </w:tcPrChange>
          </w:tcPr>
          <w:p w:rsidR="00EB2D6A" w:rsidRDefault="00941DCC" w:rsidP="00335463">
            <w:pPr>
              <w:jc w:val="left"/>
              <w:cnfStyle w:val="000000100000"/>
              <w:rPr>
                <w:ins w:id="2988" w:author="Sergio" w:date="2014-03-13T00:26:00Z"/>
                <w:rFonts w:ascii="Arial" w:hAnsi="Arial" w:cs="Arial"/>
                <w:lang w:val="es-ES_tradnl"/>
              </w:rPr>
            </w:pPr>
            <w:ins w:id="2989" w:author="Sergio" w:date="2014-03-12T22:10:00Z">
              <w:r>
                <w:rPr>
                  <w:rFonts w:ascii="Arial" w:hAnsi="Arial" w:cs="Arial"/>
                  <w:lang w:val="es-ES_tradnl"/>
                </w:rPr>
                <w:t xml:space="preserve">-Correo electrónico institucional. </w:t>
              </w:r>
            </w:ins>
          </w:p>
          <w:p w:rsidR="00941DCC" w:rsidRDefault="00941DCC" w:rsidP="00335463">
            <w:pPr>
              <w:jc w:val="left"/>
              <w:cnfStyle w:val="000000100000"/>
              <w:rPr>
                <w:ins w:id="2990" w:author="Sergio" w:date="2014-03-12T22:10:00Z"/>
                <w:rFonts w:ascii="Arial" w:hAnsi="Arial" w:cs="Arial"/>
                <w:lang w:val="es-ES_tradnl"/>
              </w:rPr>
            </w:pPr>
            <w:ins w:id="2991" w:author="Sergio" w:date="2014-03-12T22:10:00Z">
              <w:r>
                <w:rPr>
                  <w:rFonts w:ascii="Arial" w:hAnsi="Arial" w:cs="Arial"/>
                  <w:lang w:val="es-ES_tradnl"/>
                </w:rPr>
                <w:t>-Reuniones programadas con actas de reunión.</w:t>
              </w:r>
            </w:ins>
          </w:p>
          <w:p w:rsidR="00941DCC" w:rsidRPr="00687258" w:rsidRDefault="00941DCC" w:rsidP="00335463">
            <w:pPr>
              <w:jc w:val="left"/>
              <w:cnfStyle w:val="000000100000"/>
              <w:rPr>
                <w:ins w:id="2992" w:author="Sergio" w:date="2014-03-12T22:10:00Z"/>
                <w:rFonts w:ascii="Arial" w:hAnsi="Arial" w:cs="Arial"/>
                <w:lang w:val="es-ES_tradnl"/>
              </w:rPr>
            </w:pPr>
            <w:ins w:id="2993" w:author="Sergio" w:date="2014-03-12T22:10:00Z">
              <w:r>
                <w:rPr>
                  <w:rFonts w:ascii="Arial" w:hAnsi="Arial" w:cs="Arial"/>
                  <w:lang w:val="es-ES_tradnl"/>
                </w:rPr>
                <w:t xml:space="preserve">-En clase(sesiones de retroalimentación) </w:t>
              </w:r>
            </w:ins>
          </w:p>
        </w:tc>
      </w:tr>
      <w:tr w:rsidR="00941DCC" w:rsidTr="00FB7BEA">
        <w:trPr>
          <w:ins w:id="2994" w:author="Sergio" w:date="2014-03-12T22:10:00Z"/>
        </w:trPr>
        <w:tc>
          <w:tcPr>
            <w:cnfStyle w:val="001000000000"/>
            <w:tcW w:w="2161" w:type="dxa"/>
            <w:tcPrChange w:id="2995" w:author="Familia Valderrama A" w:date="2014-03-13T04:11:00Z">
              <w:tcPr>
                <w:tcW w:w="2161" w:type="dxa"/>
              </w:tcPr>
            </w:tcPrChange>
          </w:tcPr>
          <w:p w:rsidR="00941DCC" w:rsidRPr="00D85F8B" w:rsidRDefault="002956A8" w:rsidP="00335463">
            <w:pPr>
              <w:spacing w:after="200" w:line="276" w:lineRule="auto"/>
              <w:jc w:val="left"/>
              <w:rPr>
                <w:ins w:id="2996" w:author="Sergio" w:date="2014-03-12T22:10:00Z"/>
                <w:rFonts w:ascii="Arial" w:hAnsi="Arial" w:cs="Arial"/>
                <w:lang w:val="it-IT"/>
                <w:rPrChange w:id="2997" w:author="FELIPE BERNAL" w:date="2014-03-13T13:30:00Z">
                  <w:rPr>
                    <w:ins w:id="2998" w:author="Sergio" w:date="2014-03-12T22:10:00Z"/>
                    <w:rFonts w:ascii="Arial" w:hAnsi="Arial" w:cs="Arial"/>
                    <w:b w:val="0"/>
                    <w:bCs w:val="0"/>
                    <w:lang w:val="es-ES_tradnl"/>
                  </w:rPr>
                </w:rPrChange>
              </w:rPr>
            </w:pPr>
            <w:ins w:id="2999" w:author="Sergio" w:date="2014-03-12T22:10:00Z">
              <w:r w:rsidRPr="002956A8">
                <w:rPr>
                  <w:rFonts w:ascii="Arial" w:hAnsi="Arial" w:cs="Arial"/>
                  <w:lang w:val="it-IT"/>
                  <w:rPrChange w:id="3000" w:author="FELIPE BERNAL" w:date="2014-03-13T13:30:00Z">
                    <w:rPr>
                      <w:rFonts w:ascii="Arial" w:hAnsi="Arial" w:cs="Arial"/>
                      <w:sz w:val="16"/>
                      <w:szCs w:val="16"/>
                      <w:lang w:val="es-ES_tradnl"/>
                    </w:rPr>
                  </w:rPrChange>
                </w:rPr>
                <w:t>Biblioteca Alfonso Borrero C. PUJ</w:t>
              </w:r>
            </w:ins>
          </w:p>
        </w:tc>
        <w:tc>
          <w:tcPr>
            <w:tcW w:w="2161" w:type="dxa"/>
            <w:tcPrChange w:id="3001" w:author="Familia Valderrama A" w:date="2014-03-13T04:11:00Z">
              <w:tcPr>
                <w:tcW w:w="2161" w:type="dxa"/>
              </w:tcPr>
            </w:tcPrChange>
          </w:tcPr>
          <w:p w:rsidR="00941DCC" w:rsidRPr="00687258" w:rsidRDefault="00941DCC" w:rsidP="00335463">
            <w:pPr>
              <w:jc w:val="left"/>
              <w:cnfStyle w:val="000000000000"/>
              <w:rPr>
                <w:ins w:id="3002" w:author="Sergio" w:date="2014-03-12T22:10:00Z"/>
                <w:rFonts w:ascii="Arial" w:hAnsi="Arial" w:cs="Arial"/>
                <w:lang w:val="es-ES_tradnl"/>
              </w:rPr>
            </w:pPr>
            <w:ins w:id="3003" w:author="Sergio" w:date="2014-03-12T22:10:00Z">
              <w:r>
                <w:rPr>
                  <w:rFonts w:ascii="Arial" w:hAnsi="Arial" w:cs="Arial"/>
                  <w:lang w:val="es-ES_tradnl"/>
                </w:rPr>
                <w:t>Lugar oficial y principal de reunión (salas de estudio) de Softlute. Lugar de consulta de información (libros) y préstamo de equipos (PCs).</w:t>
              </w:r>
            </w:ins>
          </w:p>
        </w:tc>
        <w:tc>
          <w:tcPr>
            <w:tcW w:w="2161" w:type="dxa"/>
            <w:tcPrChange w:id="3004" w:author="Familia Valderrama A" w:date="2014-03-13T04:11:00Z">
              <w:tcPr>
                <w:tcW w:w="2161" w:type="dxa"/>
              </w:tcPr>
            </w:tcPrChange>
          </w:tcPr>
          <w:p w:rsidR="00941DCC" w:rsidRPr="00687258" w:rsidRDefault="00941DCC" w:rsidP="00335463">
            <w:pPr>
              <w:jc w:val="center"/>
              <w:cnfStyle w:val="000000000000"/>
              <w:rPr>
                <w:ins w:id="3005" w:author="Sergio" w:date="2014-03-12T22:10:00Z"/>
                <w:rFonts w:ascii="Arial" w:hAnsi="Arial" w:cs="Arial"/>
                <w:lang w:val="es-ES_tradnl"/>
              </w:rPr>
            </w:pPr>
            <w:ins w:id="3006" w:author="Sergio" w:date="2014-03-12T22:10:00Z">
              <w:r>
                <w:rPr>
                  <w:rFonts w:ascii="Arial" w:hAnsi="Arial" w:cs="Arial"/>
                  <w:lang w:val="es-ES_tradnl"/>
                </w:rPr>
                <w:t>N.A.</w:t>
              </w:r>
            </w:ins>
          </w:p>
        </w:tc>
        <w:tc>
          <w:tcPr>
            <w:tcW w:w="2161" w:type="dxa"/>
            <w:tcPrChange w:id="3007" w:author="Familia Valderrama A" w:date="2014-03-13T04:11:00Z">
              <w:tcPr>
                <w:tcW w:w="2161" w:type="dxa"/>
              </w:tcPr>
            </w:tcPrChange>
          </w:tcPr>
          <w:p w:rsidR="00941DCC" w:rsidRDefault="00941DCC" w:rsidP="00335463">
            <w:pPr>
              <w:jc w:val="left"/>
              <w:cnfStyle w:val="000000000000"/>
              <w:rPr>
                <w:ins w:id="3008" w:author="Sergio" w:date="2014-03-12T22:10:00Z"/>
                <w:rFonts w:ascii="Arial" w:hAnsi="Arial" w:cs="Arial"/>
                <w:lang w:val="es-ES_tradnl"/>
              </w:rPr>
            </w:pPr>
            <w:ins w:id="3009" w:author="Sergio" w:date="2014-03-12T22:10:00Z">
              <w:r>
                <w:rPr>
                  <w:rFonts w:ascii="Arial" w:hAnsi="Arial" w:cs="Arial"/>
                  <w:lang w:val="es-ES_tradnl"/>
                </w:rPr>
                <w:t>-Carné de la PUJ validado con el sticker amarillo.</w:t>
              </w:r>
            </w:ins>
          </w:p>
          <w:p w:rsidR="00941DCC" w:rsidRPr="00687258" w:rsidRDefault="00941DCC" w:rsidP="00335463">
            <w:pPr>
              <w:jc w:val="left"/>
              <w:cnfStyle w:val="000000000000"/>
              <w:rPr>
                <w:ins w:id="3010" w:author="Sergio" w:date="2014-03-12T22:10:00Z"/>
                <w:rFonts w:ascii="Arial" w:hAnsi="Arial" w:cs="Arial"/>
                <w:lang w:val="es-ES_tradnl"/>
              </w:rPr>
            </w:pPr>
            <w:ins w:id="3011" w:author="Sergio" w:date="2014-03-12T22:10:00Z">
              <w:r>
                <w:rPr>
                  <w:rFonts w:ascii="Arial" w:hAnsi="Arial" w:cs="Arial"/>
                  <w:lang w:val="es-ES_tradnl"/>
                </w:rPr>
                <w:t xml:space="preserve">-Por medio de los funcionarios de la biblioteca.  </w:t>
              </w:r>
            </w:ins>
          </w:p>
        </w:tc>
      </w:tr>
      <w:tr w:rsidR="00941DCC" w:rsidRPr="00A55D3A" w:rsidTr="00FB7BEA">
        <w:trPr>
          <w:cnfStyle w:val="000000100000"/>
          <w:ins w:id="3012" w:author="Sergio" w:date="2014-03-12T22:10:00Z"/>
        </w:trPr>
        <w:tc>
          <w:tcPr>
            <w:cnfStyle w:val="001000000000"/>
            <w:tcW w:w="2161" w:type="dxa"/>
            <w:tcPrChange w:id="3013" w:author="Familia Valderrama A" w:date="2014-03-13T04:11:00Z">
              <w:tcPr>
                <w:tcW w:w="2161" w:type="dxa"/>
              </w:tcPr>
            </w:tcPrChange>
          </w:tcPr>
          <w:p w:rsidR="00941DCC" w:rsidRPr="00687258" w:rsidRDefault="00941DCC" w:rsidP="00335463">
            <w:pPr>
              <w:jc w:val="left"/>
              <w:cnfStyle w:val="001000100000"/>
              <w:rPr>
                <w:ins w:id="3014" w:author="Sergio" w:date="2014-03-12T22:10:00Z"/>
                <w:rFonts w:ascii="Arial" w:hAnsi="Arial" w:cs="Arial"/>
                <w:lang w:val="es-ES_tradnl"/>
              </w:rPr>
            </w:pPr>
            <w:ins w:id="3015" w:author="Sergio" w:date="2014-03-12T22:10:00Z">
              <w:r w:rsidRPr="00687258">
                <w:rPr>
                  <w:rFonts w:ascii="Arial" w:hAnsi="Arial" w:cs="Arial"/>
                  <w:lang w:val="es-ES_tradnl"/>
                </w:rPr>
                <w:t xml:space="preserve">Salas de computo </w:t>
              </w:r>
              <w:r>
                <w:rPr>
                  <w:rFonts w:ascii="Arial" w:hAnsi="Arial" w:cs="Arial"/>
                  <w:lang w:val="es-ES_tradnl"/>
                </w:rPr>
                <w:t>Ingeniería</w:t>
              </w:r>
              <w:r w:rsidRPr="00687258">
                <w:rPr>
                  <w:rFonts w:ascii="Arial" w:hAnsi="Arial" w:cs="Arial"/>
                  <w:lang w:val="es-ES_tradnl"/>
                </w:rPr>
                <w:t xml:space="preserve"> de Sistemas PUJ</w:t>
              </w:r>
            </w:ins>
          </w:p>
        </w:tc>
        <w:tc>
          <w:tcPr>
            <w:tcW w:w="2161" w:type="dxa"/>
            <w:tcPrChange w:id="3016" w:author="Familia Valderrama A" w:date="2014-03-13T04:11:00Z">
              <w:tcPr>
                <w:tcW w:w="2161" w:type="dxa"/>
              </w:tcPr>
            </w:tcPrChange>
          </w:tcPr>
          <w:p w:rsidR="00941DCC" w:rsidRPr="00687258" w:rsidRDefault="00941DCC" w:rsidP="00335463">
            <w:pPr>
              <w:jc w:val="left"/>
              <w:cnfStyle w:val="000000100000"/>
              <w:rPr>
                <w:ins w:id="3017" w:author="Sergio" w:date="2014-03-12T22:10:00Z"/>
                <w:rFonts w:ascii="Arial" w:hAnsi="Arial" w:cs="Arial"/>
                <w:lang w:val="es-ES_tradnl"/>
              </w:rPr>
            </w:pPr>
            <w:ins w:id="3018" w:author="Sergio" w:date="2014-03-12T22:10:00Z">
              <w:r>
                <w:rPr>
                  <w:rFonts w:ascii="Arial" w:hAnsi="Arial" w:cs="Arial"/>
                  <w:lang w:val="es-ES_tradnl"/>
                </w:rPr>
                <w:t xml:space="preserve">En estas se evaluará el producto por lo tanto será lugar de desarrollo y de pruebas del producto. </w:t>
              </w:r>
            </w:ins>
          </w:p>
        </w:tc>
        <w:tc>
          <w:tcPr>
            <w:tcW w:w="2161" w:type="dxa"/>
            <w:tcPrChange w:id="3019" w:author="Familia Valderrama A" w:date="2014-03-13T04:11:00Z">
              <w:tcPr>
                <w:tcW w:w="2161" w:type="dxa"/>
              </w:tcPr>
            </w:tcPrChange>
          </w:tcPr>
          <w:p w:rsidR="00941DCC" w:rsidRPr="00687258" w:rsidRDefault="00941DCC" w:rsidP="00335463">
            <w:pPr>
              <w:jc w:val="center"/>
              <w:cnfStyle w:val="000000100000"/>
              <w:rPr>
                <w:ins w:id="3020" w:author="Sergio" w:date="2014-03-12T22:10:00Z"/>
                <w:rFonts w:ascii="Arial" w:hAnsi="Arial" w:cs="Arial"/>
                <w:lang w:val="es-ES_tradnl"/>
              </w:rPr>
            </w:pPr>
            <w:ins w:id="3021" w:author="Sergio" w:date="2014-03-12T22:10:00Z">
              <w:r>
                <w:rPr>
                  <w:rFonts w:ascii="Arial" w:hAnsi="Arial" w:cs="Arial"/>
                  <w:lang w:val="es-ES_tradnl"/>
                </w:rPr>
                <w:t>N.A.</w:t>
              </w:r>
            </w:ins>
          </w:p>
        </w:tc>
        <w:tc>
          <w:tcPr>
            <w:tcW w:w="2161" w:type="dxa"/>
            <w:tcPrChange w:id="3022" w:author="Familia Valderrama A" w:date="2014-03-13T04:11:00Z">
              <w:tcPr>
                <w:tcW w:w="2161" w:type="dxa"/>
              </w:tcPr>
            </w:tcPrChange>
          </w:tcPr>
          <w:p w:rsidR="00941DCC" w:rsidRDefault="00941DCC" w:rsidP="00335463">
            <w:pPr>
              <w:jc w:val="left"/>
              <w:cnfStyle w:val="000000100000"/>
              <w:rPr>
                <w:ins w:id="3023" w:author="Sergio" w:date="2014-03-12T22:10:00Z"/>
                <w:rFonts w:ascii="Arial" w:hAnsi="Arial" w:cs="Arial"/>
                <w:lang w:val="es-ES_tradnl"/>
              </w:rPr>
            </w:pPr>
            <w:ins w:id="3024" w:author="Sergio" w:date="2014-03-12T22:10:00Z">
              <w:r>
                <w:rPr>
                  <w:rFonts w:ascii="Arial" w:hAnsi="Arial" w:cs="Arial"/>
                  <w:lang w:val="es-ES_tradnl"/>
                </w:rPr>
                <w:t>-Carné de la PUJ validado con el sticker amarillo.</w:t>
              </w:r>
            </w:ins>
          </w:p>
          <w:p w:rsidR="00941DCC" w:rsidRPr="00687258" w:rsidRDefault="00941DCC" w:rsidP="00335463">
            <w:pPr>
              <w:jc w:val="left"/>
              <w:cnfStyle w:val="000000100000"/>
              <w:rPr>
                <w:ins w:id="3025" w:author="Sergio" w:date="2014-03-12T22:10:00Z"/>
                <w:rFonts w:ascii="Arial" w:hAnsi="Arial" w:cs="Arial"/>
                <w:lang w:val="es-ES_tradnl"/>
              </w:rPr>
            </w:pPr>
            <w:ins w:id="3026" w:author="Sergio" w:date="2014-03-12T22:10:00Z">
              <w:r>
                <w:rPr>
                  <w:rFonts w:ascii="Arial" w:hAnsi="Arial" w:cs="Arial"/>
                  <w:lang w:val="es-ES_tradnl"/>
                </w:rPr>
                <w:t xml:space="preserve">-En caso de necesitar utilizar la sala en horarios que no esté libre se necesitará hacer una reservación al encargado de la sección de ofimática </w:t>
              </w:r>
            </w:ins>
            <w:customXmlInsRangeStart w:id="3027" w:author="Sergio" w:date="2014-03-12T22:10:00Z"/>
            <w:sdt>
              <w:sdtPr>
                <w:rPr>
                  <w:rFonts w:ascii="Arial" w:hAnsi="Arial" w:cs="Arial"/>
                  <w:lang w:val="es-ES_tradnl"/>
                </w:rPr>
                <w:id w:val="-733466253"/>
                <w:citation/>
              </w:sdtPr>
              <w:sdtContent>
                <w:customXmlInsRangeEnd w:id="3027"/>
                <w:ins w:id="3028" w:author="Sergio" w:date="2014-03-12T22:10:00Z">
                  <w:r w:rsidR="002956A8">
                    <w:rPr>
                      <w:rFonts w:ascii="Arial" w:hAnsi="Arial" w:cs="Arial"/>
                      <w:lang w:val="es-ES_tradnl"/>
                    </w:rPr>
                    <w:fldChar w:fldCharType="begin"/>
                  </w:r>
                  <w:r>
                    <w:rPr>
                      <w:rFonts w:ascii="Arial" w:hAnsi="Arial" w:cs="Arial"/>
                      <w:lang w:val="es-CO"/>
                    </w:rPr>
                    <w:instrText xml:space="preserve"> CITATION PUJ14 \l 9226 </w:instrText>
                  </w:r>
                  <w:r w:rsidR="002956A8">
                    <w:rPr>
                      <w:rFonts w:ascii="Arial" w:hAnsi="Arial" w:cs="Arial"/>
                      <w:lang w:val="es-ES_tradnl"/>
                    </w:rPr>
                    <w:fldChar w:fldCharType="separate"/>
                  </w:r>
                </w:ins>
                <w:r w:rsidR="000F5A96" w:rsidRPr="000F5A96">
                  <w:rPr>
                    <w:rFonts w:ascii="Arial" w:hAnsi="Arial" w:cs="Arial"/>
                    <w:noProof/>
                    <w:lang w:val="es-CO"/>
                  </w:rPr>
                  <w:t>[34]</w:t>
                </w:r>
                <w:ins w:id="3029" w:author="Sergio" w:date="2014-03-12T22:10:00Z">
                  <w:r w:rsidR="002956A8">
                    <w:rPr>
                      <w:rFonts w:ascii="Arial" w:hAnsi="Arial" w:cs="Arial"/>
                      <w:lang w:val="es-ES_tradnl"/>
                    </w:rPr>
                    <w:fldChar w:fldCharType="end"/>
                  </w:r>
                </w:ins>
                <w:customXmlInsRangeStart w:id="3030" w:author="Sergio" w:date="2014-03-12T22:10:00Z"/>
              </w:sdtContent>
            </w:sdt>
            <w:customXmlInsRangeEnd w:id="3030"/>
            <w:ins w:id="3031" w:author="Sergio" w:date="2014-03-12T22:10:00Z">
              <w:r>
                <w:rPr>
                  <w:rFonts w:ascii="Arial" w:hAnsi="Arial" w:cs="Arial"/>
                  <w:lang w:val="es-ES_tradnl"/>
                </w:rPr>
                <w:t xml:space="preserve"> de Ingeniería de sistemas </w:t>
              </w:r>
            </w:ins>
          </w:p>
        </w:tc>
      </w:tr>
    </w:tbl>
    <w:p w:rsidR="00941DCC" w:rsidRPr="00941DCC" w:rsidRDefault="00941DCC">
      <w:pPr>
        <w:rPr>
          <w:rFonts w:ascii="Arial" w:hAnsi="Arial" w:cs="Arial"/>
          <w:color w:val="000090"/>
          <w:rPrChange w:id="3032" w:author="Sergio" w:date="2014-03-12T22:10:00Z">
            <w:rPr>
              <w:rFonts w:ascii="Arial" w:hAnsi="Arial" w:cs="Arial"/>
              <w:color w:val="000090"/>
              <w:lang w:val="es-ES_tradnl"/>
            </w:rPr>
          </w:rPrChange>
        </w:rPr>
      </w:pPr>
    </w:p>
    <w:p w:rsidR="00380229" w:rsidDel="00572911" w:rsidRDefault="00047748">
      <w:pPr>
        <w:pStyle w:val="Epgrafe"/>
        <w:rPr>
          <w:del w:id="3033" w:author="Sergio" w:date="2014-03-12T22:11:00Z"/>
        </w:rPr>
      </w:pPr>
      <w:del w:id="3034" w:author="Sergio" w:date="2014-03-12T22:11:00Z">
        <w:r w:rsidDel="00572911">
          <w:delText xml:space="preserve">Tabla </w:delText>
        </w:r>
        <w:r w:rsidR="002956A8" w:rsidDel="00572911">
          <w:fldChar w:fldCharType="begin"/>
        </w:r>
        <w:r w:rsidDel="00572911">
          <w:delInstrText xml:space="preserve"> STYLEREF 1 \s </w:delInstrText>
        </w:r>
        <w:r w:rsidR="002956A8" w:rsidDel="00572911">
          <w:fldChar w:fldCharType="separate"/>
        </w:r>
        <w:r w:rsidDel="00572911">
          <w:rPr>
            <w:noProof/>
          </w:rPr>
          <w:delText>8</w:delText>
        </w:r>
        <w:r w:rsidR="002956A8" w:rsidDel="00572911">
          <w:fldChar w:fldCharType="end"/>
        </w:r>
        <w:r w:rsidDel="00572911">
          <w:delText>.</w:delText>
        </w:r>
        <w:r w:rsidR="002956A8" w:rsidDel="00572911">
          <w:fldChar w:fldCharType="begin"/>
        </w:r>
        <w:r w:rsidDel="00572911">
          <w:delInstrText xml:space="preserve"> SEQ Tabla \* ARABIC \s 1 </w:delInstrText>
        </w:r>
        <w:r w:rsidR="002956A8" w:rsidDel="00572911">
          <w:fldChar w:fldCharType="separate"/>
        </w:r>
        <w:r w:rsidDel="00572911">
          <w:rPr>
            <w:noProof/>
          </w:rPr>
          <w:delText>3</w:delText>
        </w:r>
        <w:r w:rsidR="002956A8" w:rsidDel="00572911">
          <w:fldChar w:fldCharType="end"/>
        </w:r>
        <w:r w:rsidDel="00572911">
          <w:delText xml:space="preserve"> - Interfaces Externas</w:delText>
        </w:r>
      </w:del>
    </w:p>
    <w:tbl>
      <w:tblPr>
        <w:tblStyle w:val="Cuadrculamedia1-nfasis1"/>
        <w:tblW w:w="0" w:type="auto"/>
        <w:tblLook w:val="04A0"/>
      </w:tblPr>
      <w:tblGrid>
        <w:gridCol w:w="2161"/>
        <w:gridCol w:w="2161"/>
        <w:gridCol w:w="2161"/>
        <w:gridCol w:w="2161"/>
      </w:tblGrid>
      <w:tr w:rsidR="00A55D3A" w:rsidRPr="00915033" w:rsidDel="00941DCC" w:rsidTr="00915033">
        <w:trPr>
          <w:cnfStyle w:val="100000000000"/>
          <w:del w:id="3035" w:author="Sergio" w:date="2014-03-12T22:10:00Z"/>
        </w:trPr>
        <w:tc>
          <w:tcPr>
            <w:cnfStyle w:val="001000000000"/>
            <w:tcW w:w="2161" w:type="dxa"/>
            <w:shd w:val="clear" w:color="auto" w:fill="17365D" w:themeFill="text2" w:themeFillShade="BF"/>
          </w:tcPr>
          <w:p w:rsidR="00380229" w:rsidDel="00941DCC" w:rsidRDefault="00975F6E">
            <w:pPr>
              <w:jc w:val="center"/>
              <w:rPr>
                <w:del w:id="3036" w:author="Sergio" w:date="2014-03-12T22:10:00Z"/>
                <w:rFonts w:ascii="Arial" w:hAnsi="Arial" w:cs="Arial"/>
                <w:sz w:val="28"/>
                <w:szCs w:val="24"/>
                <w:lang w:val="es-ES_tradnl"/>
              </w:rPr>
            </w:pPr>
            <w:del w:id="3037" w:author="Sergio" w:date="2014-03-12T22:10:00Z">
              <w:r w:rsidRPr="00975F6E" w:rsidDel="00941DCC">
                <w:rPr>
                  <w:rFonts w:ascii="Arial" w:hAnsi="Arial" w:cs="Arial"/>
                  <w:szCs w:val="24"/>
                  <w:lang w:val="es-ES_tradnl"/>
                </w:rPr>
                <w:delText>Nombre</w:delText>
              </w:r>
            </w:del>
          </w:p>
        </w:tc>
        <w:tc>
          <w:tcPr>
            <w:tcW w:w="2161" w:type="dxa"/>
            <w:shd w:val="clear" w:color="auto" w:fill="17365D" w:themeFill="text2" w:themeFillShade="BF"/>
          </w:tcPr>
          <w:p w:rsidR="00380229" w:rsidDel="00941DCC" w:rsidRDefault="00975F6E">
            <w:pPr>
              <w:jc w:val="center"/>
              <w:cnfStyle w:val="100000000000"/>
              <w:rPr>
                <w:del w:id="3038" w:author="Sergio" w:date="2014-03-12T22:10:00Z"/>
                <w:rFonts w:ascii="Arial" w:hAnsi="Arial" w:cs="Arial"/>
                <w:sz w:val="28"/>
                <w:szCs w:val="24"/>
                <w:lang w:val="es-ES_tradnl"/>
              </w:rPr>
            </w:pPr>
            <w:del w:id="3039" w:author="Sergio" w:date="2014-03-12T22:10:00Z">
              <w:r w:rsidRPr="00975F6E" w:rsidDel="00941DCC">
                <w:rPr>
                  <w:rFonts w:ascii="Arial" w:hAnsi="Arial" w:cs="Arial"/>
                  <w:szCs w:val="24"/>
                  <w:lang w:val="es-ES_tradnl"/>
                </w:rPr>
                <w:delText>Descripción</w:delText>
              </w:r>
            </w:del>
          </w:p>
        </w:tc>
        <w:tc>
          <w:tcPr>
            <w:tcW w:w="2161" w:type="dxa"/>
            <w:shd w:val="clear" w:color="auto" w:fill="17365D" w:themeFill="text2" w:themeFillShade="BF"/>
          </w:tcPr>
          <w:p w:rsidR="00380229" w:rsidDel="00941DCC" w:rsidRDefault="00975F6E">
            <w:pPr>
              <w:jc w:val="center"/>
              <w:cnfStyle w:val="100000000000"/>
              <w:rPr>
                <w:del w:id="3040" w:author="Sergio" w:date="2014-03-12T22:10:00Z"/>
                <w:rFonts w:ascii="Arial" w:hAnsi="Arial" w:cs="Arial"/>
                <w:sz w:val="28"/>
                <w:szCs w:val="24"/>
                <w:lang w:val="es-ES_tradnl"/>
              </w:rPr>
            </w:pPr>
            <w:del w:id="3041" w:author="Sergio" w:date="2014-03-12T22:10:00Z">
              <w:r w:rsidRPr="00975F6E" w:rsidDel="00941DCC">
                <w:rPr>
                  <w:rFonts w:ascii="Arial" w:hAnsi="Arial" w:cs="Arial"/>
                  <w:szCs w:val="24"/>
                  <w:lang w:val="es-ES_tradnl"/>
                </w:rPr>
                <w:delText>Responsabilidad</w:delText>
              </w:r>
            </w:del>
          </w:p>
        </w:tc>
        <w:tc>
          <w:tcPr>
            <w:tcW w:w="2161" w:type="dxa"/>
            <w:shd w:val="clear" w:color="auto" w:fill="17365D" w:themeFill="text2" w:themeFillShade="BF"/>
          </w:tcPr>
          <w:p w:rsidR="00380229" w:rsidDel="00941DCC" w:rsidRDefault="00975F6E">
            <w:pPr>
              <w:jc w:val="center"/>
              <w:cnfStyle w:val="100000000000"/>
              <w:rPr>
                <w:del w:id="3042" w:author="Sergio" w:date="2014-03-12T22:10:00Z"/>
                <w:rFonts w:ascii="Arial" w:hAnsi="Arial" w:cs="Arial"/>
                <w:sz w:val="28"/>
                <w:szCs w:val="24"/>
                <w:lang w:val="es-ES_tradnl"/>
              </w:rPr>
            </w:pPr>
            <w:del w:id="3043" w:author="Sergio" w:date="2014-03-12T22:10:00Z">
              <w:r w:rsidRPr="00975F6E" w:rsidDel="00941DCC">
                <w:rPr>
                  <w:rFonts w:ascii="Arial" w:hAnsi="Arial" w:cs="Arial"/>
                  <w:szCs w:val="24"/>
                  <w:lang w:val="es-ES_tradnl"/>
                </w:rPr>
                <w:delText>Canal de comunicación</w:delText>
              </w:r>
            </w:del>
          </w:p>
        </w:tc>
      </w:tr>
      <w:tr w:rsidR="00A55D3A" w:rsidDel="00941DCC" w:rsidTr="00915033">
        <w:trPr>
          <w:cnfStyle w:val="000000100000"/>
          <w:del w:id="3044" w:author="Sergio" w:date="2014-03-12T22:10:00Z"/>
        </w:trPr>
        <w:tc>
          <w:tcPr>
            <w:cnfStyle w:val="001000000000"/>
            <w:tcW w:w="2161" w:type="dxa"/>
          </w:tcPr>
          <w:p w:rsidR="00380229" w:rsidRPr="00380229" w:rsidDel="00941DCC" w:rsidRDefault="002956A8">
            <w:pPr>
              <w:keepLines/>
              <w:pageBreakBefore/>
              <w:numPr>
                <w:ilvl w:val="0"/>
                <w:numId w:val="6"/>
              </w:numPr>
              <w:spacing w:before="480" w:after="200" w:line="276" w:lineRule="auto"/>
              <w:jc w:val="left"/>
              <w:outlineLvl w:val="0"/>
              <w:rPr>
                <w:del w:id="3045" w:author="Sergio" w:date="2014-03-12T22:10:00Z"/>
                <w:rFonts w:ascii="Arial" w:hAnsi="Arial" w:cs="Arial"/>
                <w:sz w:val="22"/>
                <w:lang w:val="es-ES_tradnl"/>
                <w:rPrChange w:id="3046" w:author="Familia Valderrama A" w:date="2014-03-11T20:37:00Z">
                  <w:rPr>
                    <w:del w:id="3047" w:author="Sergio" w:date="2014-03-12T22:10:00Z"/>
                    <w:rFonts w:ascii="Arial" w:hAnsi="Arial" w:cs="Arial"/>
                    <w:b w:val="0"/>
                    <w:bCs w:val="0"/>
                    <w:sz w:val="28"/>
                    <w:szCs w:val="28"/>
                    <w:lang w:val="es-ES_tradnl"/>
                  </w:rPr>
                </w:rPrChange>
              </w:rPr>
            </w:pPr>
            <w:bookmarkStart w:id="3048" w:name="_Toc384230520"/>
            <w:del w:id="3049" w:author="Sergio" w:date="2014-03-12T22:10:00Z">
              <w:r w:rsidRPr="002956A8">
                <w:rPr>
                  <w:rFonts w:ascii="Arial" w:hAnsi="Arial" w:cs="Arial"/>
                  <w:sz w:val="22"/>
                  <w:lang w:val="es-ES_tradnl"/>
                  <w:rPrChange w:id="3050" w:author="Familia Valderrama A" w:date="2014-03-11T20:37:00Z">
                    <w:rPr>
                      <w:rFonts w:ascii="Arial" w:hAnsi="Arial" w:cs="Arial"/>
                      <w:color w:val="0000FF" w:themeColor="hyperlink"/>
                      <w:sz w:val="16"/>
                      <w:szCs w:val="16"/>
                      <w:u w:val="single"/>
                      <w:lang w:val="es-ES_tradnl"/>
                    </w:rPr>
                  </w:rPrChange>
                </w:rPr>
                <w:delText>Ingeniero Miguel Torres</w:delText>
              </w:r>
              <w:bookmarkEnd w:id="3048"/>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100000"/>
              <w:rPr>
                <w:del w:id="3051" w:author="Sergio" w:date="2014-03-12T22:10:00Z"/>
                <w:rFonts w:ascii="Arial" w:hAnsi="Arial" w:cs="Arial"/>
                <w:b/>
                <w:bCs/>
                <w:sz w:val="22"/>
                <w:lang w:val="es-ES_tradnl"/>
                <w:rPrChange w:id="3052" w:author="Familia Valderrama A" w:date="2014-03-11T20:37:00Z">
                  <w:rPr>
                    <w:del w:id="3053" w:author="Sergio" w:date="2014-03-12T22:10:00Z"/>
                    <w:rFonts w:ascii="Arial" w:hAnsi="Arial" w:cs="Arial"/>
                    <w:b/>
                    <w:bCs/>
                    <w:sz w:val="28"/>
                    <w:szCs w:val="28"/>
                    <w:lang w:val="es-ES_tradnl"/>
                  </w:rPr>
                </w:rPrChange>
              </w:rPr>
            </w:pPr>
            <w:bookmarkStart w:id="3054" w:name="_Toc384230521"/>
            <w:del w:id="3055" w:author="Sergio" w:date="2014-03-12T22:10:00Z">
              <w:r w:rsidRPr="002956A8">
                <w:rPr>
                  <w:rFonts w:ascii="Arial" w:hAnsi="Arial" w:cs="Arial"/>
                  <w:sz w:val="22"/>
                  <w:lang w:val="es-ES_tradnl"/>
                  <w:rPrChange w:id="3056" w:author="Familia Valderrama A" w:date="2014-03-11T20:37:00Z">
                    <w:rPr>
                      <w:rFonts w:ascii="Arial" w:hAnsi="Arial" w:cs="Arial"/>
                      <w:color w:val="0000FF" w:themeColor="hyperlink"/>
                      <w:sz w:val="16"/>
                      <w:szCs w:val="16"/>
                      <w:u w:val="single"/>
                      <w:lang w:val="es-ES_tradnl"/>
                    </w:rPr>
                  </w:rPrChange>
                </w:rPr>
                <w:delText>Profesor de planta PUJ, Ingeniería de sistemas. Materia de ingeniería de software 2014-1</w:delText>
              </w:r>
              <w:bookmarkEnd w:id="3054"/>
            </w:del>
          </w:p>
        </w:tc>
        <w:tc>
          <w:tcPr>
            <w:tcW w:w="2161" w:type="dxa"/>
          </w:tcPr>
          <w:p w:rsidR="00380229" w:rsidRPr="00380229" w:rsidDel="00941DCC" w:rsidRDefault="002956A8">
            <w:pPr>
              <w:keepLines/>
              <w:pageBreakBefore/>
              <w:numPr>
                <w:ilvl w:val="0"/>
                <w:numId w:val="6"/>
              </w:numPr>
              <w:spacing w:before="480" w:after="200" w:line="276" w:lineRule="auto"/>
              <w:jc w:val="center"/>
              <w:outlineLvl w:val="0"/>
              <w:cnfStyle w:val="000000100000"/>
              <w:rPr>
                <w:del w:id="3057" w:author="Sergio" w:date="2014-03-12T22:10:00Z"/>
                <w:rFonts w:ascii="Arial" w:hAnsi="Arial" w:cs="Arial"/>
                <w:b/>
                <w:bCs/>
                <w:sz w:val="22"/>
                <w:lang w:val="es-ES_tradnl"/>
                <w:rPrChange w:id="3058" w:author="Familia Valderrama A" w:date="2014-03-11T20:37:00Z">
                  <w:rPr>
                    <w:del w:id="3059" w:author="Sergio" w:date="2014-03-12T22:10:00Z"/>
                    <w:rFonts w:ascii="Arial" w:hAnsi="Arial" w:cs="Arial"/>
                    <w:b/>
                    <w:bCs/>
                    <w:sz w:val="28"/>
                    <w:szCs w:val="28"/>
                    <w:lang w:val="es-ES_tradnl"/>
                  </w:rPr>
                </w:rPrChange>
              </w:rPr>
            </w:pPr>
            <w:bookmarkStart w:id="3060" w:name="_Toc384230522"/>
            <w:del w:id="3061" w:author="Sergio" w:date="2014-03-12T22:10:00Z">
              <w:r w:rsidRPr="002956A8">
                <w:rPr>
                  <w:rFonts w:ascii="Arial" w:hAnsi="Arial" w:cs="Arial"/>
                  <w:sz w:val="22"/>
                  <w:lang w:val="es-ES_tradnl"/>
                  <w:rPrChange w:id="3062" w:author="Familia Valderrama A" w:date="2014-03-11T20:37:00Z">
                    <w:rPr>
                      <w:rFonts w:ascii="Arial" w:hAnsi="Arial" w:cs="Arial"/>
                      <w:color w:val="0000FF" w:themeColor="hyperlink"/>
                      <w:sz w:val="16"/>
                      <w:szCs w:val="16"/>
                      <w:u w:val="single"/>
                      <w:lang w:val="es-ES_tradnl"/>
                    </w:rPr>
                  </w:rPrChange>
                </w:rPr>
                <w:delText>Cliente-Auditor-Asesor</w:delText>
              </w:r>
              <w:bookmarkEnd w:id="3060"/>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100000"/>
              <w:rPr>
                <w:del w:id="3063" w:author="Sergio" w:date="2014-03-12T22:10:00Z"/>
                <w:rFonts w:ascii="Arial" w:hAnsi="Arial" w:cs="Arial"/>
                <w:b/>
                <w:bCs/>
                <w:sz w:val="22"/>
                <w:lang w:val="es-ES_tradnl"/>
                <w:rPrChange w:id="3064" w:author="Familia Valderrama A" w:date="2014-03-11T20:37:00Z">
                  <w:rPr>
                    <w:del w:id="3065" w:author="Sergio" w:date="2014-03-12T22:10:00Z"/>
                    <w:rFonts w:ascii="Arial" w:hAnsi="Arial" w:cs="Arial"/>
                    <w:b/>
                    <w:bCs/>
                    <w:sz w:val="28"/>
                    <w:szCs w:val="28"/>
                    <w:lang w:val="es-ES_tradnl"/>
                  </w:rPr>
                </w:rPrChange>
              </w:rPr>
            </w:pPr>
            <w:bookmarkStart w:id="3066" w:name="_Toc384230523"/>
            <w:del w:id="3067" w:author="Sergio" w:date="2014-03-12T22:10:00Z">
              <w:r w:rsidRPr="002956A8">
                <w:rPr>
                  <w:rFonts w:ascii="Arial" w:hAnsi="Arial" w:cs="Arial"/>
                  <w:sz w:val="22"/>
                  <w:lang w:val="es-ES_tradnl"/>
                  <w:rPrChange w:id="3068" w:author="Familia Valderrama A" w:date="2014-03-11T20:37:00Z">
                    <w:rPr>
                      <w:rFonts w:ascii="Arial" w:hAnsi="Arial" w:cs="Arial"/>
                      <w:color w:val="0000FF" w:themeColor="hyperlink"/>
                      <w:sz w:val="16"/>
                      <w:szCs w:val="16"/>
                      <w:u w:val="single"/>
                      <w:lang w:val="es-ES_tradnl"/>
                    </w:rPr>
                  </w:rPrChange>
                </w:rPr>
                <w:delText>-Correo electrónico institucional. -Reuniones programadas con actas de reunión.</w:delText>
              </w:r>
              <w:bookmarkEnd w:id="3066"/>
            </w:del>
          </w:p>
          <w:p w:rsidR="00380229" w:rsidRPr="00380229" w:rsidDel="00941DCC" w:rsidRDefault="002956A8">
            <w:pPr>
              <w:keepLines/>
              <w:pageBreakBefore/>
              <w:numPr>
                <w:ilvl w:val="0"/>
                <w:numId w:val="6"/>
              </w:numPr>
              <w:spacing w:before="480" w:after="200" w:line="276" w:lineRule="auto"/>
              <w:jc w:val="left"/>
              <w:outlineLvl w:val="0"/>
              <w:cnfStyle w:val="000000100000"/>
              <w:rPr>
                <w:del w:id="3069" w:author="Sergio" w:date="2014-03-12T22:10:00Z"/>
                <w:rFonts w:ascii="Arial" w:hAnsi="Arial" w:cs="Arial"/>
                <w:b/>
                <w:bCs/>
                <w:sz w:val="22"/>
                <w:lang w:val="es-ES_tradnl"/>
                <w:rPrChange w:id="3070" w:author="Familia Valderrama A" w:date="2014-03-11T20:37:00Z">
                  <w:rPr>
                    <w:del w:id="3071" w:author="Sergio" w:date="2014-03-12T22:10:00Z"/>
                    <w:rFonts w:ascii="Arial" w:hAnsi="Arial" w:cs="Arial"/>
                    <w:b/>
                    <w:bCs/>
                    <w:sz w:val="28"/>
                    <w:szCs w:val="28"/>
                    <w:lang w:val="es-ES_tradnl"/>
                  </w:rPr>
                </w:rPrChange>
              </w:rPr>
            </w:pPr>
            <w:bookmarkStart w:id="3072" w:name="_Toc384230524"/>
            <w:del w:id="3073" w:author="Sergio" w:date="2014-03-12T22:10:00Z">
              <w:r w:rsidRPr="002956A8">
                <w:rPr>
                  <w:rFonts w:ascii="Arial" w:hAnsi="Arial" w:cs="Arial"/>
                  <w:sz w:val="22"/>
                  <w:lang w:val="es-ES_tradnl"/>
                  <w:rPrChange w:id="3074" w:author="Familia Valderrama A" w:date="2014-03-11T20:37:00Z">
                    <w:rPr>
                      <w:rFonts w:ascii="Arial" w:hAnsi="Arial" w:cs="Arial"/>
                      <w:color w:val="0000FF" w:themeColor="hyperlink"/>
                      <w:sz w:val="16"/>
                      <w:szCs w:val="16"/>
                      <w:u w:val="single"/>
                      <w:lang w:val="es-ES_tradnl"/>
                    </w:rPr>
                  </w:rPrChange>
                </w:rPr>
                <w:delText>-En clase(sesiones de retroalimentación)</w:delText>
              </w:r>
              <w:bookmarkEnd w:id="3072"/>
              <w:r w:rsidRPr="002956A8">
                <w:rPr>
                  <w:rFonts w:ascii="Arial" w:hAnsi="Arial" w:cs="Arial"/>
                  <w:sz w:val="22"/>
                  <w:lang w:val="es-ES_tradnl"/>
                  <w:rPrChange w:id="3075" w:author="Familia Valderrama A" w:date="2014-03-11T20:37:00Z">
                    <w:rPr>
                      <w:rFonts w:ascii="Arial" w:hAnsi="Arial" w:cs="Arial"/>
                      <w:color w:val="0000FF" w:themeColor="hyperlink"/>
                      <w:sz w:val="16"/>
                      <w:szCs w:val="16"/>
                      <w:u w:val="single"/>
                      <w:lang w:val="es-ES_tradnl"/>
                    </w:rPr>
                  </w:rPrChange>
                </w:rPr>
                <w:delText xml:space="preserve"> </w:delText>
              </w:r>
            </w:del>
          </w:p>
        </w:tc>
      </w:tr>
      <w:tr w:rsidR="00A55D3A" w:rsidDel="00941DCC" w:rsidTr="00915033">
        <w:trPr>
          <w:del w:id="3076" w:author="Sergio" w:date="2014-03-12T22:10:00Z"/>
        </w:trPr>
        <w:tc>
          <w:tcPr>
            <w:cnfStyle w:val="001000000000"/>
            <w:tcW w:w="2161" w:type="dxa"/>
          </w:tcPr>
          <w:p w:rsidR="00380229" w:rsidRPr="00380229" w:rsidDel="00941DCC" w:rsidRDefault="002956A8">
            <w:pPr>
              <w:keepLines/>
              <w:pageBreakBefore/>
              <w:numPr>
                <w:ilvl w:val="0"/>
                <w:numId w:val="6"/>
              </w:numPr>
              <w:spacing w:before="480" w:after="200" w:line="276" w:lineRule="auto"/>
              <w:jc w:val="left"/>
              <w:outlineLvl w:val="0"/>
              <w:rPr>
                <w:del w:id="3077" w:author="Sergio" w:date="2014-03-12T22:10:00Z"/>
                <w:rFonts w:ascii="Arial" w:hAnsi="Arial" w:cs="Arial"/>
                <w:sz w:val="22"/>
                <w:lang w:val="es-ES_tradnl"/>
                <w:rPrChange w:id="3078" w:author="Familia Valderrama A" w:date="2014-03-11T20:37:00Z">
                  <w:rPr>
                    <w:del w:id="3079" w:author="Sergio" w:date="2014-03-12T22:10:00Z"/>
                    <w:rFonts w:ascii="Arial" w:hAnsi="Arial" w:cs="Arial"/>
                    <w:b w:val="0"/>
                    <w:bCs w:val="0"/>
                    <w:sz w:val="28"/>
                    <w:szCs w:val="28"/>
                    <w:lang w:val="es-ES_tradnl"/>
                  </w:rPr>
                </w:rPrChange>
              </w:rPr>
            </w:pPr>
            <w:bookmarkStart w:id="3080" w:name="_Toc384230525"/>
            <w:del w:id="3081" w:author="Sergio" w:date="2014-03-12T22:10:00Z">
              <w:r w:rsidRPr="002956A8">
                <w:rPr>
                  <w:rFonts w:ascii="Arial" w:hAnsi="Arial" w:cs="Arial"/>
                  <w:sz w:val="22"/>
                  <w:lang w:val="es-ES_tradnl"/>
                  <w:rPrChange w:id="3082" w:author="Familia Valderrama A" w:date="2014-03-11T20:37:00Z">
                    <w:rPr>
                      <w:rFonts w:ascii="Arial" w:hAnsi="Arial" w:cs="Arial"/>
                      <w:color w:val="0000FF" w:themeColor="hyperlink"/>
                      <w:sz w:val="16"/>
                      <w:szCs w:val="16"/>
                      <w:u w:val="single"/>
                      <w:lang w:val="es-ES_tradnl"/>
                    </w:rPr>
                  </w:rPrChange>
                </w:rPr>
                <w:delText>Biblioteca Alfonso Borrero C. PUJ</w:delText>
              </w:r>
              <w:bookmarkEnd w:id="3080"/>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000000"/>
              <w:rPr>
                <w:del w:id="3083" w:author="Sergio" w:date="2014-03-12T22:10:00Z"/>
                <w:rFonts w:ascii="Arial" w:hAnsi="Arial" w:cs="Arial"/>
                <w:b/>
                <w:bCs/>
                <w:sz w:val="22"/>
                <w:lang w:val="es-ES_tradnl"/>
                <w:rPrChange w:id="3084" w:author="Familia Valderrama A" w:date="2014-03-11T20:37:00Z">
                  <w:rPr>
                    <w:del w:id="3085" w:author="Sergio" w:date="2014-03-12T22:10:00Z"/>
                    <w:rFonts w:ascii="Arial" w:hAnsi="Arial" w:cs="Arial"/>
                    <w:b/>
                    <w:bCs/>
                    <w:sz w:val="28"/>
                    <w:szCs w:val="28"/>
                    <w:lang w:val="es-ES_tradnl"/>
                  </w:rPr>
                </w:rPrChange>
              </w:rPr>
            </w:pPr>
            <w:bookmarkStart w:id="3086" w:name="_Toc384230526"/>
            <w:del w:id="3087" w:author="Sergio" w:date="2014-03-12T22:10:00Z">
              <w:r w:rsidRPr="002956A8">
                <w:rPr>
                  <w:rFonts w:ascii="Arial" w:hAnsi="Arial" w:cs="Arial"/>
                  <w:sz w:val="22"/>
                  <w:lang w:val="es-ES_tradnl"/>
                  <w:rPrChange w:id="3088" w:author="Familia Valderrama A" w:date="2014-03-11T20:37:00Z">
                    <w:rPr>
                      <w:rFonts w:ascii="Arial" w:hAnsi="Arial" w:cs="Arial"/>
                      <w:color w:val="0000FF" w:themeColor="hyperlink"/>
                      <w:sz w:val="16"/>
                      <w:szCs w:val="16"/>
                      <w:u w:val="single"/>
                      <w:lang w:val="es-ES_tradnl"/>
                    </w:rPr>
                  </w:rPrChange>
                </w:rPr>
                <w:delText>Lugar oficial y principal de reunión (salas de estudio) de Softlute. Lugar de consulta de información (libros) y préstamo de equipos (PCs).</w:delText>
              </w:r>
              <w:bookmarkEnd w:id="3086"/>
            </w:del>
          </w:p>
        </w:tc>
        <w:tc>
          <w:tcPr>
            <w:tcW w:w="2161" w:type="dxa"/>
          </w:tcPr>
          <w:p w:rsidR="00380229" w:rsidRPr="00380229" w:rsidDel="00941DCC" w:rsidRDefault="002956A8">
            <w:pPr>
              <w:keepLines/>
              <w:pageBreakBefore/>
              <w:numPr>
                <w:ilvl w:val="0"/>
                <w:numId w:val="6"/>
              </w:numPr>
              <w:spacing w:before="480" w:after="200" w:line="276" w:lineRule="auto"/>
              <w:jc w:val="center"/>
              <w:outlineLvl w:val="0"/>
              <w:cnfStyle w:val="000000000000"/>
              <w:rPr>
                <w:del w:id="3089" w:author="Sergio" w:date="2014-03-12T22:10:00Z"/>
                <w:rFonts w:ascii="Arial" w:hAnsi="Arial" w:cs="Arial"/>
                <w:b/>
                <w:bCs/>
                <w:sz w:val="22"/>
                <w:lang w:val="es-ES_tradnl"/>
                <w:rPrChange w:id="3090" w:author="Familia Valderrama A" w:date="2014-03-11T20:37:00Z">
                  <w:rPr>
                    <w:del w:id="3091" w:author="Sergio" w:date="2014-03-12T22:10:00Z"/>
                    <w:rFonts w:ascii="Arial" w:hAnsi="Arial" w:cs="Arial"/>
                    <w:b/>
                    <w:bCs/>
                    <w:sz w:val="28"/>
                    <w:szCs w:val="28"/>
                    <w:lang w:val="es-ES_tradnl"/>
                  </w:rPr>
                </w:rPrChange>
              </w:rPr>
            </w:pPr>
            <w:bookmarkStart w:id="3092" w:name="_Toc384230527"/>
            <w:del w:id="3093" w:author="Sergio" w:date="2014-03-12T22:10:00Z">
              <w:r w:rsidRPr="002956A8">
                <w:rPr>
                  <w:rFonts w:ascii="Arial" w:hAnsi="Arial" w:cs="Arial"/>
                  <w:sz w:val="22"/>
                  <w:lang w:val="es-ES_tradnl"/>
                  <w:rPrChange w:id="3094" w:author="Familia Valderrama A" w:date="2014-03-11T20:37:00Z">
                    <w:rPr>
                      <w:rFonts w:ascii="Arial" w:hAnsi="Arial" w:cs="Arial"/>
                      <w:color w:val="0000FF" w:themeColor="hyperlink"/>
                      <w:sz w:val="16"/>
                      <w:szCs w:val="16"/>
                      <w:u w:val="single"/>
                      <w:lang w:val="es-ES_tradnl"/>
                    </w:rPr>
                  </w:rPrChange>
                </w:rPr>
                <w:delText>N.A.</w:delText>
              </w:r>
              <w:bookmarkEnd w:id="3092"/>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000000"/>
              <w:rPr>
                <w:del w:id="3095" w:author="Sergio" w:date="2014-03-12T22:10:00Z"/>
                <w:rFonts w:ascii="Arial" w:hAnsi="Arial" w:cs="Arial"/>
                <w:b/>
                <w:bCs/>
                <w:sz w:val="22"/>
                <w:lang w:val="es-ES_tradnl"/>
                <w:rPrChange w:id="3096" w:author="Familia Valderrama A" w:date="2014-03-11T20:37:00Z">
                  <w:rPr>
                    <w:del w:id="3097" w:author="Sergio" w:date="2014-03-12T22:10:00Z"/>
                    <w:rFonts w:ascii="Arial" w:hAnsi="Arial" w:cs="Arial"/>
                    <w:b/>
                    <w:bCs/>
                    <w:sz w:val="28"/>
                    <w:szCs w:val="28"/>
                    <w:lang w:val="es-ES_tradnl"/>
                  </w:rPr>
                </w:rPrChange>
              </w:rPr>
            </w:pPr>
            <w:bookmarkStart w:id="3098" w:name="_Toc384230528"/>
            <w:del w:id="3099" w:author="Sergio" w:date="2014-03-12T22:10:00Z">
              <w:r w:rsidRPr="002956A8">
                <w:rPr>
                  <w:rFonts w:ascii="Arial" w:hAnsi="Arial" w:cs="Arial"/>
                  <w:sz w:val="22"/>
                  <w:lang w:val="es-ES_tradnl"/>
                  <w:rPrChange w:id="3100" w:author="Familia Valderrama A" w:date="2014-03-11T20:37:00Z">
                    <w:rPr>
                      <w:rFonts w:ascii="Arial" w:hAnsi="Arial" w:cs="Arial"/>
                      <w:color w:val="0000FF" w:themeColor="hyperlink"/>
                      <w:sz w:val="16"/>
                      <w:szCs w:val="16"/>
                      <w:u w:val="single"/>
                      <w:lang w:val="es-ES_tradnl"/>
                    </w:rPr>
                  </w:rPrChange>
                </w:rPr>
                <w:delText>-Carné de la PUJ validado con el sticker amarillo.</w:delText>
              </w:r>
              <w:bookmarkEnd w:id="3098"/>
            </w:del>
          </w:p>
          <w:p w:rsidR="00380229" w:rsidRPr="00380229" w:rsidDel="00941DCC" w:rsidRDefault="002956A8">
            <w:pPr>
              <w:keepLines/>
              <w:pageBreakBefore/>
              <w:numPr>
                <w:ilvl w:val="0"/>
                <w:numId w:val="6"/>
              </w:numPr>
              <w:spacing w:before="480" w:after="200" w:line="276" w:lineRule="auto"/>
              <w:jc w:val="left"/>
              <w:outlineLvl w:val="0"/>
              <w:cnfStyle w:val="000000000000"/>
              <w:rPr>
                <w:del w:id="3101" w:author="Sergio" w:date="2014-03-12T22:10:00Z"/>
                <w:rFonts w:ascii="Arial" w:hAnsi="Arial" w:cs="Arial"/>
                <w:b/>
                <w:bCs/>
                <w:sz w:val="22"/>
                <w:lang w:val="es-ES_tradnl"/>
                <w:rPrChange w:id="3102" w:author="Familia Valderrama A" w:date="2014-03-11T20:37:00Z">
                  <w:rPr>
                    <w:del w:id="3103" w:author="Sergio" w:date="2014-03-12T22:10:00Z"/>
                    <w:rFonts w:ascii="Arial" w:hAnsi="Arial" w:cs="Arial"/>
                    <w:b/>
                    <w:bCs/>
                    <w:sz w:val="28"/>
                    <w:szCs w:val="28"/>
                    <w:lang w:val="es-ES_tradnl"/>
                  </w:rPr>
                </w:rPrChange>
              </w:rPr>
            </w:pPr>
            <w:bookmarkStart w:id="3104" w:name="_Toc384230529"/>
            <w:del w:id="3105" w:author="Sergio" w:date="2014-03-12T22:10:00Z">
              <w:r w:rsidRPr="002956A8">
                <w:rPr>
                  <w:rFonts w:ascii="Arial" w:hAnsi="Arial" w:cs="Arial"/>
                  <w:sz w:val="22"/>
                  <w:lang w:val="es-ES_tradnl"/>
                  <w:rPrChange w:id="3106" w:author="Familia Valderrama A" w:date="2014-03-11T20:37:00Z">
                    <w:rPr>
                      <w:rFonts w:ascii="Arial" w:hAnsi="Arial" w:cs="Arial"/>
                      <w:color w:val="0000FF" w:themeColor="hyperlink"/>
                      <w:sz w:val="16"/>
                      <w:szCs w:val="16"/>
                      <w:u w:val="single"/>
                      <w:lang w:val="es-ES_tradnl"/>
                    </w:rPr>
                  </w:rPrChange>
                </w:rPr>
                <w:delText>-Por medio de los funcionarios de la biblioteca.</w:delText>
              </w:r>
              <w:bookmarkEnd w:id="3104"/>
              <w:r w:rsidRPr="002956A8">
                <w:rPr>
                  <w:rFonts w:ascii="Arial" w:hAnsi="Arial" w:cs="Arial"/>
                  <w:sz w:val="22"/>
                  <w:lang w:val="es-ES_tradnl"/>
                  <w:rPrChange w:id="3107" w:author="Familia Valderrama A" w:date="2014-03-11T20:37:00Z">
                    <w:rPr>
                      <w:rFonts w:ascii="Arial" w:hAnsi="Arial" w:cs="Arial"/>
                      <w:color w:val="0000FF" w:themeColor="hyperlink"/>
                      <w:sz w:val="16"/>
                      <w:szCs w:val="16"/>
                      <w:u w:val="single"/>
                      <w:lang w:val="es-ES_tradnl"/>
                    </w:rPr>
                  </w:rPrChange>
                </w:rPr>
                <w:delText xml:space="preserve">  </w:delText>
              </w:r>
            </w:del>
          </w:p>
        </w:tc>
      </w:tr>
      <w:tr w:rsidR="00795154" w:rsidRPr="00A55D3A" w:rsidDel="00941DCC" w:rsidTr="00915033">
        <w:trPr>
          <w:cnfStyle w:val="000000100000"/>
          <w:del w:id="3108" w:author="Sergio" w:date="2014-03-12T22:10:00Z"/>
        </w:trPr>
        <w:tc>
          <w:tcPr>
            <w:cnfStyle w:val="001000000000"/>
            <w:tcW w:w="2161" w:type="dxa"/>
          </w:tcPr>
          <w:p w:rsidR="00380229" w:rsidRPr="00380229" w:rsidDel="00941DCC" w:rsidRDefault="002956A8">
            <w:pPr>
              <w:keepLines/>
              <w:pageBreakBefore/>
              <w:numPr>
                <w:ilvl w:val="0"/>
                <w:numId w:val="6"/>
              </w:numPr>
              <w:spacing w:before="480" w:after="200" w:line="276" w:lineRule="auto"/>
              <w:jc w:val="left"/>
              <w:outlineLvl w:val="0"/>
              <w:rPr>
                <w:del w:id="3109" w:author="Sergio" w:date="2014-03-12T22:10:00Z"/>
                <w:rFonts w:ascii="Arial" w:hAnsi="Arial" w:cs="Arial"/>
                <w:sz w:val="22"/>
                <w:lang w:val="es-ES_tradnl"/>
                <w:rPrChange w:id="3110" w:author="Familia Valderrama A" w:date="2014-03-11T20:37:00Z">
                  <w:rPr>
                    <w:del w:id="3111" w:author="Sergio" w:date="2014-03-12T22:10:00Z"/>
                    <w:rFonts w:ascii="Arial" w:hAnsi="Arial" w:cs="Arial"/>
                    <w:b w:val="0"/>
                    <w:bCs w:val="0"/>
                    <w:sz w:val="28"/>
                    <w:szCs w:val="28"/>
                    <w:lang w:val="es-ES_tradnl"/>
                  </w:rPr>
                </w:rPrChange>
              </w:rPr>
            </w:pPr>
            <w:bookmarkStart w:id="3112" w:name="_Toc384230530"/>
            <w:del w:id="3113" w:author="Sergio" w:date="2014-03-12T22:10:00Z">
              <w:r w:rsidRPr="002956A8">
                <w:rPr>
                  <w:rFonts w:ascii="Arial" w:hAnsi="Arial" w:cs="Arial"/>
                  <w:sz w:val="22"/>
                  <w:lang w:val="es-ES_tradnl"/>
                  <w:rPrChange w:id="3114" w:author="Familia Valderrama A" w:date="2014-03-11T20:37:00Z">
                    <w:rPr>
                      <w:rFonts w:ascii="Arial" w:hAnsi="Arial" w:cs="Arial"/>
                      <w:color w:val="0000FF" w:themeColor="hyperlink"/>
                      <w:sz w:val="16"/>
                      <w:szCs w:val="16"/>
                      <w:u w:val="single"/>
                      <w:lang w:val="es-ES_tradnl"/>
                    </w:rPr>
                  </w:rPrChange>
                </w:rPr>
                <w:delText>Salas de computo Ingeniería de Sistemas PUJ</w:delText>
              </w:r>
              <w:bookmarkEnd w:id="3112"/>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100000"/>
              <w:rPr>
                <w:del w:id="3115" w:author="Sergio" w:date="2014-03-12T22:10:00Z"/>
                <w:rFonts w:ascii="Arial" w:hAnsi="Arial" w:cs="Arial"/>
                <w:b/>
                <w:bCs/>
                <w:sz w:val="22"/>
                <w:lang w:val="es-ES_tradnl"/>
                <w:rPrChange w:id="3116" w:author="Familia Valderrama A" w:date="2014-03-11T20:37:00Z">
                  <w:rPr>
                    <w:del w:id="3117" w:author="Sergio" w:date="2014-03-12T22:10:00Z"/>
                    <w:rFonts w:ascii="Arial" w:hAnsi="Arial" w:cs="Arial"/>
                    <w:b/>
                    <w:bCs/>
                    <w:sz w:val="28"/>
                    <w:szCs w:val="28"/>
                    <w:lang w:val="es-ES_tradnl"/>
                  </w:rPr>
                </w:rPrChange>
              </w:rPr>
            </w:pPr>
            <w:bookmarkStart w:id="3118" w:name="_Toc384230531"/>
            <w:del w:id="3119" w:author="Sergio" w:date="2014-03-12T22:10:00Z">
              <w:r w:rsidRPr="002956A8">
                <w:rPr>
                  <w:rFonts w:ascii="Arial" w:hAnsi="Arial" w:cs="Arial"/>
                  <w:sz w:val="22"/>
                  <w:lang w:val="es-ES_tradnl"/>
                  <w:rPrChange w:id="3120" w:author="Familia Valderrama A" w:date="2014-03-11T20:37:00Z">
                    <w:rPr>
                      <w:rFonts w:ascii="Arial" w:hAnsi="Arial" w:cs="Arial"/>
                      <w:color w:val="0000FF" w:themeColor="hyperlink"/>
                      <w:sz w:val="16"/>
                      <w:szCs w:val="16"/>
                      <w:u w:val="single"/>
                      <w:lang w:val="es-ES_tradnl"/>
                    </w:rPr>
                  </w:rPrChange>
                </w:rPr>
                <w:delText>En estas se evaluará el producto por lo tanto será lugar de desarrollo y de pruebas del producto.</w:delText>
              </w:r>
              <w:bookmarkEnd w:id="3118"/>
              <w:r w:rsidRPr="002956A8">
                <w:rPr>
                  <w:rFonts w:ascii="Arial" w:hAnsi="Arial" w:cs="Arial"/>
                  <w:sz w:val="22"/>
                  <w:lang w:val="es-ES_tradnl"/>
                  <w:rPrChange w:id="3121" w:author="Familia Valderrama A" w:date="2014-03-11T20:37:00Z">
                    <w:rPr>
                      <w:rFonts w:ascii="Arial" w:hAnsi="Arial" w:cs="Arial"/>
                      <w:color w:val="0000FF" w:themeColor="hyperlink"/>
                      <w:sz w:val="16"/>
                      <w:szCs w:val="16"/>
                      <w:u w:val="single"/>
                      <w:lang w:val="es-ES_tradnl"/>
                    </w:rPr>
                  </w:rPrChange>
                </w:rPr>
                <w:delText xml:space="preserve"> </w:delText>
              </w:r>
            </w:del>
          </w:p>
        </w:tc>
        <w:tc>
          <w:tcPr>
            <w:tcW w:w="2161" w:type="dxa"/>
          </w:tcPr>
          <w:p w:rsidR="00380229" w:rsidRPr="00380229" w:rsidDel="00941DCC" w:rsidRDefault="002956A8">
            <w:pPr>
              <w:keepLines/>
              <w:pageBreakBefore/>
              <w:numPr>
                <w:ilvl w:val="0"/>
                <w:numId w:val="6"/>
              </w:numPr>
              <w:spacing w:before="480" w:after="200" w:line="276" w:lineRule="auto"/>
              <w:jc w:val="center"/>
              <w:outlineLvl w:val="0"/>
              <w:cnfStyle w:val="000000100000"/>
              <w:rPr>
                <w:del w:id="3122" w:author="Sergio" w:date="2014-03-12T22:10:00Z"/>
                <w:rFonts w:ascii="Arial" w:hAnsi="Arial" w:cs="Arial"/>
                <w:b/>
                <w:bCs/>
                <w:sz w:val="22"/>
                <w:lang w:val="es-ES_tradnl"/>
                <w:rPrChange w:id="3123" w:author="Familia Valderrama A" w:date="2014-03-11T20:37:00Z">
                  <w:rPr>
                    <w:del w:id="3124" w:author="Sergio" w:date="2014-03-12T22:10:00Z"/>
                    <w:rFonts w:ascii="Arial" w:hAnsi="Arial" w:cs="Arial"/>
                    <w:b/>
                    <w:bCs/>
                    <w:sz w:val="28"/>
                    <w:szCs w:val="28"/>
                    <w:lang w:val="es-ES_tradnl"/>
                  </w:rPr>
                </w:rPrChange>
              </w:rPr>
            </w:pPr>
            <w:bookmarkStart w:id="3125" w:name="_Toc384230532"/>
            <w:del w:id="3126" w:author="Sergio" w:date="2014-03-12T22:10:00Z">
              <w:r w:rsidRPr="002956A8">
                <w:rPr>
                  <w:rFonts w:ascii="Arial" w:hAnsi="Arial" w:cs="Arial"/>
                  <w:sz w:val="22"/>
                  <w:lang w:val="es-ES_tradnl"/>
                  <w:rPrChange w:id="3127" w:author="Familia Valderrama A" w:date="2014-03-11T20:37:00Z">
                    <w:rPr>
                      <w:rFonts w:ascii="Arial" w:hAnsi="Arial" w:cs="Arial"/>
                      <w:color w:val="0000FF" w:themeColor="hyperlink"/>
                      <w:sz w:val="16"/>
                      <w:szCs w:val="16"/>
                      <w:u w:val="single"/>
                      <w:lang w:val="es-ES_tradnl"/>
                    </w:rPr>
                  </w:rPrChange>
                </w:rPr>
                <w:delText>N.A.</w:delText>
              </w:r>
              <w:bookmarkEnd w:id="3125"/>
            </w:del>
          </w:p>
        </w:tc>
        <w:tc>
          <w:tcPr>
            <w:tcW w:w="2161" w:type="dxa"/>
          </w:tcPr>
          <w:p w:rsidR="00380229" w:rsidRPr="00380229" w:rsidDel="00941DCC" w:rsidRDefault="002956A8">
            <w:pPr>
              <w:keepLines/>
              <w:pageBreakBefore/>
              <w:numPr>
                <w:ilvl w:val="0"/>
                <w:numId w:val="6"/>
              </w:numPr>
              <w:spacing w:before="480" w:after="200" w:line="276" w:lineRule="auto"/>
              <w:jc w:val="left"/>
              <w:outlineLvl w:val="0"/>
              <w:cnfStyle w:val="000000100000"/>
              <w:rPr>
                <w:del w:id="3128" w:author="Sergio" w:date="2014-03-12T22:10:00Z"/>
                <w:rFonts w:ascii="Arial" w:hAnsi="Arial" w:cs="Arial"/>
                <w:b/>
                <w:bCs/>
                <w:sz w:val="22"/>
                <w:lang w:val="es-ES_tradnl"/>
                <w:rPrChange w:id="3129" w:author="Familia Valderrama A" w:date="2014-03-11T20:37:00Z">
                  <w:rPr>
                    <w:del w:id="3130" w:author="Sergio" w:date="2014-03-12T22:10:00Z"/>
                    <w:rFonts w:ascii="Arial" w:hAnsi="Arial" w:cs="Arial"/>
                    <w:b/>
                    <w:bCs/>
                    <w:sz w:val="28"/>
                    <w:szCs w:val="28"/>
                    <w:lang w:val="es-ES_tradnl"/>
                  </w:rPr>
                </w:rPrChange>
              </w:rPr>
            </w:pPr>
            <w:bookmarkStart w:id="3131" w:name="_Toc384230533"/>
            <w:del w:id="3132" w:author="Sergio" w:date="2014-03-12T22:10:00Z">
              <w:r w:rsidRPr="002956A8">
                <w:rPr>
                  <w:rFonts w:ascii="Arial" w:hAnsi="Arial" w:cs="Arial"/>
                  <w:sz w:val="22"/>
                  <w:lang w:val="es-ES_tradnl"/>
                  <w:rPrChange w:id="3133" w:author="Familia Valderrama A" w:date="2014-03-11T20:37:00Z">
                    <w:rPr>
                      <w:rFonts w:ascii="Arial" w:hAnsi="Arial" w:cs="Arial"/>
                      <w:color w:val="0000FF" w:themeColor="hyperlink"/>
                      <w:sz w:val="16"/>
                      <w:szCs w:val="16"/>
                      <w:u w:val="single"/>
                      <w:lang w:val="es-ES_tradnl"/>
                    </w:rPr>
                  </w:rPrChange>
                </w:rPr>
                <w:delText>-Carné de la PUJ validado con el sticker amarillo.</w:delText>
              </w:r>
              <w:bookmarkEnd w:id="3131"/>
            </w:del>
          </w:p>
          <w:p w:rsidR="00380229" w:rsidRPr="00380229" w:rsidDel="00941DCC" w:rsidRDefault="002956A8">
            <w:pPr>
              <w:keepLines/>
              <w:pageBreakBefore/>
              <w:numPr>
                <w:ilvl w:val="0"/>
                <w:numId w:val="6"/>
              </w:numPr>
              <w:spacing w:before="480" w:after="200" w:line="276" w:lineRule="auto"/>
              <w:jc w:val="left"/>
              <w:outlineLvl w:val="0"/>
              <w:cnfStyle w:val="000000100000"/>
              <w:rPr>
                <w:del w:id="3134" w:author="Sergio" w:date="2014-03-12T22:10:00Z"/>
                <w:rFonts w:ascii="Arial" w:hAnsi="Arial" w:cs="Arial"/>
                <w:b/>
                <w:bCs/>
                <w:sz w:val="22"/>
                <w:lang w:val="es-ES_tradnl"/>
                <w:rPrChange w:id="3135" w:author="Familia Valderrama A" w:date="2014-03-11T20:37:00Z">
                  <w:rPr>
                    <w:del w:id="3136" w:author="Sergio" w:date="2014-03-12T22:10:00Z"/>
                    <w:rFonts w:ascii="Arial" w:hAnsi="Arial" w:cs="Arial"/>
                    <w:b/>
                    <w:bCs/>
                    <w:sz w:val="28"/>
                    <w:szCs w:val="28"/>
                    <w:lang w:val="es-ES_tradnl"/>
                  </w:rPr>
                </w:rPrChange>
              </w:rPr>
            </w:pPr>
            <w:bookmarkStart w:id="3137" w:name="_Toc384230534"/>
            <w:del w:id="3138" w:author="Sergio" w:date="2014-03-12T22:10:00Z">
              <w:r w:rsidRPr="002956A8">
                <w:rPr>
                  <w:rFonts w:ascii="Arial" w:hAnsi="Arial" w:cs="Arial"/>
                  <w:sz w:val="22"/>
                  <w:lang w:val="es-ES_tradnl"/>
                  <w:rPrChange w:id="3139" w:author="Familia Valderrama A" w:date="2014-03-11T20:37:00Z">
                    <w:rPr>
                      <w:rFonts w:ascii="Arial" w:hAnsi="Arial" w:cs="Arial"/>
                      <w:color w:val="0000FF" w:themeColor="hyperlink"/>
                      <w:sz w:val="16"/>
                      <w:szCs w:val="16"/>
                      <w:u w:val="single"/>
                      <w:lang w:val="es-ES_tradnl"/>
                    </w:rPr>
                  </w:rPrChange>
                </w:rPr>
                <w:delText xml:space="preserve">-En caso de necesitar utilizar la sala en horarios que no esté libre se necesitará hacer una reservación al encargado de la sección de ofimática </w:delText>
              </w:r>
            </w:del>
            <w:customXmlDelRangeStart w:id="3140" w:author="Sergio" w:date="2014-03-12T22:10:00Z"/>
            <w:sdt>
              <w:sdtPr>
                <w:rPr>
                  <w:rFonts w:ascii="Arial" w:hAnsi="Arial" w:cs="Arial"/>
                  <w:sz w:val="22"/>
                  <w:lang w:val="es-ES_tradnl"/>
                </w:rPr>
                <w:id w:val="-1059315678"/>
                <w:citation/>
              </w:sdtPr>
              <w:sdtContent>
                <w:customXmlDelRangeEnd w:id="3140"/>
                <w:del w:id="3141" w:author="Sergio" w:date="2014-03-12T22:10:00Z">
                  <w:r w:rsidRPr="002956A8" w:rsidDel="00941DCC">
                    <w:rPr>
                      <w:rFonts w:ascii="Arial" w:hAnsi="Arial" w:cs="Arial"/>
                      <w:sz w:val="22"/>
                      <w:lang w:val="es-ES_tradnl"/>
                      <w:rPrChange w:id="3142" w:author="Familia Valderrama A" w:date="2014-03-11T20:37:00Z">
                        <w:rPr>
                          <w:rFonts w:ascii="Arial" w:hAnsi="Arial" w:cs="Arial"/>
                          <w:color w:val="0000FF" w:themeColor="hyperlink"/>
                          <w:sz w:val="16"/>
                          <w:szCs w:val="16"/>
                          <w:u w:val="single"/>
                          <w:lang w:val="es-ES_tradnl"/>
                        </w:rPr>
                      </w:rPrChange>
                    </w:rPr>
                    <w:fldChar w:fldCharType="begin"/>
                  </w:r>
                  <w:r w:rsidRPr="002956A8">
                    <w:rPr>
                      <w:rFonts w:ascii="Arial" w:hAnsi="Arial" w:cs="Arial"/>
                      <w:sz w:val="22"/>
                      <w:lang w:val="es-CO"/>
                      <w:rPrChange w:id="3143" w:author="Familia Valderrama A" w:date="2014-03-11T20:37:00Z">
                        <w:rPr>
                          <w:rFonts w:ascii="Arial" w:hAnsi="Arial" w:cs="Arial"/>
                          <w:color w:val="0000FF" w:themeColor="hyperlink"/>
                          <w:sz w:val="16"/>
                          <w:szCs w:val="16"/>
                          <w:u w:val="single"/>
                          <w:lang w:val="es-CO"/>
                        </w:rPr>
                      </w:rPrChange>
                    </w:rPr>
                    <w:delInstrText xml:space="preserve"> CITATION PUJ14 \l 9226 </w:delInstrText>
                  </w:r>
                  <w:r w:rsidRPr="002956A8" w:rsidDel="00941DCC">
                    <w:rPr>
                      <w:rFonts w:ascii="Arial" w:hAnsi="Arial" w:cs="Arial"/>
                      <w:sz w:val="22"/>
                      <w:lang w:val="es-ES_tradnl"/>
                      <w:rPrChange w:id="3144" w:author="Familia Valderrama A" w:date="2014-03-11T20:37:00Z">
                        <w:rPr>
                          <w:rFonts w:ascii="Arial" w:hAnsi="Arial" w:cs="Arial"/>
                          <w:color w:val="0000FF" w:themeColor="hyperlink"/>
                          <w:sz w:val="16"/>
                          <w:szCs w:val="16"/>
                          <w:u w:val="single"/>
                          <w:lang w:val="es-ES_tradnl"/>
                        </w:rPr>
                      </w:rPrChange>
                    </w:rPr>
                    <w:fldChar w:fldCharType="separate"/>
                  </w:r>
                  <w:r w:rsidR="00231ACA" w:rsidRPr="00231ACA" w:rsidDel="00941DCC">
                    <w:rPr>
                      <w:rFonts w:ascii="Arial" w:hAnsi="Arial" w:cs="Arial"/>
                      <w:noProof/>
                      <w:sz w:val="22"/>
                      <w:lang w:val="es-CO"/>
                    </w:rPr>
                    <w:delText>[32]</w:delText>
                  </w:r>
                  <w:r w:rsidRPr="002956A8" w:rsidDel="00941DCC">
                    <w:rPr>
                      <w:rFonts w:ascii="Arial" w:hAnsi="Arial" w:cs="Arial"/>
                      <w:sz w:val="22"/>
                      <w:lang w:val="es-ES_tradnl"/>
                      <w:rPrChange w:id="3145" w:author="Familia Valderrama A" w:date="2014-03-11T20:37:00Z">
                        <w:rPr>
                          <w:rFonts w:ascii="Arial" w:hAnsi="Arial" w:cs="Arial"/>
                          <w:color w:val="0000FF" w:themeColor="hyperlink"/>
                          <w:sz w:val="16"/>
                          <w:szCs w:val="16"/>
                          <w:u w:val="single"/>
                          <w:lang w:val="es-ES_tradnl"/>
                        </w:rPr>
                      </w:rPrChange>
                    </w:rPr>
                    <w:fldChar w:fldCharType="end"/>
                  </w:r>
                </w:del>
                <w:customXmlDelRangeStart w:id="3146" w:author="Sergio" w:date="2014-03-12T22:10:00Z"/>
              </w:sdtContent>
            </w:sdt>
            <w:customXmlDelRangeEnd w:id="3146"/>
            <w:del w:id="3147" w:author="Sergio" w:date="2014-03-12T22:10:00Z">
              <w:r w:rsidRPr="002956A8">
                <w:rPr>
                  <w:rFonts w:ascii="Arial" w:hAnsi="Arial" w:cs="Arial"/>
                  <w:sz w:val="22"/>
                  <w:lang w:val="es-ES_tradnl"/>
                  <w:rPrChange w:id="3148" w:author="Familia Valderrama A" w:date="2014-03-11T20:37:00Z">
                    <w:rPr>
                      <w:rFonts w:ascii="Arial" w:hAnsi="Arial" w:cs="Arial"/>
                      <w:color w:val="0000FF" w:themeColor="hyperlink"/>
                      <w:sz w:val="16"/>
                      <w:szCs w:val="16"/>
                      <w:u w:val="single"/>
                      <w:lang w:val="es-ES_tradnl"/>
                    </w:rPr>
                  </w:rPrChange>
                </w:rPr>
                <w:delText xml:space="preserve"> de Ingeniería de sistemas</w:delText>
              </w:r>
              <w:bookmarkEnd w:id="3137"/>
              <w:r w:rsidRPr="002956A8">
                <w:rPr>
                  <w:rFonts w:ascii="Arial" w:hAnsi="Arial" w:cs="Arial"/>
                  <w:sz w:val="22"/>
                  <w:lang w:val="es-ES_tradnl"/>
                  <w:rPrChange w:id="3149" w:author="Familia Valderrama A" w:date="2014-03-11T20:37:00Z">
                    <w:rPr>
                      <w:rFonts w:ascii="Arial" w:hAnsi="Arial" w:cs="Arial"/>
                      <w:color w:val="0000FF" w:themeColor="hyperlink"/>
                      <w:sz w:val="16"/>
                      <w:szCs w:val="16"/>
                      <w:u w:val="single"/>
                      <w:lang w:val="es-ES_tradnl"/>
                    </w:rPr>
                  </w:rPrChange>
                </w:rPr>
                <w:delText xml:space="preserve"> </w:delText>
              </w:r>
            </w:del>
          </w:p>
        </w:tc>
      </w:tr>
    </w:tbl>
    <w:p w:rsidR="00380229" w:rsidDel="00941DCC" w:rsidRDefault="00380229">
      <w:pPr>
        <w:jc w:val="left"/>
        <w:rPr>
          <w:del w:id="3150" w:author="Sergio" w:date="2014-03-12T22:10:00Z"/>
          <w:rFonts w:ascii="Arial" w:hAnsi="Arial" w:cs="Arial"/>
          <w:lang w:val="es-ES_tradnl"/>
        </w:rPr>
      </w:pPr>
    </w:p>
    <w:p w:rsidR="00380229" w:rsidDel="00914C87" w:rsidRDefault="00380229">
      <w:pPr>
        <w:ind w:left="708"/>
        <w:rPr>
          <w:del w:id="3151" w:author="Familia Valderrama A" w:date="2014-03-11T20:55:00Z"/>
          <w:rFonts w:ascii="Arial" w:hAnsi="Arial" w:cs="Arial"/>
          <w:color w:val="000090"/>
          <w:lang w:val="es-ES_tradnl"/>
        </w:rPr>
      </w:pPr>
    </w:p>
    <w:p w:rsidR="00380229" w:rsidDel="00380229" w:rsidRDefault="00380229">
      <w:pPr>
        <w:ind w:left="708"/>
        <w:rPr>
          <w:del w:id="3152" w:author="Familia Valderrama A" w:date="2014-03-11T20:37:00Z"/>
          <w:rFonts w:ascii="Arial" w:hAnsi="Arial" w:cs="Arial"/>
          <w:color w:val="000090"/>
          <w:lang w:val="es-ES_tradnl"/>
        </w:rPr>
      </w:pPr>
    </w:p>
    <w:p w:rsidR="00380229" w:rsidRDefault="00B869CF">
      <w:pPr>
        <w:keepNext w:val="0"/>
        <w:suppressAutoHyphens w:val="0"/>
        <w:jc w:val="left"/>
        <w:rPr>
          <w:rFonts w:ascii="Arial" w:hAnsi="Arial" w:cs="Arial"/>
          <w:b/>
          <w:bCs/>
          <w:sz w:val="28"/>
          <w:szCs w:val="28"/>
          <w:lang w:val="es-ES_tradnl"/>
        </w:rPr>
      </w:pPr>
      <w:del w:id="3153" w:author="Familia Valderrama A" w:date="2014-03-11T20:37:00Z">
        <w:r w:rsidRPr="0007042C" w:rsidDel="00380229">
          <w:rPr>
            <w:rFonts w:ascii="Arial" w:hAnsi="Arial" w:cs="Arial"/>
            <w:sz w:val="28"/>
            <w:szCs w:val="28"/>
            <w:lang w:val="es-ES_tradnl"/>
          </w:rPr>
          <w:br w:type="page"/>
        </w:r>
      </w:del>
    </w:p>
    <w:p w:rsidR="00380229" w:rsidRDefault="005B51FA">
      <w:pPr>
        <w:pStyle w:val="Ttulo3"/>
        <w:rPr>
          <w:ins w:id="3154" w:author="Sergio" w:date="2014-03-12T18:47:00Z"/>
          <w:rFonts w:ascii="Arial" w:hAnsi="Arial" w:cs="Arial"/>
          <w:sz w:val="28"/>
          <w:szCs w:val="28"/>
          <w:lang w:val="es-ES_tradnl"/>
        </w:rPr>
      </w:pPr>
      <w:bookmarkStart w:id="3155" w:name="_Ref382081672"/>
      <w:bookmarkStart w:id="3156" w:name="_Toc384230535"/>
      <w:r w:rsidRPr="0007042C">
        <w:rPr>
          <w:rFonts w:ascii="Arial" w:hAnsi="Arial" w:cs="Arial"/>
          <w:sz w:val="28"/>
          <w:szCs w:val="28"/>
          <w:lang w:val="es-ES_tradnl"/>
        </w:rPr>
        <w:t>Organigrama y Descripción de Roles</w:t>
      </w:r>
      <w:bookmarkEnd w:id="3155"/>
      <w:bookmarkEnd w:id="3156"/>
    </w:p>
    <w:p w:rsidR="008B38F0" w:rsidRDefault="008B38F0">
      <w:pPr>
        <w:pStyle w:val="Textbody"/>
        <w:rPr>
          <w:del w:id="3157" w:author="Sergio" w:date="2014-03-12T18:50:00Z"/>
          <w:lang w:val="es-ES_tradnl"/>
          <w:rPrChange w:id="3158" w:author="Sergio" w:date="2014-03-12T18:47:00Z">
            <w:rPr>
              <w:del w:id="3159" w:author="Sergio" w:date="2014-03-12T18:50:00Z"/>
              <w:rFonts w:ascii="Arial" w:hAnsi="Arial" w:cs="Arial"/>
              <w:sz w:val="28"/>
              <w:szCs w:val="28"/>
              <w:lang w:val="es-ES_tradnl"/>
            </w:rPr>
          </w:rPrChange>
        </w:rPr>
        <w:pPrChange w:id="3160" w:author="Sergio" w:date="2014-03-12T18:47:00Z">
          <w:pPr>
            <w:pStyle w:val="Ttulo3"/>
          </w:pPr>
        </w:pPrChange>
      </w:pPr>
    </w:p>
    <w:p w:rsidR="00380229" w:rsidRDefault="00380229">
      <w:pPr>
        <w:pStyle w:val="Textbody"/>
        <w:rPr>
          <w:rFonts w:ascii="Arial" w:hAnsi="Arial" w:cs="Arial"/>
          <w:lang w:val="es-ES_tradnl"/>
        </w:rPr>
      </w:pPr>
    </w:p>
    <w:p w:rsidR="00380229" w:rsidRDefault="008D1E6B">
      <w:commentRangeStart w:id="3161"/>
      <w:r>
        <w:rPr>
          <w:rFonts w:ascii="Arial" w:hAnsi="Arial" w:cs="Arial"/>
          <w:noProof/>
          <w:lang w:val="es-CO" w:eastAsia="es-CO"/>
        </w:rPr>
        <w:drawing>
          <wp:inline distT="0" distB="0" distL="0" distR="0">
            <wp:extent cx="5206065" cy="198120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5206065" cy="1981200"/>
                    </a:xfrm>
                    <a:prstGeom prst="rect">
                      <a:avLst/>
                    </a:prstGeom>
                    <a:noFill/>
                  </pic:spPr>
                </pic:pic>
              </a:graphicData>
            </a:graphic>
          </wp:inline>
        </w:drawing>
      </w:r>
      <w:commentRangeEnd w:id="3161"/>
      <w:r w:rsidR="00431BD8">
        <w:rPr>
          <w:rStyle w:val="Refdecomentario"/>
        </w:rPr>
        <w:commentReference w:id="3161"/>
      </w:r>
    </w:p>
    <w:p w:rsidR="00380229" w:rsidRDefault="00975F6E">
      <w:pPr>
        <w:pStyle w:val="Epgrafe"/>
        <w:rPr>
          <w:rFonts w:ascii="Arial" w:hAnsi="Arial" w:cs="Arial"/>
          <w:sz w:val="20"/>
          <w:szCs w:val="20"/>
        </w:rPr>
      </w:pPr>
      <w:r w:rsidRPr="00975F6E">
        <w:rPr>
          <w:rFonts w:ascii="Arial" w:hAnsi="Arial" w:cs="Arial"/>
          <w:sz w:val="20"/>
          <w:szCs w:val="20"/>
        </w:rPr>
        <w:t xml:space="preserve">Figura </w:t>
      </w:r>
      <w:ins w:id="3162" w:author="Familia Valderrama A" w:date="2014-03-13T04:10:00Z">
        <w:r w:rsidR="00FB7BEA">
          <w:rPr>
            <w:rFonts w:ascii="Arial" w:hAnsi="Arial" w:cs="Arial"/>
            <w:sz w:val="20"/>
            <w:szCs w:val="20"/>
          </w:rPr>
          <w:t>8</w:t>
        </w:r>
      </w:ins>
      <w:ins w:id="3163" w:author="Familia Valderrama A" w:date="2014-03-13T03:51:00Z">
        <w:r w:rsidR="000C4ADE">
          <w:rPr>
            <w:rFonts w:ascii="Arial" w:hAnsi="Arial" w:cs="Arial"/>
            <w:sz w:val="20"/>
            <w:szCs w:val="20"/>
          </w:rPr>
          <w:t>.</w:t>
        </w:r>
      </w:ins>
      <w:ins w:id="3164" w:author="Familia Valderrama A" w:date="2014-04-24T00:29:00Z">
        <w:r w:rsidR="00C84773">
          <w:rPr>
            <w:rFonts w:ascii="Arial" w:hAnsi="Arial" w:cs="Arial"/>
            <w:sz w:val="20"/>
            <w:szCs w:val="20"/>
          </w:rPr>
          <w:fldChar w:fldCharType="begin"/>
        </w:r>
        <w:r w:rsidR="00C84773">
          <w:rPr>
            <w:rFonts w:ascii="Arial" w:hAnsi="Arial" w:cs="Arial"/>
            <w:sz w:val="20"/>
            <w:szCs w:val="20"/>
          </w:rPr>
          <w:instrText xml:space="preserve"> STYLEREF 1 \s </w:instrText>
        </w:r>
      </w:ins>
      <w:r w:rsidR="00C84773">
        <w:rPr>
          <w:rFonts w:ascii="Arial" w:hAnsi="Arial" w:cs="Arial"/>
          <w:sz w:val="20"/>
          <w:szCs w:val="20"/>
        </w:rPr>
        <w:fldChar w:fldCharType="separate"/>
      </w:r>
      <w:r w:rsidR="00C84773">
        <w:rPr>
          <w:rFonts w:ascii="Arial" w:hAnsi="Arial" w:cs="Arial"/>
          <w:noProof/>
          <w:sz w:val="20"/>
          <w:szCs w:val="20"/>
        </w:rPr>
        <w:t>8</w:t>
      </w:r>
      <w:ins w:id="3165" w:author="Familia Valderrama A" w:date="2014-04-24T00:29:00Z">
        <w:r w:rsidR="00C84773">
          <w:rPr>
            <w:rFonts w:ascii="Arial" w:hAnsi="Arial" w:cs="Arial"/>
            <w:sz w:val="20"/>
            <w:szCs w:val="20"/>
          </w:rPr>
          <w:fldChar w:fldCharType="end"/>
        </w:r>
        <w:r w:rsidR="00C84773">
          <w:rPr>
            <w:rFonts w:ascii="Arial" w:hAnsi="Arial" w:cs="Arial"/>
            <w:sz w:val="20"/>
            <w:szCs w:val="20"/>
          </w:rPr>
          <w:t>.</w:t>
        </w:r>
        <w:r w:rsidR="00C84773">
          <w:rPr>
            <w:rFonts w:ascii="Arial" w:hAnsi="Arial" w:cs="Arial"/>
            <w:sz w:val="20"/>
            <w:szCs w:val="20"/>
          </w:rPr>
          <w:fldChar w:fldCharType="begin"/>
        </w:r>
        <w:r w:rsidR="00C84773">
          <w:rPr>
            <w:rFonts w:ascii="Arial" w:hAnsi="Arial" w:cs="Arial"/>
            <w:sz w:val="20"/>
            <w:szCs w:val="20"/>
          </w:rPr>
          <w:instrText xml:space="preserve"> SEQ Figura \* ARABIC \s 1 </w:instrText>
        </w:r>
      </w:ins>
      <w:r w:rsidR="00C84773">
        <w:rPr>
          <w:rFonts w:ascii="Arial" w:hAnsi="Arial" w:cs="Arial"/>
          <w:sz w:val="20"/>
          <w:szCs w:val="20"/>
        </w:rPr>
        <w:fldChar w:fldCharType="separate"/>
      </w:r>
      <w:ins w:id="3166" w:author="Familia Valderrama A" w:date="2014-04-24T00:29:00Z">
        <w:r w:rsidR="00C84773">
          <w:rPr>
            <w:rFonts w:ascii="Arial" w:hAnsi="Arial" w:cs="Arial"/>
            <w:noProof/>
            <w:sz w:val="20"/>
            <w:szCs w:val="20"/>
          </w:rPr>
          <w:t>6</w:t>
        </w:r>
        <w:r w:rsidR="00C84773">
          <w:rPr>
            <w:rFonts w:ascii="Arial" w:hAnsi="Arial" w:cs="Arial"/>
            <w:sz w:val="20"/>
            <w:szCs w:val="20"/>
          </w:rPr>
          <w:fldChar w:fldCharType="end"/>
        </w:r>
      </w:ins>
      <w:del w:id="3167" w:author="Familia Valderrama A" w:date="2014-03-13T03:47:00Z">
        <w:r w:rsidR="002956A8" w:rsidRPr="00975F6E" w:rsidDel="000C4ADE">
          <w:rPr>
            <w:rFonts w:ascii="Arial" w:hAnsi="Arial" w:cs="Arial"/>
            <w:sz w:val="20"/>
            <w:szCs w:val="20"/>
          </w:rPr>
          <w:fldChar w:fldCharType="begin"/>
        </w:r>
        <w:r w:rsidRPr="00975F6E" w:rsidDel="000C4ADE">
          <w:rPr>
            <w:rFonts w:ascii="Arial" w:hAnsi="Arial" w:cs="Arial"/>
            <w:sz w:val="20"/>
            <w:szCs w:val="20"/>
          </w:rPr>
          <w:delInstrText xml:space="preserve"> STYLEREF 1 \s </w:delInstrText>
        </w:r>
        <w:r w:rsidR="002956A8" w:rsidRPr="00975F6E" w:rsidDel="000C4ADE">
          <w:rPr>
            <w:rFonts w:ascii="Arial" w:hAnsi="Arial" w:cs="Arial"/>
            <w:sz w:val="20"/>
            <w:szCs w:val="20"/>
          </w:rPr>
          <w:fldChar w:fldCharType="separate"/>
        </w:r>
        <w:r w:rsidRPr="00975F6E" w:rsidDel="000C4ADE">
          <w:rPr>
            <w:rFonts w:ascii="Arial" w:hAnsi="Arial" w:cs="Arial"/>
            <w:noProof/>
            <w:sz w:val="20"/>
            <w:szCs w:val="20"/>
          </w:rPr>
          <w:delText>8</w:delText>
        </w:r>
        <w:r w:rsidR="002956A8" w:rsidRPr="00975F6E" w:rsidDel="000C4ADE">
          <w:rPr>
            <w:rFonts w:ascii="Arial" w:hAnsi="Arial" w:cs="Arial"/>
            <w:sz w:val="20"/>
            <w:szCs w:val="20"/>
          </w:rPr>
          <w:fldChar w:fldCharType="end"/>
        </w:r>
        <w:r w:rsidRPr="00975F6E" w:rsidDel="000C4ADE">
          <w:rPr>
            <w:rFonts w:ascii="Arial" w:hAnsi="Arial" w:cs="Arial"/>
            <w:sz w:val="20"/>
            <w:szCs w:val="20"/>
          </w:rPr>
          <w:delText>.</w:delText>
        </w:r>
        <w:r w:rsidR="002956A8" w:rsidRPr="00975F6E" w:rsidDel="000C4ADE">
          <w:rPr>
            <w:rFonts w:ascii="Arial" w:hAnsi="Arial" w:cs="Arial"/>
            <w:sz w:val="20"/>
            <w:szCs w:val="20"/>
          </w:rPr>
          <w:fldChar w:fldCharType="begin"/>
        </w:r>
        <w:r w:rsidRPr="00975F6E" w:rsidDel="000C4ADE">
          <w:rPr>
            <w:rFonts w:ascii="Arial" w:hAnsi="Arial" w:cs="Arial"/>
            <w:sz w:val="20"/>
            <w:szCs w:val="20"/>
          </w:rPr>
          <w:delInstrText xml:space="preserve"> SEQ Figura \* ARABIC \s 1 </w:delInstrText>
        </w:r>
        <w:r w:rsidR="002956A8" w:rsidRPr="00975F6E" w:rsidDel="000C4ADE">
          <w:rPr>
            <w:rFonts w:ascii="Arial" w:hAnsi="Arial" w:cs="Arial"/>
            <w:sz w:val="20"/>
            <w:szCs w:val="20"/>
          </w:rPr>
          <w:fldChar w:fldCharType="separate"/>
        </w:r>
        <w:r w:rsidRPr="00975F6E" w:rsidDel="000C4ADE">
          <w:rPr>
            <w:rFonts w:ascii="Arial" w:hAnsi="Arial" w:cs="Arial"/>
            <w:noProof/>
            <w:sz w:val="20"/>
            <w:szCs w:val="20"/>
          </w:rPr>
          <w:delText>6</w:delText>
        </w:r>
        <w:r w:rsidR="002956A8" w:rsidRPr="00975F6E" w:rsidDel="000C4ADE">
          <w:rPr>
            <w:rFonts w:ascii="Arial" w:hAnsi="Arial" w:cs="Arial"/>
            <w:sz w:val="20"/>
            <w:szCs w:val="20"/>
          </w:rPr>
          <w:fldChar w:fldCharType="end"/>
        </w:r>
      </w:del>
      <w:r w:rsidRPr="00975F6E">
        <w:rPr>
          <w:rFonts w:ascii="Arial" w:hAnsi="Arial" w:cs="Arial"/>
          <w:sz w:val="20"/>
          <w:szCs w:val="20"/>
        </w:rPr>
        <w:t xml:space="preserve"> - Organigrama </w:t>
      </w:r>
      <w:commentRangeStart w:id="3168"/>
      <w:r w:rsidRPr="00975F6E">
        <w:rPr>
          <w:rFonts w:ascii="Arial" w:hAnsi="Arial" w:cs="Arial"/>
          <w:sz w:val="20"/>
          <w:szCs w:val="20"/>
        </w:rPr>
        <w:t>Softlute</w:t>
      </w:r>
      <w:commentRangeEnd w:id="3168"/>
      <w:r w:rsidR="009D6D42">
        <w:rPr>
          <w:rStyle w:val="Refdecomentario"/>
          <w:rFonts w:cs="Calibri"/>
          <w:i w:val="0"/>
          <w:iCs w:val="0"/>
        </w:rPr>
        <w:commentReference w:id="3168"/>
      </w:r>
    </w:p>
    <w:p w:rsidR="008B38F0" w:rsidRDefault="00E64AC1">
      <w:pPr>
        <w:pStyle w:val="Textbody"/>
        <w:rPr>
          <w:rFonts w:ascii="Arial" w:hAnsi="Arial" w:cs="Arial"/>
          <w:szCs w:val="24"/>
          <w:lang w:val="es-CO"/>
          <w:rPrChange w:id="3169" w:author="Sergio" w:date="2014-03-12T18:52:00Z">
            <w:rPr>
              <w:rFonts w:ascii="Arial" w:hAnsi="Arial" w:cs="Arial"/>
              <w:b/>
              <w:szCs w:val="24"/>
              <w:lang w:val="es-CO"/>
            </w:rPr>
          </w:rPrChange>
        </w:rPr>
        <w:pPrChange w:id="3170" w:author="Sergio" w:date="2014-03-12T18:51:00Z">
          <w:pPr/>
        </w:pPrChange>
      </w:pPr>
      <w:ins w:id="3171" w:author="Sergio" w:date="2014-03-12T18:58:00Z">
        <w:r>
          <w:rPr>
            <w:rFonts w:ascii="Arial" w:hAnsi="Arial" w:cs="Arial"/>
            <w:szCs w:val="24"/>
            <w:lang w:val="es-CO"/>
          </w:rPr>
          <w:t xml:space="preserve">A </w:t>
        </w:r>
      </w:ins>
      <w:ins w:id="3172" w:author="Sergio" w:date="2014-03-12T18:59:00Z">
        <w:r>
          <w:rPr>
            <w:rFonts w:ascii="Arial" w:hAnsi="Arial" w:cs="Arial"/>
            <w:szCs w:val="24"/>
            <w:lang w:val="es-CO"/>
          </w:rPr>
          <w:t>continuación</w:t>
        </w:r>
      </w:ins>
      <w:ins w:id="3173" w:author="Sergio" w:date="2014-03-12T18:58:00Z">
        <w:r>
          <w:rPr>
            <w:rFonts w:ascii="Arial" w:hAnsi="Arial" w:cs="Arial"/>
            <w:szCs w:val="24"/>
            <w:lang w:val="es-CO"/>
          </w:rPr>
          <w:t xml:space="preserve"> </w:t>
        </w:r>
      </w:ins>
      <w:ins w:id="3174" w:author="Sergio" w:date="2014-03-12T18:59:00Z">
        <w:r>
          <w:rPr>
            <w:rFonts w:ascii="Arial" w:hAnsi="Arial" w:cs="Arial"/>
            <w:szCs w:val="24"/>
            <w:lang w:val="es-CO"/>
          </w:rPr>
          <w:t xml:space="preserve">se describe cada rol de Softlute, los cuales fueron basados en los </w:t>
        </w:r>
      </w:ins>
      <w:ins w:id="3175" w:author="Sergio" w:date="2014-03-12T19:00:00Z">
        <w:r>
          <w:rPr>
            <w:rFonts w:ascii="Arial" w:hAnsi="Arial" w:cs="Arial"/>
            <w:szCs w:val="24"/>
            <w:lang w:val="es-CO"/>
          </w:rPr>
          <w:t>conceptos</w:t>
        </w:r>
      </w:ins>
      <w:ins w:id="3176" w:author="Sergio" w:date="2014-03-12T18:59:00Z">
        <w:r>
          <w:rPr>
            <w:rFonts w:ascii="Arial" w:hAnsi="Arial" w:cs="Arial"/>
            <w:szCs w:val="24"/>
            <w:lang w:val="es-CO"/>
          </w:rPr>
          <w:t xml:space="preserve"> del </w:t>
        </w:r>
      </w:ins>
      <w:ins w:id="3177" w:author="Sergio" w:date="2014-03-12T19:00:00Z">
        <w:r>
          <w:rPr>
            <w:rFonts w:ascii="Arial" w:hAnsi="Arial" w:cs="Arial"/>
            <w:szCs w:val="24"/>
            <w:lang w:val="es-CO"/>
          </w:rPr>
          <w:t>capítulo</w:t>
        </w:r>
      </w:ins>
      <w:ins w:id="3178" w:author="Sergio" w:date="2014-03-12T18:59:00Z">
        <w:r>
          <w:rPr>
            <w:rFonts w:ascii="Arial" w:hAnsi="Arial" w:cs="Arial"/>
            <w:szCs w:val="24"/>
            <w:lang w:val="es-CO"/>
          </w:rPr>
          <w:t xml:space="preserve"> 4 del documento </w:t>
        </w:r>
      </w:ins>
      <w:ins w:id="3179" w:author="Sergio" w:date="2014-03-12T19:00:00Z">
        <w:r>
          <w:rPr>
            <w:rFonts w:ascii="Arial" w:hAnsi="Arial" w:cs="Arial"/>
            <w:szCs w:val="24"/>
            <w:lang w:val="es-CO"/>
          </w:rPr>
          <w:t>Apuntes de Taller de Ingeniería de Software</w:t>
        </w:r>
      </w:ins>
      <w:ins w:id="3180" w:author="Sergio" w:date="2014-03-12T18:50:00Z">
        <w:r w:rsidR="007C2232">
          <w:rPr>
            <w:rFonts w:ascii="Arial" w:hAnsi="Arial" w:cs="Arial"/>
            <w:szCs w:val="24"/>
            <w:lang w:val="es-CO"/>
          </w:rPr>
          <w:t xml:space="preserve"> </w:t>
        </w:r>
      </w:ins>
      <w:commentRangeStart w:id="3181"/>
      <w:customXmlInsRangeStart w:id="3182" w:author="Sergio" w:date="2014-03-12T18:51:00Z"/>
      <w:sdt>
        <w:sdtPr>
          <w:rPr>
            <w:lang w:val="es-ES_tradnl"/>
          </w:rPr>
          <w:id w:val="-1079508406"/>
          <w:citation/>
        </w:sdtPr>
        <w:sdtContent>
          <w:customXmlInsRangeEnd w:id="3182"/>
          <w:ins w:id="3183" w:author="Sergio" w:date="2014-03-12T18:51:00Z">
            <w:r w:rsidR="002956A8">
              <w:rPr>
                <w:lang w:val="es-ES_tradnl"/>
              </w:rPr>
              <w:fldChar w:fldCharType="begin"/>
            </w:r>
          </w:ins>
          <w:ins w:id="3184" w:author="Sergio" w:date="2014-03-12T18:57:00Z">
            <w:r w:rsidR="007C2232">
              <w:rPr>
                <w:lang w:val="es-CO"/>
              </w:rPr>
              <w:instrText xml:space="preserve">CITATION Dav14 \l 9226 </w:instrText>
            </w:r>
          </w:ins>
          <w:ins w:id="3185" w:author="Sergio" w:date="2014-03-12T18:51:00Z">
            <w:r w:rsidR="002956A8">
              <w:rPr>
                <w:lang w:val="es-ES_tradnl"/>
              </w:rPr>
              <w:fldChar w:fldCharType="separate"/>
            </w:r>
          </w:ins>
          <w:r w:rsidR="000F5A96" w:rsidRPr="000F5A96">
            <w:rPr>
              <w:noProof/>
              <w:lang w:val="es-CO"/>
            </w:rPr>
            <w:t>[35]</w:t>
          </w:r>
          <w:ins w:id="3186" w:author="Sergio" w:date="2014-03-12T18:51:00Z">
            <w:r w:rsidR="002956A8">
              <w:rPr>
                <w:lang w:val="es-ES_tradnl"/>
              </w:rPr>
              <w:fldChar w:fldCharType="end"/>
            </w:r>
          </w:ins>
          <w:customXmlInsRangeStart w:id="3187" w:author="Sergio" w:date="2014-03-12T18:51:00Z"/>
        </w:sdtContent>
      </w:sdt>
      <w:customXmlInsRangeEnd w:id="3187"/>
      <w:ins w:id="3188" w:author="Sergio" w:date="2014-03-12T19:01:00Z">
        <w:r>
          <w:rPr>
            <w:lang w:val="es-ES_tradnl"/>
          </w:rPr>
          <w:t>.</w:t>
        </w:r>
      </w:ins>
      <w:commentRangeEnd w:id="3181"/>
      <w:r w:rsidR="009D6D42">
        <w:rPr>
          <w:rStyle w:val="Refdecomentario"/>
        </w:rPr>
        <w:commentReference w:id="3181"/>
      </w:r>
    </w:p>
    <w:p w:rsidR="00380229" w:rsidRDefault="00F1778F">
      <w:pPr>
        <w:rPr>
          <w:rFonts w:ascii="Arial" w:hAnsi="Arial" w:cs="Arial"/>
          <w:b/>
          <w:szCs w:val="24"/>
          <w:lang w:val="es-CO"/>
        </w:rPr>
      </w:pPr>
      <w:commentRangeStart w:id="3189"/>
      <w:r>
        <w:rPr>
          <w:rFonts w:ascii="Arial" w:hAnsi="Arial" w:cs="Arial"/>
          <w:b/>
          <w:szCs w:val="24"/>
          <w:lang w:val="es-CO"/>
        </w:rPr>
        <w:t>Jefe</w:t>
      </w:r>
      <w:r w:rsidR="00975F6E" w:rsidRPr="00975F6E">
        <w:rPr>
          <w:rFonts w:ascii="Arial" w:hAnsi="Arial" w:cs="Arial"/>
          <w:b/>
          <w:szCs w:val="24"/>
          <w:lang w:val="es-CO"/>
        </w:rPr>
        <w:t xml:space="preserve"> de Desarrollo</w:t>
      </w:r>
      <w:commentRangeEnd w:id="3189"/>
      <w:r w:rsidR="009D6D42">
        <w:rPr>
          <w:rStyle w:val="Refdecomentario"/>
        </w:rPr>
        <w:commentReference w:id="3189"/>
      </w:r>
    </w:p>
    <w:p w:rsidR="00380229" w:rsidRPr="003146DF" w:rsidDel="003146DF" w:rsidRDefault="002956A8">
      <w:pPr>
        <w:pStyle w:val="Epgrafe"/>
        <w:rPr>
          <w:del w:id="3190" w:author="Familia Valderrama A" w:date="2014-03-13T04:16:00Z"/>
          <w:rFonts w:ascii="Arial" w:hAnsi="Arial" w:cs="Arial"/>
          <w:sz w:val="20"/>
          <w:szCs w:val="20"/>
          <w:rPrChange w:id="3191" w:author="Familia Valderrama A" w:date="2014-03-13T04:19:00Z">
            <w:rPr>
              <w:del w:id="3192" w:author="Familia Valderrama A" w:date="2014-03-13T04:16:00Z"/>
            </w:rPr>
          </w:rPrChange>
        </w:rPr>
      </w:pPr>
      <w:bookmarkStart w:id="3193" w:name="_Toc382447409"/>
      <w:del w:id="3194" w:author="Familia Valderrama A" w:date="2014-03-13T04:16:00Z">
        <w:r w:rsidRPr="002956A8">
          <w:rPr>
            <w:rFonts w:ascii="Arial" w:hAnsi="Arial" w:cs="Arial"/>
            <w:i w:val="0"/>
            <w:iCs w:val="0"/>
            <w:sz w:val="20"/>
            <w:szCs w:val="20"/>
            <w:rPrChange w:id="3195" w:author="Familia Valderrama A" w:date="2014-03-13T04:19:00Z">
              <w:rPr>
                <w:i w:val="0"/>
                <w:iCs w:val="0"/>
                <w:sz w:val="16"/>
                <w:szCs w:val="16"/>
              </w:rPr>
            </w:rPrChange>
          </w:rPr>
          <w:delText xml:space="preserve">Tabla </w:delText>
        </w:r>
      </w:del>
      <w:del w:id="3196" w:author="Familia Valderrama A" w:date="2014-03-13T03:58:00Z">
        <w:r w:rsidRPr="002956A8" w:rsidDel="00341DDB">
          <w:rPr>
            <w:rFonts w:ascii="Arial" w:hAnsi="Arial" w:cs="Arial"/>
            <w:i w:val="0"/>
            <w:iCs w:val="0"/>
            <w:sz w:val="20"/>
            <w:szCs w:val="20"/>
            <w:rPrChange w:id="3197" w:author="Familia Valderrama A" w:date="2014-03-13T04:19:00Z">
              <w:rPr>
                <w:i w:val="0"/>
                <w:iCs w:val="0"/>
                <w:sz w:val="16"/>
                <w:szCs w:val="16"/>
              </w:rPr>
            </w:rPrChange>
          </w:rPr>
          <w:fldChar w:fldCharType="begin"/>
        </w:r>
        <w:r w:rsidRPr="002956A8">
          <w:rPr>
            <w:rFonts w:ascii="Arial" w:hAnsi="Arial" w:cs="Arial"/>
            <w:i w:val="0"/>
            <w:iCs w:val="0"/>
            <w:sz w:val="20"/>
            <w:szCs w:val="20"/>
            <w:rPrChange w:id="3198" w:author="Familia Valderrama A" w:date="2014-03-13T04:19:00Z">
              <w:rPr>
                <w:i w:val="0"/>
                <w:iCs w:val="0"/>
                <w:sz w:val="16"/>
                <w:szCs w:val="16"/>
              </w:rPr>
            </w:rPrChange>
          </w:rPr>
          <w:delInstrText xml:space="preserve"> STYLEREF 1 \s </w:delInstrText>
        </w:r>
        <w:r w:rsidRPr="002956A8" w:rsidDel="00341DDB">
          <w:rPr>
            <w:rFonts w:ascii="Arial" w:hAnsi="Arial" w:cs="Arial"/>
            <w:i w:val="0"/>
            <w:iCs w:val="0"/>
            <w:sz w:val="20"/>
            <w:szCs w:val="20"/>
            <w:rPrChange w:id="3199" w:author="Familia Valderrama A" w:date="2014-03-13T04:19:00Z">
              <w:rPr>
                <w:i w:val="0"/>
                <w:iCs w:val="0"/>
                <w:sz w:val="16"/>
                <w:szCs w:val="16"/>
              </w:rPr>
            </w:rPrChange>
          </w:rPr>
          <w:fldChar w:fldCharType="separate"/>
        </w:r>
        <w:r w:rsidRPr="002956A8">
          <w:rPr>
            <w:rFonts w:ascii="Arial" w:hAnsi="Arial" w:cs="Arial"/>
            <w:i w:val="0"/>
            <w:iCs w:val="0"/>
            <w:noProof/>
            <w:sz w:val="20"/>
            <w:szCs w:val="20"/>
            <w:rPrChange w:id="3200" w:author="Familia Valderrama A" w:date="2014-03-13T04:19:00Z">
              <w:rPr>
                <w:i w:val="0"/>
                <w:iCs w:val="0"/>
                <w:noProof/>
                <w:sz w:val="16"/>
                <w:szCs w:val="16"/>
              </w:rPr>
            </w:rPrChange>
          </w:rPr>
          <w:delText>8</w:delText>
        </w:r>
        <w:r w:rsidRPr="002956A8" w:rsidDel="00341DDB">
          <w:rPr>
            <w:rFonts w:ascii="Arial" w:hAnsi="Arial" w:cs="Arial"/>
            <w:i w:val="0"/>
            <w:iCs w:val="0"/>
            <w:sz w:val="20"/>
            <w:szCs w:val="20"/>
            <w:rPrChange w:id="3201" w:author="Familia Valderrama A" w:date="2014-03-13T04:19:00Z">
              <w:rPr>
                <w:i w:val="0"/>
                <w:iCs w:val="0"/>
                <w:sz w:val="16"/>
                <w:szCs w:val="16"/>
              </w:rPr>
            </w:rPrChange>
          </w:rPr>
          <w:fldChar w:fldCharType="end"/>
        </w:r>
        <w:r w:rsidRPr="002956A8">
          <w:rPr>
            <w:rFonts w:ascii="Arial" w:hAnsi="Arial" w:cs="Arial"/>
            <w:i w:val="0"/>
            <w:iCs w:val="0"/>
            <w:sz w:val="20"/>
            <w:szCs w:val="20"/>
            <w:rPrChange w:id="3202" w:author="Familia Valderrama A" w:date="2014-03-13T04:19:00Z">
              <w:rPr>
                <w:i w:val="0"/>
                <w:iCs w:val="0"/>
                <w:sz w:val="16"/>
                <w:szCs w:val="16"/>
              </w:rPr>
            </w:rPrChange>
          </w:rPr>
          <w:delText>.</w:delText>
        </w:r>
        <w:r w:rsidRPr="002956A8" w:rsidDel="00341DDB">
          <w:rPr>
            <w:rFonts w:ascii="Arial" w:hAnsi="Arial" w:cs="Arial"/>
            <w:i w:val="0"/>
            <w:iCs w:val="0"/>
            <w:sz w:val="20"/>
            <w:szCs w:val="20"/>
            <w:rPrChange w:id="3203" w:author="Familia Valderrama A" w:date="2014-03-13T04:19:00Z">
              <w:rPr>
                <w:i w:val="0"/>
                <w:iCs w:val="0"/>
                <w:sz w:val="16"/>
                <w:szCs w:val="16"/>
              </w:rPr>
            </w:rPrChange>
          </w:rPr>
          <w:fldChar w:fldCharType="begin"/>
        </w:r>
        <w:r w:rsidRPr="002956A8">
          <w:rPr>
            <w:rFonts w:ascii="Arial" w:hAnsi="Arial" w:cs="Arial"/>
            <w:i w:val="0"/>
            <w:iCs w:val="0"/>
            <w:sz w:val="20"/>
            <w:szCs w:val="20"/>
            <w:rPrChange w:id="3204" w:author="Familia Valderrama A" w:date="2014-03-13T04:19:00Z">
              <w:rPr>
                <w:i w:val="0"/>
                <w:iCs w:val="0"/>
                <w:sz w:val="16"/>
                <w:szCs w:val="16"/>
              </w:rPr>
            </w:rPrChange>
          </w:rPr>
          <w:delInstrText xml:space="preserve"> SEQ Tabla \* ARABIC \s 1 </w:delInstrText>
        </w:r>
        <w:r w:rsidRPr="002956A8" w:rsidDel="00341DDB">
          <w:rPr>
            <w:rFonts w:ascii="Arial" w:hAnsi="Arial" w:cs="Arial"/>
            <w:i w:val="0"/>
            <w:iCs w:val="0"/>
            <w:sz w:val="20"/>
            <w:szCs w:val="20"/>
            <w:rPrChange w:id="3205" w:author="Familia Valderrama A" w:date="2014-03-13T04:19:00Z">
              <w:rPr>
                <w:i w:val="0"/>
                <w:iCs w:val="0"/>
                <w:sz w:val="16"/>
                <w:szCs w:val="16"/>
              </w:rPr>
            </w:rPrChange>
          </w:rPr>
          <w:fldChar w:fldCharType="separate"/>
        </w:r>
        <w:r w:rsidRPr="002956A8">
          <w:rPr>
            <w:rFonts w:ascii="Arial" w:hAnsi="Arial" w:cs="Arial"/>
            <w:i w:val="0"/>
            <w:iCs w:val="0"/>
            <w:noProof/>
            <w:sz w:val="20"/>
            <w:szCs w:val="20"/>
            <w:rPrChange w:id="3206" w:author="Familia Valderrama A" w:date="2014-03-13T04:19:00Z">
              <w:rPr>
                <w:i w:val="0"/>
                <w:iCs w:val="0"/>
                <w:noProof/>
                <w:sz w:val="16"/>
                <w:szCs w:val="16"/>
              </w:rPr>
            </w:rPrChange>
          </w:rPr>
          <w:delText>4</w:delText>
        </w:r>
        <w:r w:rsidRPr="002956A8" w:rsidDel="00341DDB">
          <w:rPr>
            <w:rFonts w:ascii="Arial" w:hAnsi="Arial" w:cs="Arial"/>
            <w:i w:val="0"/>
            <w:iCs w:val="0"/>
            <w:sz w:val="20"/>
            <w:szCs w:val="20"/>
            <w:rPrChange w:id="3207" w:author="Familia Valderrama A" w:date="2014-03-13T04:19:00Z">
              <w:rPr>
                <w:i w:val="0"/>
                <w:iCs w:val="0"/>
                <w:sz w:val="16"/>
                <w:szCs w:val="16"/>
              </w:rPr>
            </w:rPrChange>
          </w:rPr>
          <w:fldChar w:fldCharType="end"/>
        </w:r>
      </w:del>
      <w:del w:id="3208" w:author="Familia Valderrama A" w:date="2014-03-13T04:16:00Z">
        <w:r w:rsidRPr="002956A8">
          <w:rPr>
            <w:rFonts w:ascii="Arial" w:hAnsi="Arial" w:cs="Arial"/>
            <w:i w:val="0"/>
            <w:iCs w:val="0"/>
            <w:sz w:val="20"/>
            <w:szCs w:val="20"/>
            <w:rPrChange w:id="3209" w:author="Familia Valderrama A" w:date="2014-03-13T04:19:00Z">
              <w:rPr>
                <w:i w:val="0"/>
                <w:iCs w:val="0"/>
                <w:sz w:val="16"/>
                <w:szCs w:val="16"/>
              </w:rPr>
            </w:rPrChange>
          </w:rPr>
          <w:delText xml:space="preserve"> – Actividades y metas del Jefe de desarrollo</w:delText>
        </w:r>
        <w:bookmarkEnd w:id="3193"/>
      </w:del>
    </w:p>
    <w:p w:rsidR="008B38F0" w:rsidRDefault="002956A8">
      <w:pPr>
        <w:pStyle w:val="Epgrafe"/>
        <w:rPr>
          <w:ins w:id="3210" w:author="Familia Valderrama A" w:date="2014-03-13T04:17:00Z"/>
          <w:rFonts w:ascii="Arial" w:hAnsi="Arial" w:cs="Arial"/>
          <w:sz w:val="20"/>
          <w:szCs w:val="20"/>
          <w:rPrChange w:id="3211" w:author="Familia Valderrama A" w:date="2014-03-13T04:19:00Z">
            <w:rPr>
              <w:ins w:id="3212" w:author="Familia Valderrama A" w:date="2014-03-13T04:17:00Z"/>
            </w:rPr>
          </w:rPrChange>
        </w:rPr>
        <w:pPrChange w:id="3213" w:author="Familia Valderrama A" w:date="2014-03-13T04:17:00Z">
          <w:pPr/>
        </w:pPrChange>
      </w:pPr>
      <w:ins w:id="3214" w:author="Familia Valderrama A" w:date="2014-03-13T04:17:00Z">
        <w:r w:rsidRPr="002956A8">
          <w:rPr>
            <w:rFonts w:ascii="Arial" w:hAnsi="Arial" w:cs="Arial"/>
            <w:sz w:val="20"/>
            <w:szCs w:val="20"/>
            <w:rPrChange w:id="3215" w:author="Familia Valderrama A" w:date="2014-03-13T04:19:00Z">
              <w:rPr>
                <w:sz w:val="16"/>
                <w:szCs w:val="16"/>
              </w:rPr>
            </w:rPrChange>
          </w:rPr>
          <w:t xml:space="preserve">Tabla </w:t>
        </w:r>
        <w:r w:rsidRPr="002956A8">
          <w:rPr>
            <w:rFonts w:ascii="Arial" w:hAnsi="Arial" w:cs="Arial"/>
            <w:sz w:val="20"/>
            <w:szCs w:val="20"/>
            <w:rPrChange w:id="3216" w:author="Familia Valderrama A" w:date="2014-03-13T04:19:00Z">
              <w:rPr>
                <w:sz w:val="16"/>
                <w:szCs w:val="16"/>
              </w:rPr>
            </w:rPrChange>
          </w:rPr>
          <w:fldChar w:fldCharType="begin"/>
        </w:r>
        <w:r w:rsidRPr="002956A8">
          <w:rPr>
            <w:rFonts w:ascii="Arial" w:hAnsi="Arial" w:cs="Arial"/>
            <w:sz w:val="20"/>
            <w:szCs w:val="20"/>
            <w:rPrChange w:id="3217" w:author="Familia Valderrama A" w:date="2014-03-13T04:19:00Z">
              <w:rPr>
                <w:sz w:val="16"/>
                <w:szCs w:val="16"/>
              </w:rPr>
            </w:rPrChange>
          </w:rPr>
          <w:instrText xml:space="preserve"> STYLEREF 1 \s </w:instrText>
        </w:r>
      </w:ins>
      <w:r w:rsidRPr="002956A8">
        <w:rPr>
          <w:rFonts w:ascii="Arial" w:hAnsi="Arial" w:cs="Arial"/>
          <w:sz w:val="20"/>
          <w:szCs w:val="20"/>
          <w:rPrChange w:id="3218" w:author="Familia Valderrama A" w:date="2014-03-13T04:19:00Z">
            <w:rPr>
              <w:sz w:val="16"/>
              <w:szCs w:val="16"/>
            </w:rPr>
          </w:rPrChange>
        </w:rPr>
        <w:fldChar w:fldCharType="separate"/>
      </w:r>
      <w:r w:rsidR="000910A8">
        <w:rPr>
          <w:rFonts w:ascii="Arial" w:hAnsi="Arial" w:cs="Arial"/>
          <w:noProof/>
          <w:sz w:val="20"/>
          <w:szCs w:val="20"/>
        </w:rPr>
        <w:t>8</w:t>
      </w:r>
      <w:ins w:id="3219" w:author="Familia Valderrama A" w:date="2014-03-13T04:17:00Z">
        <w:r w:rsidRPr="002956A8">
          <w:rPr>
            <w:rFonts w:ascii="Arial" w:hAnsi="Arial" w:cs="Arial"/>
            <w:sz w:val="20"/>
            <w:szCs w:val="20"/>
            <w:rPrChange w:id="3220" w:author="Familia Valderrama A" w:date="2014-03-13T04:19:00Z">
              <w:rPr>
                <w:sz w:val="16"/>
                <w:szCs w:val="16"/>
              </w:rPr>
            </w:rPrChange>
          </w:rPr>
          <w:fldChar w:fldCharType="end"/>
        </w:r>
        <w:r w:rsidRPr="002956A8">
          <w:rPr>
            <w:rFonts w:ascii="Arial" w:hAnsi="Arial" w:cs="Arial"/>
            <w:sz w:val="20"/>
            <w:szCs w:val="20"/>
            <w:rPrChange w:id="3221" w:author="Familia Valderrama A" w:date="2014-03-13T04:19:00Z">
              <w:rPr>
                <w:sz w:val="16"/>
                <w:szCs w:val="16"/>
              </w:rPr>
            </w:rPrChange>
          </w:rPr>
          <w:t>.</w:t>
        </w:r>
        <w:r w:rsidRPr="002956A8">
          <w:rPr>
            <w:rFonts w:ascii="Arial" w:hAnsi="Arial" w:cs="Arial"/>
            <w:sz w:val="20"/>
            <w:szCs w:val="20"/>
            <w:rPrChange w:id="3222" w:author="Familia Valderrama A" w:date="2014-03-13T04:19:00Z">
              <w:rPr>
                <w:sz w:val="16"/>
                <w:szCs w:val="16"/>
              </w:rPr>
            </w:rPrChange>
          </w:rPr>
          <w:fldChar w:fldCharType="begin"/>
        </w:r>
        <w:r w:rsidRPr="002956A8">
          <w:rPr>
            <w:rFonts w:ascii="Arial" w:hAnsi="Arial" w:cs="Arial"/>
            <w:sz w:val="20"/>
            <w:szCs w:val="20"/>
            <w:rPrChange w:id="3223" w:author="Familia Valderrama A" w:date="2014-03-13T04:19:00Z">
              <w:rPr>
                <w:sz w:val="16"/>
                <w:szCs w:val="16"/>
              </w:rPr>
            </w:rPrChange>
          </w:rPr>
          <w:instrText xml:space="preserve"> SEQ Tabla \* ARABIC \s 1 </w:instrText>
        </w:r>
      </w:ins>
      <w:r w:rsidRPr="002956A8">
        <w:rPr>
          <w:rFonts w:ascii="Arial" w:hAnsi="Arial" w:cs="Arial"/>
          <w:sz w:val="20"/>
          <w:szCs w:val="20"/>
          <w:rPrChange w:id="3224" w:author="Familia Valderrama A" w:date="2014-03-13T04:19:00Z">
            <w:rPr>
              <w:sz w:val="16"/>
              <w:szCs w:val="16"/>
            </w:rPr>
          </w:rPrChange>
        </w:rPr>
        <w:fldChar w:fldCharType="separate"/>
      </w:r>
      <w:ins w:id="3225" w:author="Estudiante" w:date="2014-04-01T16:48:00Z">
        <w:r w:rsidR="000910A8">
          <w:rPr>
            <w:rFonts w:ascii="Arial" w:hAnsi="Arial" w:cs="Arial"/>
            <w:noProof/>
            <w:sz w:val="20"/>
            <w:szCs w:val="20"/>
          </w:rPr>
          <w:t>4</w:t>
        </w:r>
      </w:ins>
      <w:ins w:id="3226" w:author="Familia Valderrama A" w:date="2014-03-13T04:17:00Z">
        <w:del w:id="3227" w:author="Estudiante" w:date="2014-04-01T16:47:00Z">
          <w:r w:rsidRPr="002956A8">
            <w:rPr>
              <w:rFonts w:ascii="Arial" w:hAnsi="Arial" w:cs="Arial"/>
              <w:noProof/>
              <w:sz w:val="20"/>
              <w:szCs w:val="20"/>
              <w:rPrChange w:id="3228" w:author="Familia Valderrama A" w:date="2014-03-13T04:19:00Z">
                <w:rPr>
                  <w:noProof/>
                  <w:sz w:val="16"/>
                  <w:szCs w:val="16"/>
                </w:rPr>
              </w:rPrChange>
            </w:rPr>
            <w:delText>4</w:delText>
          </w:r>
        </w:del>
        <w:r w:rsidRPr="002956A8">
          <w:rPr>
            <w:rFonts w:ascii="Arial" w:hAnsi="Arial" w:cs="Arial"/>
            <w:sz w:val="20"/>
            <w:szCs w:val="20"/>
            <w:rPrChange w:id="3229" w:author="Familia Valderrama A" w:date="2014-03-13T04:19:00Z">
              <w:rPr>
                <w:sz w:val="16"/>
                <w:szCs w:val="16"/>
              </w:rPr>
            </w:rPrChange>
          </w:rPr>
          <w:fldChar w:fldCharType="end"/>
        </w:r>
        <w:r w:rsidRPr="002956A8">
          <w:rPr>
            <w:rFonts w:ascii="Arial" w:hAnsi="Arial" w:cs="Arial"/>
            <w:sz w:val="20"/>
            <w:szCs w:val="20"/>
            <w:rPrChange w:id="3230" w:author="Familia Valderrama A" w:date="2014-03-13T04:19:00Z">
              <w:rPr>
                <w:sz w:val="16"/>
                <w:szCs w:val="16"/>
              </w:rPr>
            </w:rPrChange>
          </w:rPr>
          <w:t xml:space="preserve"> - Actividades y metas del Jefe de desarrollo</w:t>
        </w:r>
      </w:ins>
    </w:p>
    <w:tbl>
      <w:tblPr>
        <w:tblStyle w:val="Cuadrculamedia1-nfasis1"/>
        <w:tblW w:w="8694" w:type="dxa"/>
        <w:tblLook w:val="04A0"/>
      </w:tblPr>
      <w:tblGrid>
        <w:gridCol w:w="4366"/>
        <w:gridCol w:w="4328"/>
      </w:tblGrid>
      <w:tr w:rsidR="00885B22" w:rsidRPr="0007042C" w:rsidTr="000C4ADE">
        <w:trPr>
          <w:cnfStyle w:val="100000000000"/>
          <w:ins w:id="3231" w:author="Familia Valderrama A" w:date="2014-03-13T03:35:00Z"/>
        </w:trPr>
        <w:tc>
          <w:tcPr>
            <w:cnfStyle w:val="001000000000"/>
            <w:tcW w:w="4366" w:type="dxa"/>
            <w:shd w:val="clear" w:color="auto" w:fill="17365D" w:themeFill="text2" w:themeFillShade="BF"/>
          </w:tcPr>
          <w:p w:rsidR="00885B22" w:rsidRDefault="00885B22" w:rsidP="000C4ADE">
            <w:pPr>
              <w:rPr>
                <w:ins w:id="3232" w:author="Familia Valderrama A" w:date="2014-03-13T03:35:00Z"/>
                <w:rFonts w:ascii="Arial" w:hAnsi="Arial" w:cs="Arial"/>
                <w:sz w:val="28"/>
                <w:szCs w:val="24"/>
                <w:lang w:val="es-CO"/>
              </w:rPr>
            </w:pPr>
            <w:ins w:id="3233" w:author="Familia Valderrama A" w:date="2014-03-13T03:35:00Z">
              <w:r w:rsidRPr="0007042C">
                <w:rPr>
                  <w:rFonts w:ascii="Arial" w:hAnsi="Arial" w:cs="Arial"/>
                  <w:szCs w:val="24"/>
                  <w:lang w:val="es-CO"/>
                </w:rPr>
                <w:t>Actividad</w:t>
              </w:r>
            </w:ins>
          </w:p>
        </w:tc>
        <w:tc>
          <w:tcPr>
            <w:tcW w:w="4328" w:type="dxa"/>
            <w:shd w:val="clear" w:color="auto" w:fill="17365D" w:themeFill="text2" w:themeFillShade="BF"/>
          </w:tcPr>
          <w:p w:rsidR="00885B22" w:rsidRDefault="00885B22" w:rsidP="000C4ADE">
            <w:pPr>
              <w:cnfStyle w:val="100000000000"/>
              <w:rPr>
                <w:ins w:id="3234" w:author="Familia Valderrama A" w:date="2014-03-13T03:35:00Z"/>
                <w:rFonts w:ascii="Arial" w:hAnsi="Arial" w:cs="Arial"/>
                <w:sz w:val="28"/>
                <w:szCs w:val="24"/>
                <w:lang w:val="es-CO"/>
              </w:rPr>
            </w:pPr>
            <w:ins w:id="3235" w:author="Familia Valderrama A" w:date="2014-03-13T03:35:00Z">
              <w:r w:rsidRPr="0007042C">
                <w:rPr>
                  <w:rFonts w:ascii="Arial" w:hAnsi="Arial" w:cs="Arial"/>
                  <w:szCs w:val="24"/>
                  <w:lang w:val="es-CO"/>
                </w:rPr>
                <w:t>Meta</w:t>
              </w:r>
            </w:ins>
          </w:p>
        </w:tc>
      </w:tr>
      <w:tr w:rsidR="00885B22" w:rsidRPr="0007042C" w:rsidTr="000C4ADE">
        <w:trPr>
          <w:cnfStyle w:val="000000100000"/>
          <w:ins w:id="3236" w:author="Familia Valderrama A" w:date="2014-03-13T03:35:00Z"/>
        </w:trPr>
        <w:tc>
          <w:tcPr>
            <w:cnfStyle w:val="001000000000"/>
            <w:tcW w:w="4366" w:type="dxa"/>
          </w:tcPr>
          <w:p w:rsidR="00885B22" w:rsidRDefault="00885B22" w:rsidP="000C4ADE">
            <w:pPr>
              <w:rPr>
                <w:ins w:id="3237" w:author="Familia Valderrama A" w:date="2014-03-13T03:35:00Z"/>
                <w:rFonts w:ascii="Arial" w:hAnsi="Arial" w:cs="Arial"/>
                <w:b w:val="0"/>
                <w:sz w:val="28"/>
                <w:szCs w:val="28"/>
                <w:lang w:val="es-CO"/>
              </w:rPr>
            </w:pPr>
            <w:ins w:id="3238" w:author="Familia Valderrama A" w:date="2014-03-13T03:35:00Z">
              <w:r w:rsidRPr="00244974">
                <w:rPr>
                  <w:rFonts w:ascii="Arial" w:hAnsi="Arial" w:cs="Arial"/>
                  <w:lang w:val="es-CO"/>
                </w:rPr>
                <w:t>Coordinar el equipo de desarrollo para garantizar el cumplimiento de las actividades y objetivos del calendario</w:t>
              </w:r>
            </w:ins>
          </w:p>
        </w:tc>
        <w:tc>
          <w:tcPr>
            <w:tcW w:w="4328" w:type="dxa"/>
          </w:tcPr>
          <w:p w:rsidR="00885B22" w:rsidRDefault="00885B22" w:rsidP="000C4ADE">
            <w:pPr>
              <w:cnfStyle w:val="000000100000"/>
              <w:rPr>
                <w:ins w:id="3239" w:author="Familia Valderrama A" w:date="2014-03-13T03:35:00Z"/>
                <w:rFonts w:ascii="Arial" w:hAnsi="Arial" w:cs="Arial"/>
                <w:b/>
                <w:bCs/>
                <w:sz w:val="28"/>
                <w:szCs w:val="28"/>
                <w:lang w:val="es-CO"/>
              </w:rPr>
            </w:pPr>
            <w:ins w:id="3240" w:author="Familia Valderrama A" w:date="2014-03-13T03:35:00Z">
              <w:r w:rsidRPr="0007042C">
                <w:rPr>
                  <w:rFonts w:ascii="Arial" w:hAnsi="Arial" w:cs="Arial"/>
                  <w:lang w:val="es-CO"/>
                </w:rPr>
                <w:t>Cumplir efectivamente y de manera correcta las actividades propuestas en el calendario</w:t>
              </w:r>
            </w:ins>
          </w:p>
        </w:tc>
      </w:tr>
      <w:tr w:rsidR="00885B22" w:rsidRPr="0007042C" w:rsidTr="000C4ADE">
        <w:trPr>
          <w:ins w:id="3241" w:author="Familia Valderrama A" w:date="2014-03-13T03:35:00Z"/>
        </w:trPr>
        <w:tc>
          <w:tcPr>
            <w:cnfStyle w:val="001000000000"/>
            <w:tcW w:w="4366" w:type="dxa"/>
          </w:tcPr>
          <w:p w:rsidR="00885B22" w:rsidRDefault="00885B22" w:rsidP="000C4ADE">
            <w:pPr>
              <w:rPr>
                <w:ins w:id="3242" w:author="Familia Valderrama A" w:date="2014-03-13T03:35:00Z"/>
                <w:rFonts w:ascii="Arial" w:hAnsi="Arial" w:cs="Arial"/>
                <w:b w:val="0"/>
                <w:sz w:val="28"/>
                <w:szCs w:val="28"/>
                <w:lang w:val="es-CO"/>
              </w:rPr>
            </w:pPr>
            <w:ins w:id="3243" w:author="Familia Valderrama A" w:date="2014-03-13T03:35:00Z">
              <w:r w:rsidRPr="00244974">
                <w:rPr>
                  <w:rFonts w:ascii="Arial" w:hAnsi="Arial" w:cs="Arial"/>
                  <w:lang w:val="es-CO"/>
                </w:rPr>
                <w:t>Mantener constante comunicación con los supervisores para estar al tanto del desarrollo general del proyecto</w:t>
              </w:r>
            </w:ins>
          </w:p>
        </w:tc>
        <w:tc>
          <w:tcPr>
            <w:tcW w:w="4328" w:type="dxa"/>
          </w:tcPr>
          <w:p w:rsidR="00885B22" w:rsidRDefault="00885B22" w:rsidP="000C4ADE">
            <w:pPr>
              <w:cnfStyle w:val="000000000000"/>
              <w:rPr>
                <w:ins w:id="3244" w:author="Familia Valderrama A" w:date="2014-03-13T03:35:00Z"/>
                <w:rFonts w:ascii="Arial" w:hAnsi="Arial" w:cs="Arial"/>
                <w:b/>
                <w:bCs/>
                <w:sz w:val="28"/>
                <w:szCs w:val="28"/>
                <w:lang w:val="es-CO"/>
              </w:rPr>
            </w:pPr>
            <w:ins w:id="3245" w:author="Familia Valderrama A" w:date="2014-03-13T03:35:00Z">
              <w:r w:rsidRPr="0007042C">
                <w:rPr>
                  <w:rFonts w:ascii="Arial" w:hAnsi="Arial" w:cs="Arial"/>
                  <w:lang w:val="es-CO"/>
                </w:rPr>
                <w:t>Lograr un buen flujo de información entre los diferentes miembros del equipo de trabajo</w:t>
              </w:r>
            </w:ins>
          </w:p>
        </w:tc>
      </w:tr>
      <w:tr w:rsidR="00885B22" w:rsidRPr="0007042C" w:rsidTr="000C4ADE">
        <w:trPr>
          <w:cnfStyle w:val="000000100000"/>
          <w:ins w:id="3246" w:author="Familia Valderrama A" w:date="2014-03-13T03:35:00Z"/>
        </w:trPr>
        <w:tc>
          <w:tcPr>
            <w:cnfStyle w:val="001000000000"/>
            <w:tcW w:w="4366" w:type="dxa"/>
          </w:tcPr>
          <w:p w:rsidR="00885B22" w:rsidRDefault="00885B22" w:rsidP="000C4ADE">
            <w:pPr>
              <w:rPr>
                <w:ins w:id="3247" w:author="Familia Valderrama A" w:date="2014-03-13T03:35:00Z"/>
                <w:rFonts w:ascii="Arial" w:hAnsi="Arial" w:cs="Arial"/>
                <w:b w:val="0"/>
                <w:sz w:val="28"/>
                <w:szCs w:val="28"/>
                <w:lang w:val="es-CO"/>
              </w:rPr>
            </w:pPr>
            <w:ins w:id="3248" w:author="Familia Valderrama A" w:date="2014-03-13T03:35:00Z">
              <w:r w:rsidRPr="00244974">
                <w:rPr>
                  <w:rFonts w:ascii="Arial" w:hAnsi="Arial" w:cs="Arial"/>
                  <w:lang w:val="es-CO"/>
                </w:rPr>
                <w:t xml:space="preserve">Guiar y ayudar a los programadores en su proceso de desarrollo </w:t>
              </w:r>
            </w:ins>
          </w:p>
        </w:tc>
        <w:tc>
          <w:tcPr>
            <w:tcW w:w="4328" w:type="dxa"/>
          </w:tcPr>
          <w:p w:rsidR="00885B22" w:rsidRDefault="00885B22" w:rsidP="000C4ADE">
            <w:pPr>
              <w:cnfStyle w:val="000000100000"/>
              <w:rPr>
                <w:ins w:id="3249" w:author="Familia Valderrama A" w:date="2014-03-13T03:35:00Z"/>
                <w:rFonts w:ascii="Arial" w:hAnsi="Arial" w:cs="Arial"/>
                <w:b/>
                <w:bCs/>
                <w:sz w:val="28"/>
                <w:szCs w:val="28"/>
                <w:lang w:val="es-CO"/>
              </w:rPr>
            </w:pPr>
            <w:ins w:id="3250" w:author="Familia Valderrama A" w:date="2014-03-13T03:35:00Z">
              <w:r w:rsidRPr="0007042C">
                <w:rPr>
                  <w:rFonts w:ascii="Arial" w:hAnsi="Arial" w:cs="Arial"/>
                  <w:lang w:val="es-CO"/>
                </w:rPr>
                <w:t>Garantizar el buen funcionamiento y correcto desarrollo del software</w:t>
              </w:r>
            </w:ins>
          </w:p>
        </w:tc>
      </w:tr>
    </w:tbl>
    <w:p w:rsidR="00380229" w:rsidRDefault="00380229">
      <w:pPr>
        <w:rPr>
          <w:rFonts w:ascii="Arial" w:hAnsi="Arial" w:cs="Arial"/>
        </w:rPr>
      </w:pPr>
    </w:p>
    <w:p w:rsidR="00380229" w:rsidDel="0098721E" w:rsidRDefault="00C52D0D">
      <w:pPr>
        <w:rPr>
          <w:del w:id="3251" w:author="Familia Valderrama A" w:date="2014-03-13T04:10:00Z"/>
          <w:rFonts w:ascii="Arial" w:hAnsi="Arial" w:cs="Arial"/>
          <w:szCs w:val="24"/>
          <w:lang w:val="es-CO"/>
        </w:rPr>
      </w:pPr>
      <w:r w:rsidRPr="0007042C">
        <w:rPr>
          <w:rFonts w:ascii="Arial" w:hAnsi="Arial" w:cs="Arial"/>
          <w:szCs w:val="24"/>
          <w:lang w:val="es-CO"/>
        </w:rPr>
        <w:t>Se desempeñara como el líder en el desarrollo del software del proyecto, buscando lograr la coherencia entre lo que se diseña y lo que se implementa-realiza. Para esto definirá las herramientas apropiadas para el desarrollo. Debe también comunicar dudas del equipo de desarrollo a los analistas y arquitectos, así como aportar su visión de que puede realizarse dentro del calendario y recursos.</w:t>
      </w:r>
    </w:p>
    <w:p w:rsidR="0098721E" w:rsidRDefault="0098721E">
      <w:pPr>
        <w:rPr>
          <w:ins w:id="3252" w:author="Sergio" w:date="2014-04-23T22:16:00Z"/>
          <w:rFonts w:ascii="Arial" w:hAnsi="Arial" w:cs="Arial"/>
          <w:szCs w:val="24"/>
          <w:lang w:val="es-CO"/>
        </w:rPr>
      </w:pPr>
    </w:p>
    <w:p w:rsidR="0079686C" w:rsidRDefault="0098721E">
      <w:pPr>
        <w:rPr>
          <w:ins w:id="3253" w:author="Sergio" w:date="2014-04-23T22:16:00Z"/>
          <w:rFonts w:ascii="Arial" w:hAnsi="Arial" w:cs="Arial"/>
          <w:b/>
          <w:szCs w:val="24"/>
          <w:lang w:val="es-CO"/>
        </w:rPr>
      </w:pPr>
      <w:ins w:id="3254" w:author="Sergio" w:date="2014-04-23T22:16:00Z">
        <w:r>
          <w:rPr>
            <w:rFonts w:ascii="Arial" w:hAnsi="Arial" w:cs="Arial"/>
            <w:b/>
            <w:szCs w:val="24"/>
            <w:lang w:val="es-CO"/>
          </w:rPr>
          <w:t>Planes en los que participa:</w:t>
        </w:r>
      </w:ins>
    </w:p>
    <w:p w:rsidR="0098721E" w:rsidRDefault="001849CF">
      <w:pPr>
        <w:rPr>
          <w:ins w:id="3255" w:author="Sergio" w:date="2014-04-23T22:17:00Z"/>
          <w:rFonts w:ascii="Arial" w:hAnsi="Arial" w:cs="Arial"/>
          <w:szCs w:val="24"/>
          <w:lang w:val="es-CO"/>
        </w:rPr>
      </w:pPr>
      <w:ins w:id="3256" w:author="Sergio" w:date="2014-04-23T22:17:00Z">
        <w:r>
          <w:rPr>
            <w:rFonts w:ascii="Arial" w:hAnsi="Arial" w:cs="Arial"/>
            <w:b/>
            <w:szCs w:val="24"/>
            <w:lang w:val="es-CO"/>
          </w:rPr>
          <w:t>-</w:t>
        </w:r>
        <w:r w:rsidR="002956A8" w:rsidRPr="002956A8">
          <w:rPr>
            <w:rFonts w:ascii="Arial" w:hAnsi="Arial" w:cs="Arial"/>
            <w:szCs w:val="24"/>
            <w:lang w:val="es-CO"/>
            <w:rPrChange w:id="3257" w:author="Sergio" w:date="2014-04-23T22:17:00Z">
              <w:rPr>
                <w:rFonts w:ascii="Arial" w:hAnsi="Arial" w:cs="Arial"/>
                <w:b/>
                <w:sz w:val="16"/>
                <w:szCs w:val="24"/>
                <w:lang w:val="es-CO"/>
              </w:rPr>
            </w:rPrChange>
          </w:rPr>
          <w:t>Análisis y administración de riegos</w:t>
        </w:r>
      </w:ins>
    </w:p>
    <w:p w:rsidR="001849CF" w:rsidRDefault="001849CF">
      <w:pPr>
        <w:rPr>
          <w:ins w:id="3258" w:author="Sergio" w:date="2014-04-23T22:18:00Z"/>
          <w:rFonts w:ascii="Arial" w:hAnsi="Arial" w:cs="Arial"/>
          <w:szCs w:val="24"/>
          <w:lang w:val="es-CO"/>
        </w:rPr>
      </w:pPr>
      <w:ins w:id="3259" w:author="Sergio" w:date="2014-04-23T22:17:00Z">
        <w:r>
          <w:rPr>
            <w:rFonts w:ascii="Arial" w:hAnsi="Arial" w:cs="Arial"/>
            <w:szCs w:val="24"/>
            <w:lang w:val="es-CO"/>
          </w:rPr>
          <w:t xml:space="preserve">-Métricas y procesos </w:t>
        </w:r>
      </w:ins>
      <w:ins w:id="3260" w:author="Sergio" w:date="2014-04-23T22:18:00Z">
        <w:r>
          <w:rPr>
            <w:rFonts w:ascii="Arial" w:hAnsi="Arial" w:cs="Arial"/>
            <w:szCs w:val="24"/>
            <w:lang w:val="es-CO"/>
          </w:rPr>
          <w:t>de medición</w:t>
        </w:r>
      </w:ins>
    </w:p>
    <w:p w:rsidR="00D31914" w:rsidRDefault="00D31914">
      <w:pPr>
        <w:rPr>
          <w:ins w:id="3261" w:author="Sergio" w:date="2014-04-23T22:18:00Z"/>
          <w:rFonts w:ascii="Arial" w:hAnsi="Arial" w:cs="Arial"/>
          <w:szCs w:val="24"/>
          <w:lang w:val="es-CO"/>
        </w:rPr>
      </w:pPr>
      <w:ins w:id="3262" w:author="Sergio" w:date="2014-04-23T22:18:00Z">
        <w:r>
          <w:rPr>
            <w:rFonts w:ascii="Arial" w:hAnsi="Arial" w:cs="Arial"/>
            <w:szCs w:val="24"/>
            <w:lang w:val="es-CO"/>
          </w:rPr>
          <w:t>-</w:t>
        </w:r>
      </w:ins>
      <w:ins w:id="3263" w:author="Sergio" w:date="2014-04-23T22:19:00Z">
        <w:r>
          <w:rPr>
            <w:rFonts w:ascii="Arial" w:hAnsi="Arial" w:cs="Arial"/>
            <w:szCs w:val="24"/>
            <w:lang w:val="es-CO"/>
          </w:rPr>
          <w:t>Administración</w:t>
        </w:r>
      </w:ins>
      <w:ins w:id="3264" w:author="Sergio" w:date="2014-04-23T22:18:00Z">
        <w:r>
          <w:rPr>
            <w:rFonts w:ascii="Arial" w:hAnsi="Arial" w:cs="Arial"/>
            <w:szCs w:val="24"/>
            <w:lang w:val="es-CO"/>
          </w:rPr>
          <w:t xml:space="preserve"> de riegos</w:t>
        </w:r>
      </w:ins>
    </w:p>
    <w:p w:rsidR="001849CF" w:rsidRDefault="002956A8">
      <w:pPr>
        <w:rPr>
          <w:ins w:id="3265" w:author="Sergio" w:date="2014-04-23T22:43:00Z"/>
          <w:rFonts w:ascii="Arial" w:hAnsi="Arial" w:cs="Arial"/>
          <w:szCs w:val="24"/>
          <w:lang w:val="es-CO"/>
        </w:rPr>
      </w:pPr>
      <w:ins w:id="3266" w:author="Sergio" w:date="2014-04-23T22:18:00Z">
        <w:r w:rsidRPr="002956A8">
          <w:rPr>
            <w:rFonts w:ascii="Arial" w:hAnsi="Arial" w:cs="Arial"/>
            <w:szCs w:val="24"/>
            <w:lang w:val="es-CO"/>
            <w:rPrChange w:id="3267" w:author="Sergio" w:date="2014-04-23T22:19:00Z">
              <w:rPr>
                <w:rFonts w:ascii="Arial" w:hAnsi="Arial" w:cs="Arial"/>
                <w:b/>
                <w:sz w:val="16"/>
                <w:szCs w:val="24"/>
                <w:lang w:val="es-CO"/>
              </w:rPr>
            </w:rPrChange>
          </w:rPr>
          <w:t>-</w:t>
        </w:r>
      </w:ins>
      <w:ins w:id="3268" w:author="Sergio" w:date="2014-04-23T22:19:00Z">
        <w:r w:rsidR="00D31914" w:rsidRPr="00D31914">
          <w:rPr>
            <w:rFonts w:ascii="Arial" w:hAnsi="Arial" w:cs="Arial"/>
            <w:szCs w:val="24"/>
            <w:lang w:val="es-CO"/>
          </w:rPr>
          <w:t>Administración</w:t>
        </w:r>
      </w:ins>
      <w:ins w:id="3269" w:author="Sergio" w:date="2014-04-23T22:18:00Z">
        <w:r w:rsidRPr="002956A8">
          <w:rPr>
            <w:rFonts w:ascii="Arial" w:hAnsi="Arial" w:cs="Arial"/>
            <w:szCs w:val="24"/>
            <w:lang w:val="es-CO"/>
            <w:rPrChange w:id="3270" w:author="Sergio" w:date="2014-04-23T22:19:00Z">
              <w:rPr>
                <w:rFonts w:ascii="Arial" w:hAnsi="Arial" w:cs="Arial"/>
                <w:b/>
                <w:sz w:val="16"/>
                <w:szCs w:val="24"/>
                <w:lang w:val="es-CO"/>
              </w:rPr>
            </w:rPrChange>
          </w:rPr>
          <w:t xml:space="preserve"> de la </w:t>
        </w:r>
      </w:ins>
      <w:ins w:id="3271" w:author="Sergio" w:date="2014-04-23T22:19:00Z">
        <w:r w:rsidR="00D31914" w:rsidRPr="00D31914">
          <w:rPr>
            <w:rFonts w:ascii="Arial" w:hAnsi="Arial" w:cs="Arial"/>
            <w:szCs w:val="24"/>
            <w:lang w:val="es-CO"/>
          </w:rPr>
          <w:t>configuración</w:t>
        </w:r>
      </w:ins>
      <w:ins w:id="3272" w:author="Sergio" w:date="2014-04-23T22:18:00Z">
        <w:r w:rsidRPr="002956A8">
          <w:rPr>
            <w:rFonts w:ascii="Arial" w:hAnsi="Arial" w:cs="Arial"/>
            <w:szCs w:val="24"/>
            <w:lang w:val="es-CO"/>
            <w:rPrChange w:id="3273" w:author="Sergio" w:date="2014-04-23T22:19:00Z">
              <w:rPr>
                <w:rFonts w:ascii="Arial" w:hAnsi="Arial" w:cs="Arial"/>
                <w:b/>
                <w:sz w:val="16"/>
                <w:szCs w:val="24"/>
                <w:lang w:val="es-CO"/>
              </w:rPr>
            </w:rPrChange>
          </w:rPr>
          <w:t xml:space="preserve"> y documentación </w:t>
        </w:r>
      </w:ins>
    </w:p>
    <w:p w:rsidR="009417B5" w:rsidRDefault="009417B5">
      <w:pPr>
        <w:rPr>
          <w:ins w:id="3274" w:author="Sergio" w:date="2014-04-23T22:43:00Z"/>
          <w:rFonts w:ascii="Arial" w:hAnsi="Arial" w:cs="Arial"/>
          <w:szCs w:val="24"/>
          <w:lang w:val="es-CO"/>
        </w:rPr>
      </w:pPr>
      <w:ins w:id="3275" w:author="Sergio" w:date="2014-04-23T22:43:00Z">
        <w:r>
          <w:rPr>
            <w:rFonts w:ascii="Arial" w:hAnsi="Arial" w:cs="Arial"/>
            <w:szCs w:val="24"/>
            <w:lang w:val="es-CO"/>
          </w:rPr>
          <w:t>-Planes de trabajo</w:t>
        </w:r>
      </w:ins>
    </w:p>
    <w:p w:rsidR="009417B5" w:rsidRPr="00D31914" w:rsidRDefault="009417B5">
      <w:pPr>
        <w:rPr>
          <w:ins w:id="3276" w:author="Familia Valderrama A" w:date="2014-03-11T20:38:00Z"/>
          <w:rFonts w:ascii="Arial" w:hAnsi="Arial" w:cs="Arial"/>
          <w:szCs w:val="24"/>
          <w:lang w:val="es-CO"/>
          <w:rPrChange w:id="3277" w:author="Sergio" w:date="2014-04-23T22:19:00Z">
            <w:rPr>
              <w:ins w:id="3278" w:author="Familia Valderrama A" w:date="2014-03-11T20:38:00Z"/>
              <w:rFonts w:ascii="Arial" w:hAnsi="Arial" w:cs="Arial"/>
              <w:b/>
              <w:szCs w:val="24"/>
              <w:lang w:val="es-CO"/>
            </w:rPr>
          </w:rPrChange>
        </w:rPr>
      </w:pPr>
      <w:ins w:id="3279" w:author="Sergio" w:date="2014-04-23T22:43:00Z">
        <w:r>
          <w:rPr>
            <w:rFonts w:ascii="Arial" w:hAnsi="Arial" w:cs="Arial"/>
            <w:szCs w:val="24"/>
            <w:lang w:val="es-CO"/>
          </w:rPr>
          <w:t xml:space="preserve">-Evolución del plan </w:t>
        </w:r>
      </w:ins>
    </w:p>
    <w:p w:rsidR="00380229" w:rsidRPr="00885B22" w:rsidRDefault="002956A8">
      <w:pPr>
        <w:rPr>
          <w:rFonts w:ascii="Arial" w:hAnsi="Arial" w:cs="Arial"/>
          <w:b/>
          <w:i/>
          <w:szCs w:val="24"/>
          <w:lang w:val="es-CO"/>
          <w:rPrChange w:id="3280" w:author="Familia Valderrama A" w:date="2014-03-13T03:36:00Z">
            <w:rPr>
              <w:rFonts w:ascii="Arial" w:hAnsi="Arial" w:cs="Arial"/>
              <w:szCs w:val="24"/>
              <w:lang w:val="es-CO"/>
            </w:rPr>
          </w:rPrChange>
        </w:rPr>
      </w:pPr>
      <w:r w:rsidRPr="002956A8">
        <w:rPr>
          <w:rFonts w:ascii="Arial" w:hAnsi="Arial" w:cs="Arial"/>
          <w:b/>
          <w:i/>
          <w:szCs w:val="24"/>
          <w:lang w:val="es-CO"/>
          <w:rPrChange w:id="3281" w:author="Familia Valderrama A" w:date="2014-03-13T03:36:00Z">
            <w:rPr>
              <w:rFonts w:ascii="Arial" w:hAnsi="Arial" w:cs="Arial"/>
              <w:color w:val="0000FF" w:themeColor="hyperlink"/>
              <w:sz w:val="16"/>
              <w:szCs w:val="24"/>
              <w:u w:val="single"/>
              <w:lang w:val="es-CO"/>
            </w:rPr>
          </w:rPrChange>
        </w:rPr>
        <w:t xml:space="preserve">Relación con otros </w:t>
      </w:r>
      <w:commentRangeStart w:id="3282"/>
      <w:r w:rsidRPr="002956A8">
        <w:rPr>
          <w:rFonts w:ascii="Arial" w:hAnsi="Arial" w:cs="Arial"/>
          <w:b/>
          <w:i/>
          <w:szCs w:val="24"/>
          <w:lang w:val="es-CO"/>
          <w:rPrChange w:id="3283" w:author="Familia Valderrama A" w:date="2014-03-13T03:36:00Z">
            <w:rPr>
              <w:rFonts w:ascii="Arial" w:hAnsi="Arial" w:cs="Arial"/>
              <w:color w:val="0000FF" w:themeColor="hyperlink"/>
              <w:sz w:val="16"/>
              <w:szCs w:val="24"/>
              <w:u w:val="single"/>
              <w:lang w:val="es-CO"/>
            </w:rPr>
          </w:rPrChange>
        </w:rPr>
        <w:t>roles</w:t>
      </w:r>
      <w:commentRangeEnd w:id="3282"/>
      <w:r w:rsidR="009D6D42">
        <w:rPr>
          <w:rStyle w:val="Refdecomentario"/>
        </w:rPr>
        <w:commentReference w:id="3282"/>
      </w:r>
      <w:r w:rsidRPr="002956A8">
        <w:rPr>
          <w:rFonts w:ascii="Arial" w:hAnsi="Arial" w:cs="Arial"/>
          <w:b/>
          <w:i/>
          <w:szCs w:val="24"/>
          <w:lang w:val="es-CO"/>
          <w:rPrChange w:id="3284" w:author="Familia Valderrama A" w:date="2014-03-13T03:36:00Z">
            <w:rPr>
              <w:rFonts w:ascii="Arial" w:hAnsi="Arial" w:cs="Arial"/>
              <w:color w:val="0000FF" w:themeColor="hyperlink"/>
              <w:sz w:val="16"/>
              <w:szCs w:val="24"/>
              <w:u w:val="single"/>
              <w:lang w:val="es-CO"/>
            </w:rPr>
          </w:rPrChange>
        </w:rPr>
        <w:t>:</w:t>
      </w:r>
    </w:p>
    <w:p w:rsidR="00380229" w:rsidRDefault="00C52D0D">
      <w:pPr>
        <w:rPr>
          <w:rFonts w:ascii="Arial" w:hAnsi="Arial" w:cs="Arial"/>
          <w:szCs w:val="24"/>
          <w:lang w:val="es-CO"/>
        </w:rPr>
      </w:pPr>
      <w:r w:rsidRPr="0007042C">
        <w:rPr>
          <w:rFonts w:ascii="Arial" w:hAnsi="Arial" w:cs="Arial"/>
          <w:szCs w:val="24"/>
          <w:lang w:val="es-CO"/>
        </w:rPr>
        <w:t>Supervisor y Analista: El jefe de desarrollo es quien deberá comunicarle las dudas al supervisor y analista respecto al diseño y la arquitectura del software, así como posibles sugerencias o limitaciones en el desarrollo de este.</w:t>
      </w:r>
    </w:p>
    <w:p w:rsidR="00380229" w:rsidRDefault="00C52D0D">
      <w:pPr>
        <w:rPr>
          <w:rFonts w:ascii="Arial" w:hAnsi="Arial" w:cs="Arial"/>
          <w:b/>
          <w:szCs w:val="24"/>
          <w:lang w:val="es-CO"/>
        </w:rPr>
      </w:pPr>
      <w:r w:rsidRPr="0007042C">
        <w:rPr>
          <w:rFonts w:ascii="Arial" w:hAnsi="Arial" w:cs="Arial"/>
          <w:szCs w:val="24"/>
          <w:lang w:val="es-CO"/>
        </w:rPr>
        <w:t xml:space="preserve">Programador: El jefe de desarrollo deberá informar, asignar, asistir y verificar el cumplimiento de las actividades y tareas de desarrollo del software en cuanto a código, poniendo especial énfasis en el cumplimiento del calendario y de la </w:t>
      </w:r>
      <w:commentRangeStart w:id="3285"/>
      <w:r w:rsidRPr="0007042C">
        <w:rPr>
          <w:rFonts w:ascii="Arial" w:hAnsi="Arial" w:cs="Arial"/>
          <w:szCs w:val="24"/>
          <w:lang w:val="es-CO"/>
        </w:rPr>
        <w:t>coherencia entre código y diseño del software</w:t>
      </w:r>
      <w:commentRangeEnd w:id="3285"/>
      <w:r w:rsidR="00D503E5">
        <w:rPr>
          <w:rStyle w:val="Refdecomentario"/>
        </w:rPr>
        <w:commentReference w:id="3285"/>
      </w:r>
      <w:r w:rsidRPr="0007042C">
        <w:rPr>
          <w:rFonts w:ascii="Arial" w:hAnsi="Arial" w:cs="Arial"/>
          <w:szCs w:val="24"/>
          <w:lang w:val="es-CO"/>
        </w:rPr>
        <w:t>.</w:t>
      </w:r>
      <w:ins w:id="3286" w:author="Sergio" w:date="2014-04-23T22:00:00Z">
        <w:r w:rsidR="003F406E">
          <w:rPr>
            <w:rFonts w:ascii="Arial" w:hAnsi="Arial" w:cs="Arial"/>
            <w:szCs w:val="24"/>
            <w:lang w:val="es-CO"/>
          </w:rPr>
          <w:t xml:space="preserve"> </w:t>
        </w:r>
      </w:ins>
      <w:ins w:id="3287" w:author="Sergio" w:date="2014-04-23T22:08:00Z">
        <w:r w:rsidR="003F406E">
          <w:rPr>
            <w:rFonts w:ascii="Arial" w:hAnsi="Arial" w:cs="Arial"/>
            <w:szCs w:val="24"/>
            <w:lang w:val="es-CO"/>
          </w:rPr>
          <w:t xml:space="preserve">Esta revisión se hace por medio de un checklist y se complementa la </w:t>
        </w:r>
      </w:ins>
      <w:ins w:id="3288" w:author="Sergio" w:date="2014-04-23T22:09:00Z">
        <w:r w:rsidR="003F406E">
          <w:rPr>
            <w:rFonts w:ascii="Arial" w:hAnsi="Arial" w:cs="Arial"/>
            <w:szCs w:val="24"/>
            <w:lang w:val="es-CO"/>
          </w:rPr>
          <w:t>especificación</w:t>
        </w:r>
      </w:ins>
      <w:ins w:id="3289" w:author="Sergio" w:date="2014-04-23T22:08:00Z">
        <w:r w:rsidR="003F406E">
          <w:rPr>
            <w:rFonts w:ascii="Arial" w:hAnsi="Arial" w:cs="Arial"/>
            <w:szCs w:val="24"/>
            <w:lang w:val="es-CO"/>
          </w:rPr>
          <w:t xml:space="preserve"> </w:t>
        </w:r>
      </w:ins>
      <w:ins w:id="3290" w:author="Sergio" w:date="2014-04-23T22:09:00Z">
        <w:r w:rsidR="003F406E">
          <w:rPr>
            <w:rFonts w:ascii="Arial" w:hAnsi="Arial" w:cs="Arial"/>
            <w:szCs w:val="24"/>
            <w:lang w:val="es-CO"/>
          </w:rPr>
          <w:t xml:space="preserve">de requerimientos en la </w:t>
        </w:r>
      </w:ins>
      <w:ins w:id="3291" w:author="Sergio" w:date="2014-04-23T22:11:00Z">
        <w:r w:rsidR="00997BB1">
          <w:rPr>
            <w:rFonts w:ascii="Arial" w:hAnsi="Arial" w:cs="Arial"/>
            <w:szCs w:val="24"/>
            <w:lang w:val="es-CO"/>
          </w:rPr>
          <w:t>pestaña</w:t>
        </w:r>
      </w:ins>
      <w:ins w:id="3292" w:author="Sergio" w:date="2014-04-23T22:09:00Z">
        <w:r w:rsidR="003F406E">
          <w:rPr>
            <w:rFonts w:ascii="Arial" w:hAnsi="Arial" w:cs="Arial"/>
            <w:szCs w:val="24"/>
            <w:lang w:val="es-CO"/>
          </w:rPr>
          <w:t xml:space="preserve"> de trazabilidad. </w:t>
        </w:r>
      </w:ins>
    </w:p>
    <w:p w:rsidR="00380229" w:rsidRDefault="00C52D0D">
      <w:pPr>
        <w:rPr>
          <w:rFonts w:ascii="Arial" w:hAnsi="Arial" w:cs="Arial"/>
          <w:b/>
          <w:szCs w:val="24"/>
          <w:lang w:val="es-CO"/>
        </w:rPr>
      </w:pPr>
      <w:r w:rsidRPr="0007042C">
        <w:rPr>
          <w:rFonts w:ascii="Arial" w:hAnsi="Arial" w:cs="Arial"/>
          <w:b/>
          <w:szCs w:val="24"/>
          <w:lang w:val="es-CO"/>
        </w:rPr>
        <w:t>Programador</w:t>
      </w:r>
    </w:p>
    <w:p w:rsidR="00380229" w:rsidRPr="003146DF" w:rsidDel="003146DF" w:rsidRDefault="002956A8">
      <w:pPr>
        <w:pStyle w:val="Epgrafe"/>
        <w:rPr>
          <w:del w:id="3293" w:author="Familia Valderrama A" w:date="2014-03-13T04:17:00Z"/>
          <w:rFonts w:ascii="Arial" w:hAnsi="Arial" w:cs="Arial"/>
          <w:sz w:val="20"/>
          <w:rPrChange w:id="3294" w:author="Familia Valderrama A" w:date="2014-03-13T04:18:00Z">
            <w:rPr>
              <w:del w:id="3295" w:author="Familia Valderrama A" w:date="2014-03-13T04:17:00Z"/>
            </w:rPr>
          </w:rPrChange>
        </w:rPr>
      </w:pPr>
      <w:bookmarkStart w:id="3296" w:name="_Toc382447410"/>
      <w:del w:id="3297" w:author="Familia Valderrama A" w:date="2014-03-13T04:17:00Z">
        <w:r w:rsidRPr="002956A8">
          <w:rPr>
            <w:rFonts w:ascii="Arial" w:hAnsi="Arial" w:cs="Arial"/>
            <w:i w:val="0"/>
            <w:iCs w:val="0"/>
            <w:sz w:val="20"/>
            <w:rPrChange w:id="3298" w:author="Familia Valderrama A" w:date="2014-03-13T04:18:00Z">
              <w:rPr>
                <w:i w:val="0"/>
                <w:iCs w:val="0"/>
                <w:sz w:val="16"/>
                <w:szCs w:val="16"/>
              </w:rPr>
            </w:rPrChange>
          </w:rPr>
          <w:delText>Tabla</w:delText>
        </w:r>
      </w:del>
      <w:del w:id="3299" w:author="Familia Valderrama A" w:date="2014-03-13T04:10:00Z">
        <w:r w:rsidRPr="002956A8">
          <w:rPr>
            <w:rFonts w:ascii="Arial" w:hAnsi="Arial" w:cs="Arial"/>
            <w:i w:val="0"/>
            <w:iCs w:val="0"/>
            <w:sz w:val="20"/>
            <w:rPrChange w:id="3300" w:author="Familia Valderrama A" w:date="2014-03-13T04:18:00Z">
              <w:rPr>
                <w:i w:val="0"/>
                <w:iCs w:val="0"/>
                <w:sz w:val="16"/>
                <w:szCs w:val="16"/>
              </w:rPr>
            </w:rPrChange>
          </w:rPr>
          <w:delText xml:space="preserve"> </w:delText>
        </w:r>
      </w:del>
      <w:del w:id="3301" w:author="Familia Valderrama A" w:date="2014-03-13T03:58:00Z">
        <w:r w:rsidRPr="002956A8" w:rsidDel="00341DDB">
          <w:rPr>
            <w:rFonts w:ascii="Arial" w:hAnsi="Arial" w:cs="Arial"/>
            <w:i w:val="0"/>
            <w:iCs w:val="0"/>
            <w:sz w:val="20"/>
            <w:rPrChange w:id="3302" w:author="Familia Valderrama A" w:date="2014-03-13T04:18:00Z">
              <w:rPr>
                <w:i w:val="0"/>
                <w:iCs w:val="0"/>
                <w:sz w:val="16"/>
                <w:szCs w:val="16"/>
              </w:rPr>
            </w:rPrChange>
          </w:rPr>
          <w:fldChar w:fldCharType="begin"/>
        </w:r>
        <w:r w:rsidRPr="002956A8">
          <w:rPr>
            <w:rFonts w:ascii="Arial" w:hAnsi="Arial" w:cs="Arial"/>
            <w:i w:val="0"/>
            <w:iCs w:val="0"/>
            <w:sz w:val="20"/>
            <w:rPrChange w:id="3303" w:author="Familia Valderrama A" w:date="2014-03-13T04:18:00Z">
              <w:rPr>
                <w:i w:val="0"/>
                <w:iCs w:val="0"/>
                <w:sz w:val="16"/>
                <w:szCs w:val="16"/>
              </w:rPr>
            </w:rPrChange>
          </w:rPr>
          <w:delInstrText xml:space="preserve"> STYLEREF 1 \s </w:delInstrText>
        </w:r>
        <w:r w:rsidRPr="002956A8" w:rsidDel="00341DDB">
          <w:rPr>
            <w:rFonts w:ascii="Arial" w:hAnsi="Arial" w:cs="Arial"/>
            <w:i w:val="0"/>
            <w:iCs w:val="0"/>
            <w:sz w:val="20"/>
            <w:rPrChange w:id="3304" w:author="Familia Valderrama A" w:date="2014-03-13T04:18:00Z">
              <w:rPr>
                <w:i w:val="0"/>
                <w:iCs w:val="0"/>
                <w:sz w:val="16"/>
                <w:szCs w:val="16"/>
              </w:rPr>
            </w:rPrChange>
          </w:rPr>
          <w:fldChar w:fldCharType="separate"/>
        </w:r>
        <w:r w:rsidRPr="002956A8">
          <w:rPr>
            <w:rFonts w:ascii="Arial" w:hAnsi="Arial" w:cs="Arial"/>
            <w:i w:val="0"/>
            <w:iCs w:val="0"/>
            <w:noProof/>
            <w:sz w:val="20"/>
            <w:rPrChange w:id="3305" w:author="Familia Valderrama A" w:date="2014-03-13T04:18:00Z">
              <w:rPr>
                <w:i w:val="0"/>
                <w:iCs w:val="0"/>
                <w:noProof/>
                <w:sz w:val="16"/>
                <w:szCs w:val="16"/>
              </w:rPr>
            </w:rPrChange>
          </w:rPr>
          <w:delText>8</w:delText>
        </w:r>
        <w:r w:rsidRPr="002956A8" w:rsidDel="00341DDB">
          <w:rPr>
            <w:rFonts w:ascii="Arial" w:hAnsi="Arial" w:cs="Arial"/>
            <w:i w:val="0"/>
            <w:iCs w:val="0"/>
            <w:sz w:val="20"/>
            <w:rPrChange w:id="3306" w:author="Familia Valderrama A" w:date="2014-03-13T04:18:00Z">
              <w:rPr>
                <w:i w:val="0"/>
                <w:iCs w:val="0"/>
                <w:sz w:val="16"/>
                <w:szCs w:val="16"/>
              </w:rPr>
            </w:rPrChange>
          </w:rPr>
          <w:fldChar w:fldCharType="end"/>
        </w:r>
        <w:r w:rsidRPr="002956A8">
          <w:rPr>
            <w:rFonts w:ascii="Arial" w:hAnsi="Arial" w:cs="Arial"/>
            <w:i w:val="0"/>
            <w:iCs w:val="0"/>
            <w:sz w:val="20"/>
            <w:rPrChange w:id="3307" w:author="Familia Valderrama A" w:date="2014-03-13T04:18:00Z">
              <w:rPr>
                <w:i w:val="0"/>
                <w:iCs w:val="0"/>
                <w:sz w:val="16"/>
                <w:szCs w:val="16"/>
              </w:rPr>
            </w:rPrChange>
          </w:rPr>
          <w:delText>.</w:delText>
        </w:r>
        <w:r w:rsidRPr="002956A8" w:rsidDel="00341DDB">
          <w:rPr>
            <w:rFonts w:ascii="Arial" w:hAnsi="Arial" w:cs="Arial"/>
            <w:i w:val="0"/>
            <w:iCs w:val="0"/>
            <w:sz w:val="20"/>
            <w:rPrChange w:id="3308" w:author="Familia Valderrama A" w:date="2014-03-13T04:18:00Z">
              <w:rPr>
                <w:i w:val="0"/>
                <w:iCs w:val="0"/>
                <w:sz w:val="16"/>
                <w:szCs w:val="16"/>
              </w:rPr>
            </w:rPrChange>
          </w:rPr>
          <w:fldChar w:fldCharType="begin"/>
        </w:r>
        <w:r w:rsidRPr="002956A8">
          <w:rPr>
            <w:rFonts w:ascii="Arial" w:hAnsi="Arial" w:cs="Arial"/>
            <w:i w:val="0"/>
            <w:iCs w:val="0"/>
            <w:sz w:val="20"/>
            <w:rPrChange w:id="3309" w:author="Familia Valderrama A" w:date="2014-03-13T04:18:00Z">
              <w:rPr>
                <w:i w:val="0"/>
                <w:iCs w:val="0"/>
                <w:sz w:val="16"/>
                <w:szCs w:val="16"/>
              </w:rPr>
            </w:rPrChange>
          </w:rPr>
          <w:delInstrText xml:space="preserve"> SEQ Tabla \* ARABIC \s 1 </w:delInstrText>
        </w:r>
        <w:r w:rsidRPr="002956A8" w:rsidDel="00341DDB">
          <w:rPr>
            <w:rFonts w:ascii="Arial" w:hAnsi="Arial" w:cs="Arial"/>
            <w:i w:val="0"/>
            <w:iCs w:val="0"/>
            <w:sz w:val="20"/>
            <w:rPrChange w:id="3310" w:author="Familia Valderrama A" w:date="2014-03-13T04:18:00Z">
              <w:rPr>
                <w:i w:val="0"/>
                <w:iCs w:val="0"/>
                <w:sz w:val="16"/>
                <w:szCs w:val="16"/>
              </w:rPr>
            </w:rPrChange>
          </w:rPr>
          <w:fldChar w:fldCharType="separate"/>
        </w:r>
        <w:r w:rsidRPr="002956A8">
          <w:rPr>
            <w:rFonts w:ascii="Arial" w:hAnsi="Arial" w:cs="Arial"/>
            <w:i w:val="0"/>
            <w:iCs w:val="0"/>
            <w:noProof/>
            <w:sz w:val="20"/>
            <w:rPrChange w:id="3311" w:author="Familia Valderrama A" w:date="2014-03-13T04:18:00Z">
              <w:rPr>
                <w:i w:val="0"/>
                <w:iCs w:val="0"/>
                <w:noProof/>
                <w:sz w:val="16"/>
                <w:szCs w:val="16"/>
              </w:rPr>
            </w:rPrChange>
          </w:rPr>
          <w:delText>5</w:delText>
        </w:r>
        <w:r w:rsidRPr="002956A8" w:rsidDel="00341DDB">
          <w:rPr>
            <w:rFonts w:ascii="Arial" w:hAnsi="Arial" w:cs="Arial"/>
            <w:i w:val="0"/>
            <w:iCs w:val="0"/>
            <w:sz w:val="20"/>
            <w:rPrChange w:id="3312" w:author="Familia Valderrama A" w:date="2014-03-13T04:18:00Z">
              <w:rPr>
                <w:i w:val="0"/>
                <w:iCs w:val="0"/>
                <w:sz w:val="16"/>
                <w:szCs w:val="16"/>
              </w:rPr>
            </w:rPrChange>
          </w:rPr>
          <w:fldChar w:fldCharType="end"/>
        </w:r>
      </w:del>
      <w:del w:id="3313" w:author="Familia Valderrama A" w:date="2014-03-13T04:17:00Z">
        <w:r w:rsidRPr="002956A8">
          <w:rPr>
            <w:rFonts w:ascii="Arial" w:hAnsi="Arial" w:cs="Arial"/>
            <w:i w:val="0"/>
            <w:iCs w:val="0"/>
            <w:sz w:val="20"/>
            <w:rPrChange w:id="3314" w:author="Familia Valderrama A" w:date="2014-03-13T04:18:00Z">
              <w:rPr>
                <w:i w:val="0"/>
                <w:iCs w:val="0"/>
                <w:sz w:val="16"/>
                <w:szCs w:val="16"/>
              </w:rPr>
            </w:rPrChange>
          </w:rPr>
          <w:delText xml:space="preserve"> - Actividades y metas del Programa</w:delText>
        </w:r>
      </w:del>
      <w:del w:id="3315" w:author="Familia Valderrama A" w:date="2014-03-11T20:38:00Z">
        <w:r w:rsidRPr="002956A8">
          <w:rPr>
            <w:rFonts w:ascii="Arial" w:hAnsi="Arial" w:cs="Arial"/>
            <w:i w:val="0"/>
            <w:iCs w:val="0"/>
            <w:sz w:val="20"/>
            <w:rPrChange w:id="3316" w:author="Familia Valderrama A" w:date="2014-03-13T04:18:00Z">
              <w:rPr>
                <w:i w:val="0"/>
                <w:iCs w:val="0"/>
                <w:sz w:val="16"/>
                <w:szCs w:val="16"/>
              </w:rPr>
            </w:rPrChange>
          </w:rPr>
          <w:delText>d</w:delText>
        </w:r>
      </w:del>
      <w:del w:id="3317" w:author="Familia Valderrama A" w:date="2014-03-13T04:17:00Z">
        <w:r w:rsidRPr="002956A8">
          <w:rPr>
            <w:rFonts w:ascii="Arial" w:hAnsi="Arial" w:cs="Arial"/>
            <w:i w:val="0"/>
            <w:iCs w:val="0"/>
            <w:sz w:val="20"/>
            <w:rPrChange w:id="3318" w:author="Familia Valderrama A" w:date="2014-03-13T04:18:00Z">
              <w:rPr>
                <w:i w:val="0"/>
                <w:iCs w:val="0"/>
                <w:sz w:val="16"/>
                <w:szCs w:val="16"/>
              </w:rPr>
            </w:rPrChange>
          </w:rPr>
          <w:delText>dor</w:delText>
        </w:r>
        <w:bookmarkEnd w:id="3296"/>
      </w:del>
    </w:p>
    <w:p w:rsidR="008B38F0" w:rsidRDefault="002956A8">
      <w:pPr>
        <w:pStyle w:val="Epgrafe"/>
        <w:rPr>
          <w:ins w:id="3319" w:author="Familia Valderrama A" w:date="2014-03-13T04:17:00Z"/>
          <w:rFonts w:ascii="Arial" w:hAnsi="Arial" w:cs="Arial"/>
          <w:sz w:val="20"/>
          <w:rPrChange w:id="3320" w:author="Familia Valderrama A" w:date="2014-03-13T04:18:00Z">
            <w:rPr>
              <w:ins w:id="3321" w:author="Familia Valderrama A" w:date="2014-03-13T04:17:00Z"/>
            </w:rPr>
          </w:rPrChange>
        </w:rPr>
        <w:pPrChange w:id="3322" w:author="Familia Valderrama A" w:date="2014-03-13T04:17:00Z">
          <w:pPr/>
        </w:pPrChange>
      </w:pPr>
      <w:ins w:id="3323" w:author="Familia Valderrama A" w:date="2014-03-13T04:17:00Z">
        <w:r w:rsidRPr="002956A8">
          <w:rPr>
            <w:rFonts w:ascii="Arial" w:hAnsi="Arial" w:cs="Arial"/>
            <w:sz w:val="20"/>
            <w:rPrChange w:id="3324" w:author="Familia Valderrama A" w:date="2014-03-13T04:18:00Z">
              <w:rPr>
                <w:sz w:val="16"/>
                <w:szCs w:val="16"/>
              </w:rPr>
            </w:rPrChange>
          </w:rPr>
          <w:t xml:space="preserve">Tabla </w:t>
        </w:r>
        <w:r w:rsidRPr="002956A8">
          <w:rPr>
            <w:rFonts w:ascii="Arial" w:hAnsi="Arial" w:cs="Arial"/>
            <w:sz w:val="20"/>
            <w:rPrChange w:id="3325" w:author="Familia Valderrama A" w:date="2014-03-13T04:18:00Z">
              <w:rPr>
                <w:sz w:val="16"/>
                <w:szCs w:val="16"/>
              </w:rPr>
            </w:rPrChange>
          </w:rPr>
          <w:fldChar w:fldCharType="begin"/>
        </w:r>
        <w:r w:rsidRPr="002956A8">
          <w:rPr>
            <w:rFonts w:ascii="Arial" w:hAnsi="Arial" w:cs="Arial"/>
            <w:sz w:val="20"/>
            <w:rPrChange w:id="3326" w:author="Familia Valderrama A" w:date="2014-03-13T04:18:00Z">
              <w:rPr>
                <w:sz w:val="16"/>
                <w:szCs w:val="16"/>
              </w:rPr>
            </w:rPrChange>
          </w:rPr>
          <w:instrText xml:space="preserve"> STYLEREF 1 \s </w:instrText>
        </w:r>
      </w:ins>
      <w:r w:rsidRPr="002956A8">
        <w:rPr>
          <w:rFonts w:ascii="Arial" w:hAnsi="Arial" w:cs="Arial"/>
          <w:sz w:val="20"/>
          <w:rPrChange w:id="3327" w:author="Familia Valderrama A" w:date="2014-03-13T04:18:00Z">
            <w:rPr>
              <w:sz w:val="16"/>
              <w:szCs w:val="16"/>
            </w:rPr>
          </w:rPrChange>
        </w:rPr>
        <w:fldChar w:fldCharType="separate"/>
      </w:r>
      <w:r w:rsidR="000910A8">
        <w:rPr>
          <w:rFonts w:ascii="Arial" w:hAnsi="Arial" w:cs="Arial"/>
          <w:noProof/>
          <w:sz w:val="20"/>
        </w:rPr>
        <w:t>8</w:t>
      </w:r>
      <w:ins w:id="3328" w:author="Familia Valderrama A" w:date="2014-03-13T04:17:00Z">
        <w:r w:rsidRPr="002956A8">
          <w:rPr>
            <w:rFonts w:ascii="Arial" w:hAnsi="Arial" w:cs="Arial"/>
            <w:sz w:val="20"/>
            <w:rPrChange w:id="3329" w:author="Familia Valderrama A" w:date="2014-03-13T04:18:00Z">
              <w:rPr>
                <w:sz w:val="16"/>
                <w:szCs w:val="16"/>
              </w:rPr>
            </w:rPrChange>
          </w:rPr>
          <w:fldChar w:fldCharType="end"/>
        </w:r>
        <w:r w:rsidRPr="002956A8">
          <w:rPr>
            <w:rFonts w:ascii="Arial" w:hAnsi="Arial" w:cs="Arial"/>
            <w:sz w:val="20"/>
            <w:rPrChange w:id="3330" w:author="Familia Valderrama A" w:date="2014-03-13T04:18:00Z">
              <w:rPr>
                <w:sz w:val="16"/>
                <w:szCs w:val="16"/>
              </w:rPr>
            </w:rPrChange>
          </w:rPr>
          <w:t>.</w:t>
        </w:r>
        <w:r w:rsidRPr="002956A8">
          <w:rPr>
            <w:rFonts w:ascii="Arial" w:hAnsi="Arial" w:cs="Arial"/>
            <w:sz w:val="20"/>
            <w:rPrChange w:id="3331" w:author="Familia Valderrama A" w:date="2014-03-13T04:18:00Z">
              <w:rPr>
                <w:sz w:val="16"/>
                <w:szCs w:val="16"/>
              </w:rPr>
            </w:rPrChange>
          </w:rPr>
          <w:fldChar w:fldCharType="begin"/>
        </w:r>
        <w:r w:rsidRPr="002956A8">
          <w:rPr>
            <w:rFonts w:ascii="Arial" w:hAnsi="Arial" w:cs="Arial"/>
            <w:sz w:val="20"/>
            <w:rPrChange w:id="3332" w:author="Familia Valderrama A" w:date="2014-03-13T04:18:00Z">
              <w:rPr>
                <w:sz w:val="16"/>
                <w:szCs w:val="16"/>
              </w:rPr>
            </w:rPrChange>
          </w:rPr>
          <w:instrText xml:space="preserve"> SEQ Tabla \* ARABIC \s 1 </w:instrText>
        </w:r>
      </w:ins>
      <w:r w:rsidRPr="002956A8">
        <w:rPr>
          <w:rFonts w:ascii="Arial" w:hAnsi="Arial" w:cs="Arial"/>
          <w:sz w:val="20"/>
          <w:rPrChange w:id="3333" w:author="Familia Valderrama A" w:date="2014-03-13T04:18:00Z">
            <w:rPr>
              <w:sz w:val="16"/>
              <w:szCs w:val="16"/>
            </w:rPr>
          </w:rPrChange>
        </w:rPr>
        <w:fldChar w:fldCharType="separate"/>
      </w:r>
      <w:ins w:id="3334" w:author="Estudiante" w:date="2014-04-01T16:48:00Z">
        <w:r w:rsidR="000910A8">
          <w:rPr>
            <w:rFonts w:ascii="Arial" w:hAnsi="Arial" w:cs="Arial"/>
            <w:noProof/>
            <w:sz w:val="20"/>
          </w:rPr>
          <w:t>5</w:t>
        </w:r>
      </w:ins>
      <w:ins w:id="3335" w:author="Familia Valderrama A" w:date="2014-03-13T04:17:00Z">
        <w:del w:id="3336" w:author="Estudiante" w:date="2014-04-01T16:47:00Z">
          <w:r w:rsidRPr="002956A8">
            <w:rPr>
              <w:rFonts w:ascii="Arial" w:hAnsi="Arial" w:cs="Arial"/>
              <w:noProof/>
              <w:sz w:val="20"/>
              <w:rPrChange w:id="3337" w:author="Familia Valderrama A" w:date="2014-03-13T04:18:00Z">
                <w:rPr>
                  <w:noProof/>
                  <w:sz w:val="16"/>
                  <w:szCs w:val="16"/>
                </w:rPr>
              </w:rPrChange>
            </w:rPr>
            <w:delText>5</w:delText>
          </w:r>
        </w:del>
        <w:r w:rsidRPr="002956A8">
          <w:rPr>
            <w:rFonts w:ascii="Arial" w:hAnsi="Arial" w:cs="Arial"/>
            <w:sz w:val="20"/>
            <w:rPrChange w:id="3338" w:author="Familia Valderrama A" w:date="2014-03-13T04:18:00Z">
              <w:rPr>
                <w:sz w:val="16"/>
                <w:szCs w:val="16"/>
              </w:rPr>
            </w:rPrChange>
          </w:rPr>
          <w:fldChar w:fldCharType="end"/>
        </w:r>
        <w:r w:rsidRPr="002956A8">
          <w:rPr>
            <w:rFonts w:ascii="Arial" w:hAnsi="Arial" w:cs="Arial"/>
            <w:sz w:val="20"/>
            <w:rPrChange w:id="3339" w:author="Familia Valderrama A" w:date="2014-03-13T04:18:00Z">
              <w:rPr>
                <w:sz w:val="16"/>
                <w:szCs w:val="16"/>
              </w:rPr>
            </w:rPrChange>
          </w:rPr>
          <w:t xml:space="preserve"> -  Actividades y metas del Programador</w:t>
        </w:r>
      </w:ins>
    </w:p>
    <w:tbl>
      <w:tblPr>
        <w:tblStyle w:val="Cuadrculamedia1-nfasis1"/>
        <w:tblW w:w="8978" w:type="dxa"/>
        <w:tblLook w:val="04A0"/>
      </w:tblPr>
      <w:tblGrid>
        <w:gridCol w:w="4489"/>
        <w:gridCol w:w="4489"/>
      </w:tblGrid>
      <w:tr w:rsidR="00885B22" w:rsidRPr="0007042C" w:rsidTr="000C4ADE">
        <w:trPr>
          <w:cnfStyle w:val="100000000000"/>
          <w:ins w:id="3340" w:author="Familia Valderrama A" w:date="2014-03-13T03:37:00Z"/>
        </w:trPr>
        <w:tc>
          <w:tcPr>
            <w:cnfStyle w:val="001000000000"/>
            <w:tcW w:w="4489" w:type="dxa"/>
            <w:shd w:val="clear" w:color="auto" w:fill="17365D" w:themeFill="text2" w:themeFillShade="BF"/>
          </w:tcPr>
          <w:p w:rsidR="00885B22" w:rsidRDefault="00885B22" w:rsidP="000C4ADE">
            <w:pPr>
              <w:rPr>
                <w:ins w:id="3341" w:author="Familia Valderrama A" w:date="2014-03-13T03:37:00Z"/>
                <w:rFonts w:ascii="Arial" w:hAnsi="Arial" w:cs="Arial"/>
                <w:sz w:val="28"/>
                <w:szCs w:val="24"/>
                <w:lang w:val="es-CO"/>
              </w:rPr>
            </w:pPr>
            <w:ins w:id="3342" w:author="Familia Valderrama A" w:date="2014-03-13T03:37:00Z">
              <w:r w:rsidRPr="0007042C">
                <w:rPr>
                  <w:rFonts w:ascii="Arial" w:hAnsi="Arial" w:cs="Arial"/>
                  <w:szCs w:val="24"/>
                  <w:lang w:val="es-CO"/>
                </w:rPr>
                <w:t>Actividad</w:t>
              </w:r>
            </w:ins>
          </w:p>
        </w:tc>
        <w:tc>
          <w:tcPr>
            <w:tcW w:w="4489" w:type="dxa"/>
            <w:shd w:val="clear" w:color="auto" w:fill="17365D" w:themeFill="text2" w:themeFillShade="BF"/>
          </w:tcPr>
          <w:p w:rsidR="00885B22" w:rsidRDefault="00885B22" w:rsidP="000C4ADE">
            <w:pPr>
              <w:cnfStyle w:val="100000000000"/>
              <w:rPr>
                <w:ins w:id="3343" w:author="Familia Valderrama A" w:date="2014-03-13T03:37:00Z"/>
                <w:rFonts w:ascii="Arial" w:hAnsi="Arial" w:cs="Arial"/>
                <w:sz w:val="28"/>
                <w:szCs w:val="24"/>
                <w:lang w:val="es-CO"/>
              </w:rPr>
            </w:pPr>
            <w:ins w:id="3344" w:author="Familia Valderrama A" w:date="2014-03-13T03:37:00Z">
              <w:r w:rsidRPr="0007042C">
                <w:rPr>
                  <w:rFonts w:ascii="Arial" w:hAnsi="Arial" w:cs="Arial"/>
                  <w:szCs w:val="24"/>
                  <w:lang w:val="es-CO"/>
                </w:rPr>
                <w:t>Meta</w:t>
              </w:r>
            </w:ins>
          </w:p>
        </w:tc>
      </w:tr>
      <w:tr w:rsidR="00885B22" w:rsidRPr="0007042C" w:rsidTr="000C4ADE">
        <w:trPr>
          <w:cnfStyle w:val="000000100000"/>
          <w:ins w:id="3345" w:author="Familia Valderrama A" w:date="2014-03-13T03:37:00Z"/>
        </w:trPr>
        <w:tc>
          <w:tcPr>
            <w:cnfStyle w:val="001000000000"/>
            <w:tcW w:w="4489" w:type="dxa"/>
          </w:tcPr>
          <w:p w:rsidR="00885B22" w:rsidRDefault="00885B22" w:rsidP="000C4ADE">
            <w:pPr>
              <w:rPr>
                <w:ins w:id="3346" w:author="Familia Valderrama A" w:date="2014-03-13T03:37:00Z"/>
                <w:rFonts w:ascii="Arial" w:hAnsi="Arial" w:cs="Arial"/>
                <w:b w:val="0"/>
                <w:sz w:val="28"/>
                <w:szCs w:val="28"/>
                <w:lang w:val="es-CO"/>
              </w:rPr>
            </w:pPr>
            <w:ins w:id="3347" w:author="Familia Valderrama A" w:date="2014-03-13T03:37:00Z">
              <w:r w:rsidRPr="00244974">
                <w:rPr>
                  <w:rFonts w:ascii="Arial" w:hAnsi="Arial" w:cs="Arial"/>
                  <w:lang w:val="es-CO"/>
                </w:rPr>
                <w:t>Implementar efectivamente en un lenguaje de programación las funcionalidades del juego</w:t>
              </w:r>
            </w:ins>
          </w:p>
        </w:tc>
        <w:tc>
          <w:tcPr>
            <w:tcW w:w="4489" w:type="dxa"/>
          </w:tcPr>
          <w:p w:rsidR="00885B22" w:rsidRDefault="00885B22" w:rsidP="00910ED0">
            <w:pPr>
              <w:cnfStyle w:val="000000100000"/>
              <w:rPr>
                <w:ins w:id="3348" w:author="Familia Valderrama A" w:date="2014-03-13T03:37:00Z"/>
                <w:rFonts w:ascii="Arial" w:hAnsi="Arial" w:cs="Arial"/>
                <w:b/>
                <w:bCs/>
                <w:sz w:val="28"/>
                <w:szCs w:val="28"/>
                <w:lang w:val="es-CO"/>
              </w:rPr>
            </w:pPr>
            <w:ins w:id="3349" w:author="Familia Valderrama A" w:date="2014-03-13T03:37:00Z">
              <w:r w:rsidRPr="0007042C">
                <w:rPr>
                  <w:rFonts w:ascii="Arial" w:hAnsi="Arial" w:cs="Arial"/>
                  <w:lang w:val="es-CO"/>
                </w:rPr>
                <w:t xml:space="preserve">Desarrollar con éxito un prototipo </w:t>
              </w:r>
              <w:del w:id="3350" w:author="Sergio" w:date="2014-04-23T22:25:00Z">
                <w:r w:rsidRPr="0007042C" w:rsidDel="00910ED0">
                  <w:rPr>
                    <w:rFonts w:ascii="Arial" w:hAnsi="Arial" w:cs="Arial"/>
                    <w:lang w:val="es-CO"/>
                  </w:rPr>
                  <w:delText>presentable</w:delText>
                </w:r>
              </w:del>
            </w:ins>
            <w:ins w:id="3351" w:author="Sergio" w:date="2014-04-23T22:25:00Z">
              <w:r w:rsidR="00910ED0">
                <w:rPr>
                  <w:rFonts w:ascii="Arial" w:hAnsi="Arial" w:cs="Arial"/>
                  <w:lang w:val="es-CO"/>
                </w:rPr>
                <w:t>para</w:t>
              </w:r>
            </w:ins>
            <w:ins w:id="3352" w:author="Familia Valderrama A" w:date="2014-03-13T03:37:00Z">
              <w:r w:rsidRPr="0007042C">
                <w:rPr>
                  <w:rFonts w:ascii="Arial" w:hAnsi="Arial" w:cs="Arial"/>
                  <w:lang w:val="es-CO"/>
                </w:rPr>
                <w:t xml:space="preserve"> </w:t>
              </w:r>
              <w:del w:id="3353" w:author="Sergio" w:date="2014-04-23T22:25:00Z">
                <w:r w:rsidRPr="0007042C" w:rsidDel="00910ED0">
                  <w:rPr>
                    <w:rFonts w:ascii="Arial" w:hAnsi="Arial" w:cs="Arial"/>
                    <w:lang w:val="es-CO"/>
                  </w:rPr>
                  <w:delText>a</w:delText>
                </w:r>
              </w:del>
            </w:ins>
            <w:ins w:id="3354" w:author="Sergio" w:date="2014-04-23T22:25:00Z">
              <w:r w:rsidR="00910ED0">
                <w:rPr>
                  <w:rFonts w:ascii="Arial" w:hAnsi="Arial" w:cs="Arial"/>
                  <w:lang w:val="es-CO"/>
                </w:rPr>
                <w:t>e</w:t>
              </w:r>
            </w:ins>
            <w:ins w:id="3355" w:author="Familia Valderrama A" w:date="2014-03-13T03:37:00Z">
              <w:r w:rsidRPr="0007042C">
                <w:rPr>
                  <w:rFonts w:ascii="Arial" w:hAnsi="Arial" w:cs="Arial"/>
                  <w:lang w:val="es-CO"/>
                </w:rPr>
                <w:t xml:space="preserve">l cliente </w:t>
              </w:r>
            </w:ins>
          </w:p>
        </w:tc>
      </w:tr>
      <w:tr w:rsidR="00885B22" w:rsidRPr="0007042C" w:rsidTr="000C4ADE">
        <w:trPr>
          <w:ins w:id="3356" w:author="Familia Valderrama A" w:date="2014-03-13T03:37:00Z"/>
        </w:trPr>
        <w:tc>
          <w:tcPr>
            <w:cnfStyle w:val="001000000000"/>
            <w:tcW w:w="4489" w:type="dxa"/>
          </w:tcPr>
          <w:p w:rsidR="00885B22" w:rsidRDefault="00885B22" w:rsidP="000C4ADE">
            <w:pPr>
              <w:rPr>
                <w:ins w:id="3357" w:author="Familia Valderrama A" w:date="2014-03-13T03:37:00Z"/>
                <w:rFonts w:ascii="Arial" w:hAnsi="Arial" w:cs="Arial"/>
                <w:b w:val="0"/>
                <w:sz w:val="28"/>
                <w:szCs w:val="28"/>
                <w:lang w:val="es-CO"/>
              </w:rPr>
            </w:pPr>
            <w:ins w:id="3358" w:author="Familia Valderrama A" w:date="2014-03-13T03:37:00Z">
              <w:r w:rsidRPr="00244974">
                <w:rPr>
                  <w:rFonts w:ascii="Arial" w:hAnsi="Arial" w:cs="Arial"/>
                  <w:lang w:val="es-CO"/>
                </w:rPr>
                <w:t>Documentar correctamente las funcionalidades de los comandos implementados</w:t>
              </w:r>
            </w:ins>
          </w:p>
        </w:tc>
        <w:tc>
          <w:tcPr>
            <w:tcW w:w="4489" w:type="dxa"/>
          </w:tcPr>
          <w:p w:rsidR="00885B22" w:rsidRDefault="00885B22" w:rsidP="000C4ADE">
            <w:pPr>
              <w:cnfStyle w:val="000000000000"/>
              <w:rPr>
                <w:ins w:id="3359" w:author="Familia Valderrama A" w:date="2014-03-13T03:37:00Z"/>
                <w:rFonts w:ascii="Arial" w:hAnsi="Arial" w:cs="Arial"/>
                <w:b/>
                <w:bCs/>
                <w:sz w:val="28"/>
                <w:szCs w:val="28"/>
                <w:lang w:val="es-CO"/>
              </w:rPr>
            </w:pPr>
            <w:ins w:id="3360" w:author="Familia Valderrama A" w:date="2014-03-13T03:37:00Z">
              <w:r w:rsidRPr="0007042C">
                <w:rPr>
                  <w:rFonts w:ascii="Arial" w:hAnsi="Arial" w:cs="Arial"/>
                  <w:lang w:val="es-CO"/>
                </w:rPr>
                <w:t>Garantizar la coherencia y la cohesión entre el diseño de software y su implementación</w:t>
              </w:r>
            </w:ins>
          </w:p>
        </w:tc>
      </w:tr>
    </w:tbl>
    <w:p w:rsidR="00380229" w:rsidRDefault="00380229">
      <w:pPr>
        <w:rPr>
          <w:rFonts w:ascii="Arial" w:hAnsi="Arial" w:cs="Arial"/>
        </w:rPr>
      </w:pPr>
    </w:p>
    <w:p w:rsidR="00380229" w:rsidRDefault="00C52D0D">
      <w:pPr>
        <w:rPr>
          <w:rFonts w:ascii="Arial" w:hAnsi="Arial" w:cs="Arial"/>
          <w:szCs w:val="24"/>
          <w:lang w:val="es-CO"/>
        </w:rPr>
      </w:pPr>
      <w:r w:rsidRPr="0007042C">
        <w:rPr>
          <w:rFonts w:ascii="Arial" w:hAnsi="Arial" w:cs="Arial"/>
          <w:szCs w:val="24"/>
          <w:lang w:val="es-CO"/>
        </w:rPr>
        <w:t xml:space="preserve">El (los) programador(es) se encargaran de desarrollar el software, transformando la visión del área de arquitectura en un programa ejecutable. Deberá tener </w:t>
      </w:r>
      <w:commentRangeStart w:id="3361"/>
      <w:r w:rsidRPr="0007042C">
        <w:rPr>
          <w:rFonts w:ascii="Arial" w:hAnsi="Arial" w:cs="Arial"/>
          <w:szCs w:val="24"/>
          <w:lang w:val="es-CO"/>
        </w:rPr>
        <w:t>buenas prácticas de programación</w:t>
      </w:r>
      <w:del w:id="3362" w:author="Sergio" w:date="2014-04-23T22:26:00Z">
        <w:r w:rsidRPr="0007042C" w:rsidDel="000348C0">
          <w:rPr>
            <w:rFonts w:ascii="Arial" w:hAnsi="Arial" w:cs="Arial"/>
            <w:szCs w:val="24"/>
            <w:lang w:val="es-CO"/>
          </w:rPr>
          <w:delText>,</w:delText>
        </w:r>
      </w:del>
      <w:ins w:id="3363" w:author="Sergio" w:date="2014-04-23T22:26:00Z">
        <w:r w:rsidR="000348C0">
          <w:rPr>
            <w:rFonts w:ascii="Arial" w:hAnsi="Arial" w:cs="Arial"/>
            <w:szCs w:val="24"/>
            <w:lang w:val="es-CO"/>
          </w:rPr>
          <w:t xml:space="preserve">, </w:t>
        </w:r>
      </w:ins>
      <w:del w:id="3364" w:author="Sergio" w:date="2014-04-23T22:24:00Z">
        <w:r w:rsidRPr="0007042C" w:rsidDel="00910ED0">
          <w:rPr>
            <w:rFonts w:ascii="Arial" w:hAnsi="Arial" w:cs="Arial"/>
            <w:szCs w:val="24"/>
            <w:lang w:val="es-CO"/>
          </w:rPr>
          <w:delText xml:space="preserve"> una buena </w:delText>
        </w:r>
      </w:del>
      <w:r w:rsidRPr="0007042C">
        <w:rPr>
          <w:rFonts w:ascii="Arial" w:hAnsi="Arial" w:cs="Arial"/>
          <w:szCs w:val="24"/>
          <w:lang w:val="es-CO"/>
        </w:rPr>
        <w:t xml:space="preserve">documentación </w:t>
      </w:r>
      <w:del w:id="3365" w:author="Sergio" w:date="2014-04-23T22:24:00Z">
        <w:r w:rsidRPr="0007042C" w:rsidDel="00910ED0">
          <w:rPr>
            <w:rFonts w:ascii="Arial" w:hAnsi="Arial" w:cs="Arial"/>
            <w:szCs w:val="24"/>
            <w:lang w:val="es-CO"/>
          </w:rPr>
          <w:delText>de lo que realice, de modo que garanticé la calidad de su trabajo.</w:delText>
        </w:r>
        <w:commentRangeEnd w:id="3361"/>
        <w:r w:rsidR="00402C0A" w:rsidDel="00910ED0">
          <w:rPr>
            <w:rStyle w:val="Refdecomentario"/>
          </w:rPr>
          <w:commentReference w:id="3361"/>
        </w:r>
      </w:del>
      <w:ins w:id="3366" w:author="Sergio" w:date="2014-04-23T22:24:00Z">
        <w:r w:rsidR="00910ED0">
          <w:rPr>
            <w:rFonts w:ascii="Arial" w:hAnsi="Arial" w:cs="Arial"/>
            <w:szCs w:val="24"/>
            <w:lang w:val="es-CO"/>
          </w:rPr>
          <w:t>del código</w:t>
        </w:r>
      </w:ins>
      <w:ins w:id="3367" w:author="Sergio" w:date="2014-04-23T22:25:00Z">
        <w:r w:rsidR="000348C0">
          <w:rPr>
            <w:rFonts w:ascii="Arial" w:hAnsi="Arial" w:cs="Arial"/>
            <w:szCs w:val="24"/>
            <w:lang w:val="es-CO"/>
          </w:rPr>
          <w:t xml:space="preserve"> hecho</w:t>
        </w:r>
      </w:ins>
      <w:ins w:id="3368" w:author="Sergio" w:date="2014-04-23T22:26:00Z">
        <w:r w:rsidR="000348C0">
          <w:rPr>
            <w:rFonts w:ascii="Arial" w:hAnsi="Arial" w:cs="Arial"/>
            <w:szCs w:val="24"/>
            <w:lang w:val="es-CO"/>
          </w:rPr>
          <w:t xml:space="preserve"> además de contar con calidad (ver calidad </w:t>
        </w:r>
        <w:r w:rsidR="002956A8" w:rsidRPr="002956A8">
          <w:rPr>
            <w:rFonts w:ascii="Arial" w:hAnsi="Arial" w:cs="Arial"/>
            <w:szCs w:val="24"/>
            <w:u w:val="single"/>
            <w:lang w:val="es-CO"/>
            <w:rPrChange w:id="3369" w:author="Sergio" w:date="2014-04-23T22:27:00Z">
              <w:rPr>
                <w:rFonts w:ascii="Arial" w:hAnsi="Arial" w:cs="Arial"/>
                <w:sz w:val="16"/>
                <w:szCs w:val="24"/>
                <w:lang w:val="es-CO"/>
              </w:rPr>
            </w:rPrChange>
          </w:rPr>
          <w:fldChar w:fldCharType="begin"/>
        </w:r>
        <w:r w:rsidR="002956A8" w:rsidRPr="002956A8">
          <w:rPr>
            <w:rFonts w:ascii="Arial" w:hAnsi="Arial" w:cs="Arial"/>
            <w:szCs w:val="24"/>
            <w:u w:val="single"/>
            <w:lang w:val="es-CO"/>
            <w:rPrChange w:id="3370" w:author="Sergio" w:date="2014-04-23T22:27:00Z">
              <w:rPr>
                <w:rFonts w:ascii="Arial" w:hAnsi="Arial" w:cs="Arial"/>
                <w:sz w:val="16"/>
                <w:szCs w:val="24"/>
                <w:lang w:val="es-CO"/>
              </w:rPr>
            </w:rPrChange>
          </w:rPr>
          <w:instrText xml:space="preserve"> REF _Ref384136819 \r \h </w:instrText>
        </w:r>
      </w:ins>
      <w:r w:rsidR="000348C0">
        <w:rPr>
          <w:rFonts w:ascii="Arial" w:hAnsi="Arial" w:cs="Arial"/>
          <w:szCs w:val="24"/>
          <w:u w:val="single"/>
          <w:lang w:val="es-CO"/>
        </w:rPr>
        <w:instrText xml:space="preserve"> \* MERGEFORMAT </w:instrText>
      </w:r>
      <w:r w:rsidR="002956A8" w:rsidRPr="002956A8">
        <w:rPr>
          <w:rFonts w:ascii="Arial" w:hAnsi="Arial" w:cs="Arial"/>
          <w:szCs w:val="24"/>
          <w:u w:val="single"/>
          <w:lang w:val="es-CO"/>
          <w:rPrChange w:id="3371" w:author="Sergio" w:date="2014-04-23T22:27:00Z">
            <w:rPr>
              <w:rFonts w:ascii="Arial" w:hAnsi="Arial" w:cs="Arial"/>
              <w:szCs w:val="24"/>
              <w:u w:val="single"/>
              <w:lang w:val="es-CO"/>
            </w:rPr>
          </w:rPrChange>
        </w:rPr>
      </w:r>
      <w:r w:rsidR="002956A8" w:rsidRPr="002956A8">
        <w:rPr>
          <w:rFonts w:ascii="Arial" w:hAnsi="Arial" w:cs="Arial"/>
          <w:szCs w:val="24"/>
          <w:u w:val="single"/>
          <w:lang w:val="es-CO"/>
          <w:rPrChange w:id="3372" w:author="Sergio" w:date="2014-04-23T22:27:00Z">
            <w:rPr>
              <w:rFonts w:ascii="Arial" w:hAnsi="Arial" w:cs="Arial"/>
              <w:sz w:val="16"/>
              <w:szCs w:val="24"/>
              <w:lang w:val="es-CO"/>
            </w:rPr>
          </w:rPrChange>
        </w:rPr>
        <w:fldChar w:fldCharType="separate"/>
      </w:r>
      <w:ins w:id="3373" w:author="Sergio" w:date="2014-04-23T22:26:00Z">
        <w:r w:rsidR="002956A8" w:rsidRPr="002956A8">
          <w:rPr>
            <w:rFonts w:ascii="Arial" w:hAnsi="Arial" w:cs="Arial"/>
            <w:szCs w:val="24"/>
            <w:u w:val="single"/>
            <w:lang w:val="es-CO"/>
            <w:rPrChange w:id="3374" w:author="Sergio" w:date="2014-04-23T22:27:00Z">
              <w:rPr>
                <w:rFonts w:ascii="Arial" w:hAnsi="Arial" w:cs="Arial"/>
                <w:sz w:val="16"/>
                <w:szCs w:val="24"/>
                <w:lang w:val="es-CO"/>
              </w:rPr>
            </w:rPrChange>
          </w:rPr>
          <w:t>12.5</w:t>
        </w:r>
        <w:r w:rsidR="002956A8" w:rsidRPr="002956A8">
          <w:rPr>
            <w:rFonts w:ascii="Arial" w:hAnsi="Arial" w:cs="Arial"/>
            <w:szCs w:val="24"/>
            <w:u w:val="single"/>
            <w:lang w:val="es-CO"/>
            <w:rPrChange w:id="3375" w:author="Sergio" w:date="2014-04-23T22:27:00Z">
              <w:rPr>
                <w:rFonts w:ascii="Arial" w:hAnsi="Arial" w:cs="Arial"/>
                <w:sz w:val="16"/>
                <w:szCs w:val="24"/>
                <w:lang w:val="es-CO"/>
              </w:rPr>
            </w:rPrChange>
          </w:rPr>
          <w:fldChar w:fldCharType="end"/>
        </w:r>
      </w:ins>
      <w:ins w:id="3376" w:author="Sergio" w:date="2014-04-23T22:27:00Z">
        <w:r w:rsidR="000348C0">
          <w:rPr>
            <w:rFonts w:ascii="Arial" w:hAnsi="Arial" w:cs="Arial"/>
            <w:szCs w:val="24"/>
            <w:lang w:val="es-CO"/>
          </w:rPr>
          <w:t>)</w:t>
        </w:r>
      </w:ins>
    </w:p>
    <w:p w:rsidR="00380229" w:rsidRDefault="00C52D0D">
      <w:pPr>
        <w:rPr>
          <w:rFonts w:ascii="Arial" w:hAnsi="Arial" w:cs="Arial"/>
          <w:szCs w:val="24"/>
          <w:lang w:val="es-CO"/>
        </w:rPr>
      </w:pPr>
      <w:r w:rsidRPr="0007042C">
        <w:rPr>
          <w:rFonts w:ascii="Arial" w:hAnsi="Arial" w:cs="Arial"/>
          <w:szCs w:val="24"/>
          <w:lang w:val="es-CO"/>
        </w:rPr>
        <w:t>Las modificaciones al código serán solicitadas por el jefe de desarrollo</w:t>
      </w:r>
      <w:ins w:id="3377" w:author="Sergio" w:date="2014-04-23T22:29:00Z">
        <w:r w:rsidR="00F673E7">
          <w:rPr>
            <w:rFonts w:ascii="Arial" w:hAnsi="Arial" w:cs="Arial"/>
            <w:szCs w:val="24"/>
            <w:lang w:val="es-CO"/>
          </w:rPr>
          <w:t xml:space="preserve"> o por el jefe</w:t>
        </w:r>
      </w:ins>
      <w:ins w:id="3378" w:author="Sergio" w:date="2014-04-23T22:30:00Z">
        <w:r w:rsidR="00F673E7">
          <w:rPr>
            <w:rFonts w:ascii="Arial" w:hAnsi="Arial" w:cs="Arial"/>
            <w:szCs w:val="24"/>
            <w:lang w:val="es-CO"/>
          </w:rPr>
          <w:t xml:space="preserve"> de arquitectura y planeación</w:t>
        </w:r>
      </w:ins>
      <w:ins w:id="3379" w:author="Sergio" w:date="2014-04-23T22:29:00Z">
        <w:r w:rsidR="00F673E7">
          <w:rPr>
            <w:rFonts w:ascii="Arial" w:hAnsi="Arial" w:cs="Arial"/>
            <w:szCs w:val="24"/>
            <w:lang w:val="es-CO"/>
          </w:rPr>
          <w:t xml:space="preserve"> </w:t>
        </w:r>
      </w:ins>
      <w:del w:id="3380" w:author="Sergio" w:date="2014-04-23T22:27:00Z">
        <w:r w:rsidRPr="0007042C" w:rsidDel="0013006C">
          <w:rPr>
            <w:rFonts w:ascii="Arial" w:hAnsi="Arial" w:cs="Arial"/>
            <w:szCs w:val="24"/>
            <w:lang w:val="es-CO"/>
          </w:rPr>
          <w:delText xml:space="preserve"> y/o por </w:delText>
        </w:r>
        <w:commentRangeStart w:id="3381"/>
        <w:r w:rsidRPr="0007042C" w:rsidDel="0013006C">
          <w:rPr>
            <w:rFonts w:ascii="Arial" w:hAnsi="Arial" w:cs="Arial"/>
            <w:szCs w:val="24"/>
            <w:lang w:val="es-CO"/>
          </w:rPr>
          <w:delText>el ingeniero de testeo</w:delText>
        </w:r>
        <w:commentRangeEnd w:id="3381"/>
        <w:r w:rsidR="00E4171C" w:rsidDel="0013006C">
          <w:rPr>
            <w:rStyle w:val="Refdecomentario"/>
          </w:rPr>
          <w:commentReference w:id="3381"/>
        </w:r>
      </w:del>
      <w:del w:id="3382" w:author="Sergio" w:date="2014-04-23T22:30:00Z">
        <w:r w:rsidRPr="0007042C" w:rsidDel="00F673E7">
          <w:rPr>
            <w:rFonts w:ascii="Arial" w:hAnsi="Arial" w:cs="Arial"/>
            <w:szCs w:val="24"/>
            <w:lang w:val="es-CO"/>
          </w:rPr>
          <w:delText xml:space="preserve">, </w:delText>
        </w:r>
      </w:del>
      <w:r w:rsidRPr="0007042C">
        <w:rPr>
          <w:rFonts w:ascii="Arial" w:hAnsi="Arial" w:cs="Arial"/>
          <w:szCs w:val="24"/>
          <w:lang w:val="es-CO"/>
        </w:rPr>
        <w:t>mediante</w:t>
      </w:r>
      <w:ins w:id="3383" w:author="Sergio" w:date="2014-04-23T22:32:00Z">
        <w:r w:rsidR="00F673E7">
          <w:rPr>
            <w:rFonts w:ascii="Arial" w:hAnsi="Arial" w:cs="Arial"/>
            <w:szCs w:val="24"/>
            <w:lang w:val="es-CO"/>
          </w:rPr>
          <w:t xml:space="preserve"> una solicitud formal en un documento</w:t>
        </w:r>
      </w:ins>
      <w:del w:id="3384" w:author="Sergio" w:date="2014-04-23T22:32:00Z">
        <w:r w:rsidRPr="0007042C" w:rsidDel="00F673E7">
          <w:rPr>
            <w:rFonts w:ascii="Arial" w:hAnsi="Arial" w:cs="Arial"/>
            <w:szCs w:val="24"/>
            <w:lang w:val="es-CO"/>
          </w:rPr>
          <w:delText xml:space="preserve"> </w:delText>
        </w:r>
      </w:del>
      <w:commentRangeStart w:id="3385"/>
      <w:del w:id="3386" w:author="Sergio" w:date="2014-04-23T22:29:00Z">
        <w:r w:rsidRPr="0007042C" w:rsidDel="0013006C">
          <w:rPr>
            <w:rFonts w:ascii="Arial" w:hAnsi="Arial" w:cs="Arial"/>
            <w:szCs w:val="24"/>
            <w:lang w:val="es-CO"/>
          </w:rPr>
          <w:delText>formularios</w:delText>
        </w:r>
        <w:commentRangeEnd w:id="3385"/>
        <w:r w:rsidR="0097480A" w:rsidDel="0013006C">
          <w:rPr>
            <w:rStyle w:val="Refdecomentario"/>
          </w:rPr>
          <w:commentReference w:id="3385"/>
        </w:r>
        <w:r w:rsidRPr="0007042C" w:rsidDel="0013006C">
          <w:rPr>
            <w:rFonts w:ascii="Arial" w:hAnsi="Arial" w:cs="Arial"/>
            <w:szCs w:val="24"/>
            <w:lang w:val="es-CO"/>
          </w:rPr>
          <w:delText xml:space="preserve"> si son relevantes</w:delText>
        </w:r>
      </w:del>
      <w:r w:rsidRPr="0007042C">
        <w:rPr>
          <w:rFonts w:ascii="Arial" w:hAnsi="Arial" w:cs="Arial"/>
          <w:szCs w:val="24"/>
          <w:lang w:val="es-CO"/>
        </w:rPr>
        <w:t>. De ninguna manera el cliente debería solicitar cambios al software.</w:t>
      </w:r>
    </w:p>
    <w:p w:rsidR="00380229" w:rsidRDefault="00C52D0D">
      <w:pPr>
        <w:rPr>
          <w:rFonts w:ascii="Arial" w:hAnsi="Arial" w:cs="Arial"/>
          <w:szCs w:val="24"/>
          <w:lang w:val="es-CO"/>
        </w:rPr>
      </w:pPr>
      <w:r w:rsidRPr="0007042C">
        <w:rPr>
          <w:rFonts w:ascii="Arial" w:hAnsi="Arial" w:cs="Arial"/>
          <w:szCs w:val="24"/>
          <w:lang w:val="es-CO"/>
        </w:rPr>
        <w:t xml:space="preserve">El desarrollo se </w:t>
      </w:r>
      <w:del w:id="3387" w:author="Sergio" w:date="2014-03-13T00:29:00Z">
        <w:r w:rsidRPr="0007042C" w:rsidDel="0079686C">
          <w:rPr>
            <w:rFonts w:ascii="Arial" w:hAnsi="Arial" w:cs="Arial"/>
            <w:szCs w:val="24"/>
            <w:lang w:val="es-CO"/>
          </w:rPr>
          <w:delText xml:space="preserve">realizara </w:delText>
        </w:r>
      </w:del>
      <w:ins w:id="3388" w:author="Sergio" w:date="2014-03-13T00:29:00Z">
        <w:r w:rsidR="0079686C" w:rsidRPr="0007042C">
          <w:rPr>
            <w:rFonts w:ascii="Arial" w:hAnsi="Arial" w:cs="Arial"/>
            <w:szCs w:val="24"/>
            <w:lang w:val="es-CO"/>
          </w:rPr>
          <w:t>realizar</w:t>
        </w:r>
        <w:r w:rsidR="0079686C">
          <w:rPr>
            <w:rFonts w:ascii="Arial" w:hAnsi="Arial" w:cs="Arial"/>
            <w:szCs w:val="24"/>
            <w:lang w:val="es-CO"/>
          </w:rPr>
          <w:t>á</w:t>
        </w:r>
        <w:r w:rsidR="0079686C" w:rsidRPr="0007042C">
          <w:rPr>
            <w:rFonts w:ascii="Arial" w:hAnsi="Arial" w:cs="Arial"/>
            <w:szCs w:val="24"/>
            <w:lang w:val="es-CO"/>
          </w:rPr>
          <w:t xml:space="preserve"> </w:t>
        </w:r>
      </w:ins>
      <w:r w:rsidRPr="0007042C">
        <w:rPr>
          <w:rFonts w:ascii="Arial" w:hAnsi="Arial" w:cs="Arial"/>
          <w:szCs w:val="24"/>
          <w:lang w:val="es-CO"/>
        </w:rPr>
        <w:t>en pareja</w:t>
      </w:r>
      <w:ins w:id="3389" w:author="Sergio" w:date="2014-03-13T00:29:00Z">
        <w:r w:rsidR="0079686C">
          <w:rPr>
            <w:rFonts w:ascii="Arial" w:hAnsi="Arial" w:cs="Arial"/>
            <w:szCs w:val="24"/>
            <w:lang w:val="es-CO"/>
          </w:rPr>
          <w:t>s</w:t>
        </w:r>
      </w:ins>
      <w:r w:rsidRPr="0007042C">
        <w:rPr>
          <w:rFonts w:ascii="Arial" w:hAnsi="Arial" w:cs="Arial"/>
          <w:szCs w:val="24"/>
          <w:lang w:val="es-CO"/>
        </w:rPr>
        <w:t>, donde un programador revisara el código del otro, para garantizar su calidad</w:t>
      </w:r>
      <w:ins w:id="3390" w:author="Sergio" w:date="2014-04-23T22:34:00Z">
        <w:r w:rsidR="003E0E02">
          <w:rPr>
            <w:rFonts w:ascii="Arial" w:hAnsi="Arial" w:cs="Arial"/>
            <w:szCs w:val="24"/>
            <w:lang w:val="es-CO"/>
          </w:rPr>
          <w:t xml:space="preserve"> y consistencia</w:t>
        </w:r>
      </w:ins>
      <w:r w:rsidRPr="0007042C">
        <w:rPr>
          <w:rFonts w:ascii="Arial" w:hAnsi="Arial" w:cs="Arial"/>
          <w:szCs w:val="24"/>
          <w:lang w:val="es-CO"/>
        </w:rPr>
        <w:t xml:space="preserve"> </w:t>
      </w:r>
      <w:del w:id="3391" w:author="Sergio" w:date="2014-04-23T22:34:00Z">
        <w:r w:rsidRPr="0007042C" w:rsidDel="003E0E02">
          <w:rPr>
            <w:rFonts w:ascii="Arial" w:hAnsi="Arial" w:cs="Arial"/>
            <w:szCs w:val="24"/>
            <w:lang w:val="es-CO"/>
          </w:rPr>
          <w:delText>en primera instancia</w:delText>
        </w:r>
      </w:del>
      <w:ins w:id="3392" w:author="Sergio" w:date="2014-04-23T22:34:00Z">
        <w:r w:rsidR="003E0E02">
          <w:rPr>
            <w:rFonts w:ascii="Arial" w:hAnsi="Arial" w:cs="Arial"/>
            <w:szCs w:val="24"/>
            <w:lang w:val="es-CO"/>
          </w:rPr>
          <w:t>con el diseño</w:t>
        </w:r>
      </w:ins>
      <w:r w:rsidRPr="0007042C">
        <w:rPr>
          <w:rFonts w:ascii="Arial" w:hAnsi="Arial" w:cs="Arial"/>
          <w:szCs w:val="24"/>
          <w:lang w:val="es-CO"/>
        </w:rPr>
        <w:t xml:space="preserve">; </w:t>
      </w:r>
      <w:del w:id="3393" w:author="Sergio" w:date="2014-04-23T22:35:00Z">
        <w:r w:rsidRPr="0007042C" w:rsidDel="003E0E02">
          <w:rPr>
            <w:rFonts w:ascii="Arial" w:hAnsi="Arial" w:cs="Arial"/>
            <w:szCs w:val="24"/>
            <w:lang w:val="es-CO"/>
          </w:rPr>
          <w:delText>evaluar</w:delText>
        </w:r>
      </w:del>
      <w:del w:id="3394" w:author="Sergio" w:date="2014-03-13T00:29:00Z">
        <w:r w:rsidRPr="0007042C" w:rsidDel="0079686C">
          <w:rPr>
            <w:rFonts w:ascii="Arial" w:hAnsi="Arial" w:cs="Arial"/>
            <w:szCs w:val="24"/>
            <w:lang w:val="es-CO"/>
          </w:rPr>
          <w:delText>a</w:delText>
        </w:r>
      </w:del>
      <w:del w:id="3395" w:author="Sergio" w:date="2014-04-23T22:35:00Z">
        <w:r w:rsidRPr="0007042C" w:rsidDel="003E0E02">
          <w:rPr>
            <w:rFonts w:ascii="Arial" w:hAnsi="Arial" w:cs="Arial"/>
            <w:szCs w:val="24"/>
            <w:lang w:val="es-CO"/>
          </w:rPr>
          <w:delText xml:space="preserve"> </w:delText>
        </w:r>
      </w:del>
      <w:del w:id="3396" w:author="Sergio" w:date="2014-04-23T22:33:00Z">
        <w:r w:rsidRPr="0007042C" w:rsidDel="003E0E02">
          <w:rPr>
            <w:rFonts w:ascii="Arial" w:hAnsi="Arial" w:cs="Arial"/>
            <w:szCs w:val="24"/>
            <w:lang w:val="es-CO"/>
          </w:rPr>
          <w:delText xml:space="preserve">está </w:delText>
        </w:r>
      </w:del>
      <w:del w:id="3397" w:author="Sergio" w:date="2014-04-23T22:35:00Z">
        <w:r w:rsidRPr="0007042C" w:rsidDel="003E0E02">
          <w:rPr>
            <w:rFonts w:ascii="Arial" w:hAnsi="Arial" w:cs="Arial"/>
            <w:szCs w:val="24"/>
            <w:lang w:val="es-CO"/>
          </w:rPr>
          <w:delText>buscando</w:delText>
        </w:r>
      </w:del>
      <w:del w:id="3398" w:author="Sergio" w:date="2014-04-23T22:33:00Z">
        <w:r w:rsidRPr="0007042C" w:rsidDel="003E0E02">
          <w:rPr>
            <w:rFonts w:ascii="Arial" w:hAnsi="Arial" w:cs="Arial"/>
            <w:szCs w:val="24"/>
            <w:lang w:val="es-CO"/>
          </w:rPr>
          <w:delText xml:space="preserve"> </w:delText>
        </w:r>
        <w:commentRangeStart w:id="3399"/>
        <w:r w:rsidRPr="0007042C" w:rsidDel="003E0E02">
          <w:rPr>
            <w:rFonts w:ascii="Arial" w:hAnsi="Arial" w:cs="Arial"/>
            <w:szCs w:val="24"/>
            <w:lang w:val="es-CO"/>
          </w:rPr>
          <w:delText xml:space="preserve">errores de diseño, </w:delText>
        </w:r>
      </w:del>
      <w:del w:id="3400" w:author="Sergio" w:date="2014-04-23T22:35:00Z">
        <w:r w:rsidRPr="0007042C" w:rsidDel="003E0E02">
          <w:rPr>
            <w:rFonts w:ascii="Arial" w:hAnsi="Arial" w:cs="Arial"/>
            <w:szCs w:val="24"/>
            <w:lang w:val="es-CO"/>
          </w:rPr>
          <w:delText xml:space="preserve">programación </w:delText>
        </w:r>
      </w:del>
      <w:del w:id="3401" w:author="Sergio" w:date="2014-04-23T22:33:00Z">
        <w:r w:rsidRPr="0007042C" w:rsidDel="003E0E02">
          <w:rPr>
            <w:rFonts w:ascii="Arial" w:hAnsi="Arial" w:cs="Arial"/>
            <w:szCs w:val="24"/>
            <w:lang w:val="es-CO"/>
          </w:rPr>
          <w:delText>y documentación</w:delText>
        </w:r>
      </w:del>
      <w:del w:id="3402" w:author="Sergio" w:date="2014-04-23T22:35:00Z">
        <w:r w:rsidRPr="0007042C" w:rsidDel="003E0E02">
          <w:rPr>
            <w:rFonts w:ascii="Arial" w:hAnsi="Arial" w:cs="Arial"/>
            <w:szCs w:val="24"/>
            <w:lang w:val="es-CO"/>
          </w:rPr>
          <w:delText>.</w:delText>
        </w:r>
        <w:commentRangeEnd w:id="3399"/>
        <w:r w:rsidR="00E62C7F" w:rsidDel="003E0E02">
          <w:rPr>
            <w:rStyle w:val="Refdecomentario"/>
          </w:rPr>
          <w:commentReference w:id="3399"/>
        </w:r>
      </w:del>
      <w:ins w:id="3403" w:author="Sergio" w:date="2014-04-23T22:35:00Z">
        <w:r w:rsidR="003E0E02">
          <w:rPr>
            <w:rFonts w:ascii="Arial" w:hAnsi="Arial" w:cs="Arial"/>
            <w:szCs w:val="24"/>
            <w:lang w:val="es-CO"/>
          </w:rPr>
          <w:t>buscando errores de programación</w:t>
        </w:r>
        <w:r w:rsidR="0057664E">
          <w:rPr>
            <w:rFonts w:ascii="Arial" w:hAnsi="Arial" w:cs="Arial"/>
            <w:szCs w:val="24"/>
            <w:lang w:val="es-CO"/>
          </w:rPr>
          <w:t xml:space="preserve"> o inconsistencia con el diseño</w:t>
        </w:r>
      </w:ins>
      <w:ins w:id="3404" w:author="Sergio" w:date="2014-04-23T22:38:00Z">
        <w:r w:rsidR="0057664E">
          <w:rPr>
            <w:rFonts w:ascii="Arial" w:hAnsi="Arial" w:cs="Arial"/>
            <w:szCs w:val="24"/>
            <w:lang w:val="es-CO"/>
          </w:rPr>
          <w:t xml:space="preserve"> los cuales serán reportados al jefe de programación.</w:t>
        </w:r>
      </w:ins>
      <w:ins w:id="3405" w:author="Sergio" w:date="2014-04-23T22:35:00Z">
        <w:r w:rsidR="003E0E02">
          <w:rPr>
            <w:rFonts w:ascii="Arial" w:hAnsi="Arial" w:cs="Arial"/>
            <w:szCs w:val="24"/>
            <w:lang w:val="es-CO"/>
          </w:rPr>
          <w:t xml:space="preserve"> </w:t>
        </w:r>
      </w:ins>
    </w:p>
    <w:p w:rsidR="00380229" w:rsidRPr="00885B22" w:rsidRDefault="002956A8">
      <w:pPr>
        <w:rPr>
          <w:rFonts w:ascii="Arial" w:hAnsi="Arial" w:cs="Arial"/>
          <w:b/>
          <w:i/>
          <w:szCs w:val="24"/>
          <w:lang w:val="es-CO"/>
          <w:rPrChange w:id="3406" w:author="Familia Valderrama A" w:date="2014-03-13T03:36:00Z">
            <w:rPr>
              <w:rFonts w:ascii="Arial" w:hAnsi="Arial" w:cs="Arial"/>
              <w:szCs w:val="24"/>
              <w:lang w:val="es-CO"/>
            </w:rPr>
          </w:rPrChange>
        </w:rPr>
      </w:pPr>
      <w:r w:rsidRPr="002956A8">
        <w:rPr>
          <w:rFonts w:ascii="Arial" w:hAnsi="Arial" w:cs="Arial"/>
          <w:b/>
          <w:i/>
          <w:szCs w:val="24"/>
          <w:lang w:val="es-CO"/>
          <w:rPrChange w:id="3407" w:author="Familia Valderrama A" w:date="2014-03-13T03:36:00Z">
            <w:rPr>
              <w:rFonts w:ascii="Arial" w:hAnsi="Arial" w:cs="Arial"/>
              <w:color w:val="0000FF" w:themeColor="hyperlink"/>
              <w:sz w:val="16"/>
              <w:szCs w:val="24"/>
              <w:u w:val="single"/>
              <w:lang w:val="es-CO"/>
            </w:rPr>
          </w:rPrChange>
        </w:rPr>
        <w:t>Relación con otros roles:</w:t>
      </w:r>
    </w:p>
    <w:p w:rsidR="00380229" w:rsidRDefault="00C52D0D">
      <w:pPr>
        <w:rPr>
          <w:rFonts w:ascii="Arial" w:hAnsi="Arial" w:cs="Arial"/>
          <w:szCs w:val="24"/>
          <w:lang w:val="es-CO"/>
        </w:rPr>
      </w:pPr>
      <w:r w:rsidRPr="0007042C">
        <w:rPr>
          <w:rFonts w:ascii="Arial" w:hAnsi="Arial" w:cs="Arial"/>
          <w:szCs w:val="24"/>
          <w:lang w:val="es-CO"/>
        </w:rPr>
        <w:t xml:space="preserve">Jefe de desarrollo: El programador deberá mantener comunicación constante con el jefe de desarrollo, para conocer actividades por realizar, estado del proyecto, dudas acerca del proyecto en cuanto diseño y la arquitectura. También podrá solicitar cambios al diseño o arquitectura del proyecto </w:t>
      </w:r>
      <w:ins w:id="3408" w:author="Sergio" w:date="2014-04-23T22:37:00Z">
        <w:r w:rsidR="0057664E">
          <w:rPr>
            <w:rFonts w:ascii="Arial" w:hAnsi="Arial" w:cs="Arial"/>
            <w:szCs w:val="24"/>
            <w:lang w:val="es-CO"/>
          </w:rPr>
          <w:t xml:space="preserve">por medio </w:t>
        </w:r>
      </w:ins>
      <w:del w:id="3409" w:author="Sergio" w:date="2014-04-23T22:37:00Z">
        <w:r w:rsidRPr="0007042C" w:rsidDel="0057664E">
          <w:rPr>
            <w:rFonts w:ascii="Arial" w:hAnsi="Arial" w:cs="Arial"/>
            <w:szCs w:val="24"/>
            <w:lang w:val="es-CO"/>
          </w:rPr>
          <w:delText xml:space="preserve">a través </w:delText>
        </w:r>
      </w:del>
      <w:r w:rsidRPr="0007042C">
        <w:rPr>
          <w:rFonts w:ascii="Arial" w:hAnsi="Arial" w:cs="Arial"/>
          <w:szCs w:val="24"/>
          <w:lang w:val="es-CO"/>
        </w:rPr>
        <w:t>del Jefe de desarrollo</w:t>
      </w:r>
      <w:del w:id="3410" w:author="Sergio" w:date="2014-04-23T22:36:00Z">
        <w:r w:rsidRPr="0007042C" w:rsidDel="0057664E">
          <w:rPr>
            <w:rFonts w:ascii="Arial" w:hAnsi="Arial" w:cs="Arial"/>
            <w:szCs w:val="24"/>
            <w:lang w:val="es-CO"/>
          </w:rPr>
          <w:delText xml:space="preserve"> mediante un formulario</w:delText>
        </w:r>
      </w:del>
      <w:ins w:id="3411" w:author="Sergio" w:date="2014-04-23T22:38:00Z">
        <w:r w:rsidR="0057664E">
          <w:rPr>
            <w:rFonts w:ascii="Arial" w:hAnsi="Arial" w:cs="Arial"/>
            <w:szCs w:val="24"/>
            <w:lang w:val="es-CO"/>
          </w:rPr>
          <w:t>.</w:t>
        </w:r>
      </w:ins>
      <w:del w:id="3412" w:author="Sergio" w:date="2014-04-23T22:38:00Z">
        <w:r w:rsidRPr="0007042C" w:rsidDel="0057664E">
          <w:rPr>
            <w:rFonts w:ascii="Arial" w:hAnsi="Arial" w:cs="Arial"/>
            <w:szCs w:val="24"/>
            <w:lang w:val="es-CO"/>
          </w:rPr>
          <w:delText>.</w:delText>
        </w:r>
      </w:del>
    </w:p>
    <w:p w:rsidR="00380229" w:rsidDel="009417B5" w:rsidRDefault="0057664E">
      <w:pPr>
        <w:rPr>
          <w:del w:id="3413" w:author="Sergio" w:date="2014-04-23T22:41:00Z"/>
          <w:rFonts w:ascii="Arial" w:hAnsi="Arial" w:cs="Arial"/>
          <w:b/>
          <w:szCs w:val="24"/>
          <w:lang w:val="es-CO"/>
        </w:rPr>
      </w:pPr>
      <w:ins w:id="3414" w:author="Sergio" w:date="2014-04-23T22:39:00Z">
        <w:r w:rsidRPr="0007042C">
          <w:rPr>
            <w:rFonts w:ascii="Arial" w:hAnsi="Arial" w:cs="Arial"/>
            <w:szCs w:val="24"/>
            <w:lang w:val="es-CO"/>
          </w:rPr>
          <w:t>Supervisor y Analista</w:t>
        </w:r>
      </w:ins>
      <w:del w:id="3415" w:author="Sergio" w:date="2014-04-23T22:39:00Z">
        <w:r w:rsidR="00C52D0D" w:rsidRPr="0007042C" w:rsidDel="0057664E">
          <w:rPr>
            <w:rFonts w:ascii="Arial" w:hAnsi="Arial" w:cs="Arial"/>
            <w:szCs w:val="24"/>
            <w:lang w:val="es-CO"/>
          </w:rPr>
          <w:delText>Administrador de configuraciones</w:delText>
        </w:r>
      </w:del>
      <w:r w:rsidR="00C52D0D" w:rsidRPr="0007042C">
        <w:rPr>
          <w:rFonts w:ascii="Arial" w:hAnsi="Arial" w:cs="Arial"/>
          <w:szCs w:val="24"/>
          <w:lang w:val="es-CO"/>
        </w:rPr>
        <w:t>: El programador debe entregar y recibir la última versión del diseño, así como del código, y en algunos casos de ser necesario versiones antiguas.</w:t>
      </w:r>
      <w:ins w:id="3416" w:author="Sergio" w:date="2014-04-23T22:39:00Z">
        <w:r w:rsidR="009417B5">
          <w:rPr>
            <w:rFonts w:ascii="Arial" w:hAnsi="Arial" w:cs="Arial"/>
            <w:szCs w:val="24"/>
            <w:lang w:val="es-CO"/>
          </w:rPr>
          <w:t xml:space="preserve">  </w:t>
        </w:r>
      </w:ins>
    </w:p>
    <w:p w:rsidR="008B38F0" w:rsidRDefault="008B38F0">
      <w:pPr>
        <w:keepNext w:val="0"/>
        <w:suppressAutoHyphens w:val="0"/>
        <w:jc w:val="left"/>
        <w:rPr>
          <w:del w:id="3417" w:author="Familia Valderrama A" w:date="2014-03-13T03:37:00Z"/>
          <w:rFonts w:ascii="Arial" w:hAnsi="Arial" w:cs="Arial"/>
          <w:b/>
          <w:szCs w:val="24"/>
          <w:lang w:val="es-CO"/>
        </w:rPr>
        <w:pPrChange w:id="3418" w:author="Familia Valderrama A" w:date="2014-03-13T03:37:00Z">
          <w:pPr/>
        </w:pPrChange>
      </w:pPr>
    </w:p>
    <w:p w:rsidR="008B38F0" w:rsidRDefault="008B38F0">
      <w:pPr>
        <w:rPr>
          <w:ins w:id="3419" w:author="Familia Valderrama A" w:date="2014-03-13T04:07:00Z"/>
          <w:rFonts w:ascii="Arial" w:hAnsi="Arial" w:cs="Arial"/>
          <w:b/>
          <w:szCs w:val="24"/>
          <w:lang w:val="es-CO"/>
        </w:rPr>
        <w:pPrChange w:id="3420" w:author="Sergio" w:date="2014-04-23T22:41:00Z">
          <w:pPr>
            <w:keepNext w:val="0"/>
            <w:suppressAutoHyphens w:val="0"/>
            <w:jc w:val="left"/>
          </w:pPr>
        </w:pPrChange>
      </w:pPr>
    </w:p>
    <w:p w:rsidR="005B242D" w:rsidDel="00885B22" w:rsidRDefault="005B242D">
      <w:pPr>
        <w:rPr>
          <w:ins w:id="3421" w:author="Sergio" w:date="2014-03-13T00:33:00Z"/>
          <w:del w:id="3422" w:author="Familia Valderrama A" w:date="2014-03-13T03:37:00Z"/>
          <w:rFonts w:ascii="Arial" w:hAnsi="Arial" w:cs="Arial"/>
          <w:b/>
          <w:szCs w:val="24"/>
          <w:lang w:val="es-CO"/>
        </w:rPr>
      </w:pPr>
    </w:p>
    <w:p w:rsidR="005B242D" w:rsidDel="00885B22" w:rsidRDefault="005B242D">
      <w:pPr>
        <w:rPr>
          <w:ins w:id="3423" w:author="Sergio" w:date="2014-03-13T00:33:00Z"/>
          <w:del w:id="3424" w:author="Familia Valderrama A" w:date="2014-03-13T03:37:00Z"/>
          <w:rFonts w:ascii="Arial" w:hAnsi="Arial" w:cs="Arial"/>
          <w:b/>
          <w:szCs w:val="24"/>
          <w:lang w:val="es-CO"/>
        </w:rPr>
      </w:pPr>
    </w:p>
    <w:p w:rsidR="008B38F0" w:rsidRDefault="00C52D0D">
      <w:pPr>
        <w:keepNext w:val="0"/>
        <w:suppressAutoHyphens w:val="0"/>
        <w:jc w:val="left"/>
        <w:rPr>
          <w:ins w:id="3425" w:author="Familia Valderrama A" w:date="2014-03-13T04:07:00Z"/>
          <w:rFonts w:ascii="Arial" w:hAnsi="Arial" w:cs="Arial"/>
          <w:b/>
          <w:lang w:val="es-CO"/>
        </w:rPr>
        <w:pPrChange w:id="3426" w:author="Familia Valderrama A" w:date="2014-03-13T04:07:00Z">
          <w:pPr>
            <w:pStyle w:val="Epgrafe"/>
          </w:pPr>
        </w:pPrChange>
      </w:pPr>
      <w:r w:rsidRPr="0007042C">
        <w:rPr>
          <w:rFonts w:ascii="Arial" w:hAnsi="Arial" w:cs="Arial"/>
          <w:b/>
          <w:szCs w:val="24"/>
          <w:lang w:val="es-CO"/>
        </w:rPr>
        <w:t>Supervisor y analist</w:t>
      </w:r>
      <w:ins w:id="3427" w:author="Familia Valderrama A" w:date="2014-03-13T04:07:00Z">
        <w:r w:rsidR="00722741">
          <w:rPr>
            <w:rFonts w:ascii="Arial" w:hAnsi="Arial" w:cs="Arial"/>
            <w:b/>
            <w:szCs w:val="24"/>
            <w:lang w:val="es-CO"/>
          </w:rPr>
          <w:t>a</w:t>
        </w:r>
      </w:ins>
    </w:p>
    <w:p w:rsidR="008B38F0" w:rsidRDefault="002956A8">
      <w:pPr>
        <w:pStyle w:val="Epgrafe"/>
        <w:rPr>
          <w:ins w:id="3428" w:author="Familia Valderrama A" w:date="2014-03-13T04:16:00Z"/>
          <w:rFonts w:ascii="Arial" w:hAnsi="Arial" w:cs="Arial"/>
          <w:sz w:val="20"/>
          <w:rPrChange w:id="3429" w:author="Familia Valderrama A" w:date="2014-03-13T04:18:00Z">
            <w:rPr>
              <w:ins w:id="3430" w:author="Familia Valderrama A" w:date="2014-03-13T04:16:00Z"/>
            </w:rPr>
          </w:rPrChange>
        </w:rPr>
        <w:pPrChange w:id="3431" w:author="Familia Valderrama A" w:date="2014-03-13T04:16:00Z">
          <w:pPr/>
        </w:pPrChange>
      </w:pPr>
      <w:ins w:id="3432" w:author="Familia Valderrama A" w:date="2014-03-13T04:16:00Z">
        <w:r w:rsidRPr="002956A8">
          <w:rPr>
            <w:rFonts w:ascii="Arial" w:hAnsi="Arial" w:cs="Arial"/>
            <w:sz w:val="20"/>
            <w:rPrChange w:id="3433" w:author="Familia Valderrama A" w:date="2014-03-13T04:18:00Z">
              <w:rPr>
                <w:sz w:val="16"/>
                <w:szCs w:val="16"/>
              </w:rPr>
            </w:rPrChange>
          </w:rPr>
          <w:t xml:space="preserve">Tabla </w:t>
        </w:r>
      </w:ins>
      <w:ins w:id="3434" w:author="Familia Valderrama A" w:date="2014-03-13T04:17:00Z">
        <w:r w:rsidRPr="002956A8">
          <w:rPr>
            <w:rFonts w:ascii="Arial" w:hAnsi="Arial" w:cs="Arial"/>
            <w:sz w:val="20"/>
            <w:rPrChange w:id="3435" w:author="Familia Valderrama A" w:date="2014-03-13T04:18:00Z">
              <w:rPr>
                <w:sz w:val="16"/>
                <w:szCs w:val="16"/>
              </w:rPr>
            </w:rPrChange>
          </w:rPr>
          <w:fldChar w:fldCharType="begin"/>
        </w:r>
        <w:r w:rsidRPr="002956A8">
          <w:rPr>
            <w:rFonts w:ascii="Arial" w:hAnsi="Arial" w:cs="Arial"/>
            <w:sz w:val="20"/>
            <w:rPrChange w:id="3436" w:author="Familia Valderrama A" w:date="2014-03-13T04:18:00Z">
              <w:rPr>
                <w:sz w:val="16"/>
                <w:szCs w:val="16"/>
              </w:rPr>
            </w:rPrChange>
          </w:rPr>
          <w:instrText xml:space="preserve"> STYLEREF 1 \s </w:instrText>
        </w:r>
      </w:ins>
      <w:r w:rsidRPr="002956A8">
        <w:rPr>
          <w:rFonts w:ascii="Arial" w:hAnsi="Arial" w:cs="Arial"/>
          <w:sz w:val="20"/>
          <w:rPrChange w:id="3437" w:author="Familia Valderrama A" w:date="2014-03-13T04:18:00Z">
            <w:rPr>
              <w:sz w:val="16"/>
              <w:szCs w:val="16"/>
            </w:rPr>
          </w:rPrChange>
        </w:rPr>
        <w:fldChar w:fldCharType="separate"/>
      </w:r>
      <w:r w:rsidR="000910A8">
        <w:rPr>
          <w:rFonts w:ascii="Arial" w:hAnsi="Arial" w:cs="Arial"/>
          <w:noProof/>
          <w:sz w:val="20"/>
        </w:rPr>
        <w:t>8</w:t>
      </w:r>
      <w:ins w:id="3438" w:author="Familia Valderrama A" w:date="2014-03-13T04:17:00Z">
        <w:r w:rsidRPr="002956A8">
          <w:rPr>
            <w:rFonts w:ascii="Arial" w:hAnsi="Arial" w:cs="Arial"/>
            <w:sz w:val="20"/>
            <w:rPrChange w:id="3439" w:author="Familia Valderrama A" w:date="2014-03-13T04:18:00Z">
              <w:rPr>
                <w:sz w:val="16"/>
                <w:szCs w:val="16"/>
              </w:rPr>
            </w:rPrChange>
          </w:rPr>
          <w:fldChar w:fldCharType="end"/>
        </w:r>
        <w:r w:rsidRPr="002956A8">
          <w:rPr>
            <w:rFonts w:ascii="Arial" w:hAnsi="Arial" w:cs="Arial"/>
            <w:sz w:val="20"/>
            <w:rPrChange w:id="3440" w:author="Familia Valderrama A" w:date="2014-03-13T04:18:00Z">
              <w:rPr>
                <w:sz w:val="16"/>
                <w:szCs w:val="16"/>
              </w:rPr>
            </w:rPrChange>
          </w:rPr>
          <w:t>.</w:t>
        </w:r>
        <w:r w:rsidRPr="002956A8">
          <w:rPr>
            <w:rFonts w:ascii="Arial" w:hAnsi="Arial" w:cs="Arial"/>
            <w:sz w:val="20"/>
            <w:rPrChange w:id="3441" w:author="Familia Valderrama A" w:date="2014-03-13T04:18:00Z">
              <w:rPr>
                <w:sz w:val="16"/>
                <w:szCs w:val="16"/>
              </w:rPr>
            </w:rPrChange>
          </w:rPr>
          <w:fldChar w:fldCharType="begin"/>
        </w:r>
        <w:r w:rsidRPr="002956A8">
          <w:rPr>
            <w:rFonts w:ascii="Arial" w:hAnsi="Arial" w:cs="Arial"/>
            <w:sz w:val="20"/>
            <w:rPrChange w:id="3442" w:author="Familia Valderrama A" w:date="2014-03-13T04:18:00Z">
              <w:rPr>
                <w:sz w:val="16"/>
                <w:szCs w:val="16"/>
              </w:rPr>
            </w:rPrChange>
          </w:rPr>
          <w:instrText xml:space="preserve"> SEQ Tabla \* ARABIC \s 1 </w:instrText>
        </w:r>
      </w:ins>
      <w:r w:rsidRPr="002956A8">
        <w:rPr>
          <w:rFonts w:ascii="Arial" w:hAnsi="Arial" w:cs="Arial"/>
          <w:sz w:val="20"/>
          <w:rPrChange w:id="3443" w:author="Familia Valderrama A" w:date="2014-03-13T04:18:00Z">
            <w:rPr>
              <w:sz w:val="16"/>
              <w:szCs w:val="16"/>
            </w:rPr>
          </w:rPrChange>
        </w:rPr>
        <w:fldChar w:fldCharType="separate"/>
      </w:r>
      <w:ins w:id="3444" w:author="Estudiante" w:date="2014-04-01T16:48:00Z">
        <w:r w:rsidR="000910A8">
          <w:rPr>
            <w:rFonts w:ascii="Arial" w:hAnsi="Arial" w:cs="Arial"/>
            <w:noProof/>
            <w:sz w:val="20"/>
          </w:rPr>
          <w:t>6</w:t>
        </w:r>
      </w:ins>
      <w:ins w:id="3445" w:author="Familia Valderrama A" w:date="2014-03-13T04:17:00Z">
        <w:del w:id="3446" w:author="Estudiante" w:date="2014-04-01T16:47:00Z">
          <w:r w:rsidRPr="002956A8">
            <w:rPr>
              <w:rFonts w:ascii="Arial" w:hAnsi="Arial" w:cs="Arial"/>
              <w:noProof/>
              <w:sz w:val="20"/>
              <w:rPrChange w:id="3447" w:author="Familia Valderrama A" w:date="2014-03-13T04:18:00Z">
                <w:rPr>
                  <w:noProof/>
                  <w:sz w:val="16"/>
                  <w:szCs w:val="16"/>
                </w:rPr>
              </w:rPrChange>
            </w:rPr>
            <w:delText>6</w:delText>
          </w:r>
        </w:del>
        <w:r w:rsidRPr="002956A8">
          <w:rPr>
            <w:rFonts w:ascii="Arial" w:hAnsi="Arial" w:cs="Arial"/>
            <w:sz w:val="20"/>
            <w:rPrChange w:id="3448" w:author="Familia Valderrama A" w:date="2014-03-13T04:18:00Z">
              <w:rPr>
                <w:sz w:val="16"/>
                <w:szCs w:val="16"/>
              </w:rPr>
            </w:rPrChange>
          </w:rPr>
          <w:fldChar w:fldCharType="end"/>
        </w:r>
        <w:r w:rsidRPr="002956A8">
          <w:rPr>
            <w:rFonts w:ascii="Arial" w:hAnsi="Arial" w:cs="Arial"/>
            <w:sz w:val="20"/>
            <w:rPrChange w:id="3449" w:author="Familia Valderrama A" w:date="2014-03-13T04:18:00Z">
              <w:rPr>
                <w:sz w:val="16"/>
                <w:szCs w:val="16"/>
              </w:rPr>
            </w:rPrChange>
          </w:rPr>
          <w:t xml:space="preserve"> </w:t>
        </w:r>
      </w:ins>
      <w:ins w:id="3450" w:author="Familia Valderrama A" w:date="2014-03-13T04:18:00Z">
        <w:r w:rsidRPr="002956A8">
          <w:rPr>
            <w:rFonts w:ascii="Arial" w:hAnsi="Arial" w:cs="Arial"/>
            <w:sz w:val="20"/>
            <w:rPrChange w:id="3451" w:author="Familia Valderrama A" w:date="2014-03-13T04:18:00Z">
              <w:rPr>
                <w:sz w:val="16"/>
                <w:szCs w:val="16"/>
              </w:rPr>
            </w:rPrChange>
          </w:rPr>
          <w:t>–</w:t>
        </w:r>
      </w:ins>
      <w:ins w:id="3452" w:author="Familia Valderrama A" w:date="2014-03-13T04:17:00Z">
        <w:r w:rsidRPr="002956A8">
          <w:rPr>
            <w:rFonts w:ascii="Arial" w:hAnsi="Arial" w:cs="Arial"/>
            <w:sz w:val="20"/>
            <w:rPrChange w:id="3453" w:author="Familia Valderrama A" w:date="2014-03-13T04:18:00Z">
              <w:rPr>
                <w:sz w:val="16"/>
                <w:szCs w:val="16"/>
              </w:rPr>
            </w:rPrChange>
          </w:rPr>
          <w:t xml:space="preserve"> </w:t>
        </w:r>
      </w:ins>
      <w:ins w:id="3454" w:author="Familia Valderrama A" w:date="2014-03-13T04:18:00Z">
        <w:r w:rsidRPr="002956A8">
          <w:rPr>
            <w:rFonts w:ascii="Arial" w:hAnsi="Arial" w:cs="Arial"/>
            <w:sz w:val="20"/>
            <w:rPrChange w:id="3455" w:author="Familia Valderrama A" w:date="2014-03-13T04:18:00Z">
              <w:rPr>
                <w:sz w:val="16"/>
                <w:szCs w:val="16"/>
              </w:rPr>
            </w:rPrChange>
          </w:rPr>
          <w:t>Actividades y metas del supervisor y analista</w:t>
        </w:r>
      </w:ins>
    </w:p>
    <w:tbl>
      <w:tblPr>
        <w:tblStyle w:val="Cuadrculamedia1-nfasis1"/>
        <w:tblW w:w="0" w:type="auto"/>
        <w:tblLook w:val="04A0"/>
      </w:tblPr>
      <w:tblGrid>
        <w:gridCol w:w="4322"/>
        <w:gridCol w:w="4322"/>
      </w:tblGrid>
      <w:tr w:rsidR="00722741" w:rsidRPr="0007042C" w:rsidTr="00751A07">
        <w:trPr>
          <w:cnfStyle w:val="100000000000"/>
          <w:ins w:id="3456" w:author="Familia Valderrama A" w:date="2014-03-13T04:08:00Z"/>
        </w:trPr>
        <w:tc>
          <w:tcPr>
            <w:cnfStyle w:val="001000000000"/>
            <w:tcW w:w="4322" w:type="dxa"/>
            <w:shd w:val="clear" w:color="auto" w:fill="17365D" w:themeFill="text2" w:themeFillShade="BF"/>
          </w:tcPr>
          <w:p w:rsidR="00722741" w:rsidRDefault="00722741" w:rsidP="00751A07">
            <w:pPr>
              <w:rPr>
                <w:ins w:id="3457" w:author="Familia Valderrama A" w:date="2014-03-13T04:08:00Z"/>
                <w:rFonts w:ascii="Arial" w:hAnsi="Arial" w:cs="Arial"/>
                <w:sz w:val="28"/>
                <w:szCs w:val="24"/>
                <w:lang w:val="es-CO"/>
              </w:rPr>
            </w:pPr>
            <w:ins w:id="3458" w:author="Familia Valderrama A" w:date="2014-03-13T04:08:00Z">
              <w:r w:rsidRPr="0007042C">
                <w:rPr>
                  <w:rFonts w:ascii="Arial" w:hAnsi="Arial" w:cs="Arial"/>
                  <w:szCs w:val="24"/>
                  <w:lang w:val="es-CO"/>
                </w:rPr>
                <w:t>Actividad</w:t>
              </w:r>
            </w:ins>
          </w:p>
        </w:tc>
        <w:tc>
          <w:tcPr>
            <w:tcW w:w="4322" w:type="dxa"/>
            <w:shd w:val="clear" w:color="auto" w:fill="17365D" w:themeFill="text2" w:themeFillShade="BF"/>
          </w:tcPr>
          <w:p w:rsidR="00722741" w:rsidRDefault="00722741" w:rsidP="00751A07">
            <w:pPr>
              <w:cnfStyle w:val="100000000000"/>
              <w:rPr>
                <w:ins w:id="3459" w:author="Familia Valderrama A" w:date="2014-03-13T04:08:00Z"/>
                <w:rFonts w:ascii="Arial" w:hAnsi="Arial" w:cs="Arial"/>
                <w:sz w:val="28"/>
                <w:szCs w:val="24"/>
                <w:lang w:val="es-CO"/>
              </w:rPr>
            </w:pPr>
            <w:ins w:id="3460" w:author="Familia Valderrama A" w:date="2014-03-13T04:08:00Z">
              <w:r w:rsidRPr="0007042C">
                <w:rPr>
                  <w:rFonts w:ascii="Arial" w:hAnsi="Arial" w:cs="Arial"/>
                  <w:szCs w:val="24"/>
                  <w:lang w:val="es-CO"/>
                </w:rPr>
                <w:t>Meta</w:t>
              </w:r>
            </w:ins>
          </w:p>
        </w:tc>
      </w:tr>
      <w:tr w:rsidR="00722741" w:rsidRPr="0007042C" w:rsidTr="00751A07">
        <w:trPr>
          <w:cnfStyle w:val="000000100000"/>
          <w:ins w:id="3461" w:author="Familia Valderrama A" w:date="2014-03-13T04:08:00Z"/>
        </w:trPr>
        <w:tc>
          <w:tcPr>
            <w:cnfStyle w:val="001000000000"/>
            <w:tcW w:w="4322" w:type="dxa"/>
          </w:tcPr>
          <w:p w:rsidR="00722741" w:rsidRDefault="00722741" w:rsidP="00751A07">
            <w:pPr>
              <w:rPr>
                <w:ins w:id="3462" w:author="Familia Valderrama A" w:date="2014-03-13T04:08:00Z"/>
                <w:rFonts w:ascii="Arial" w:hAnsi="Arial" w:cs="Arial"/>
                <w:b w:val="0"/>
                <w:sz w:val="28"/>
                <w:szCs w:val="28"/>
                <w:lang w:val="es-CO"/>
              </w:rPr>
            </w:pPr>
            <w:ins w:id="3463" w:author="Familia Valderrama A" w:date="2014-03-13T04:08:00Z">
              <w:r w:rsidRPr="00244974">
                <w:rPr>
                  <w:rFonts w:ascii="Arial" w:hAnsi="Arial" w:cs="Arial"/>
                  <w:lang w:val="es-CO"/>
                </w:rPr>
                <w:t>Revisar que los documentos y el software cumpla correctamente con los estándares de calidad</w:t>
              </w:r>
            </w:ins>
          </w:p>
        </w:tc>
        <w:tc>
          <w:tcPr>
            <w:tcW w:w="4322" w:type="dxa"/>
          </w:tcPr>
          <w:p w:rsidR="008B38F0" w:rsidRDefault="00722741">
            <w:pPr>
              <w:cnfStyle w:val="000000100000"/>
              <w:rPr>
                <w:ins w:id="3464" w:author="Familia Valderrama A" w:date="2014-03-13T04:08:00Z"/>
                <w:rFonts w:ascii="Arial" w:hAnsi="Arial" w:cs="Arial"/>
                <w:b/>
                <w:bCs/>
                <w:sz w:val="28"/>
                <w:szCs w:val="28"/>
                <w:lang w:val="es-CO"/>
              </w:rPr>
              <w:pPrChange w:id="3465" w:author="Estudiante" w:date="2014-04-01T17:31:00Z">
                <w:pPr>
                  <w:keepLines/>
                  <w:pageBreakBefore/>
                  <w:numPr>
                    <w:numId w:val="6"/>
                  </w:numPr>
                  <w:spacing w:before="480" w:after="200" w:line="276" w:lineRule="auto"/>
                  <w:ind w:left="432" w:hanging="432"/>
                  <w:outlineLvl w:val="0"/>
                  <w:cnfStyle w:val="000000100000"/>
                </w:pPr>
              </w:pPrChange>
            </w:pPr>
            <w:ins w:id="3466" w:author="Familia Valderrama A" w:date="2014-03-13T04:08:00Z">
              <w:r w:rsidRPr="0007042C">
                <w:rPr>
                  <w:rFonts w:ascii="Arial" w:hAnsi="Arial" w:cs="Arial"/>
                  <w:lang w:val="es-CO"/>
                </w:rPr>
                <w:t>Garantizar la calidad de la documentación</w:t>
              </w:r>
            </w:ins>
            <w:ins w:id="3467" w:author="Estudiante" w:date="2014-04-01T17:29:00Z">
              <w:r w:rsidR="00A31FBE">
                <w:rPr>
                  <w:rFonts w:ascii="Arial" w:hAnsi="Arial" w:cs="Arial"/>
                  <w:lang w:val="es-CO"/>
                </w:rPr>
                <w:t xml:space="preserve"> según lo definido en la sección </w:t>
              </w:r>
            </w:ins>
            <w:ins w:id="3468" w:author="Estudiante" w:date="2014-04-01T17:31:00Z">
              <w:r w:rsidR="002956A8">
                <w:rPr>
                  <w:rFonts w:ascii="Arial" w:hAnsi="Arial" w:cs="Arial"/>
                  <w:lang w:val="es-CO"/>
                </w:rPr>
                <w:fldChar w:fldCharType="begin"/>
              </w:r>
              <w:r w:rsidR="00E92862">
                <w:rPr>
                  <w:rFonts w:ascii="Arial" w:hAnsi="Arial" w:cs="Arial"/>
                  <w:lang w:val="es-CO"/>
                </w:rPr>
                <w:instrText xml:space="preserve"> REF _Ref384136819 \r \h </w:instrText>
              </w:r>
            </w:ins>
            <w:r w:rsidR="002956A8">
              <w:rPr>
                <w:rFonts w:ascii="Arial" w:hAnsi="Arial" w:cs="Arial"/>
                <w:lang w:val="es-CO"/>
              </w:rPr>
            </w:r>
            <w:r w:rsidR="002956A8">
              <w:rPr>
                <w:rFonts w:ascii="Arial" w:hAnsi="Arial" w:cs="Arial"/>
                <w:lang w:val="es-CO"/>
              </w:rPr>
              <w:fldChar w:fldCharType="separate"/>
            </w:r>
            <w:ins w:id="3469" w:author="Estudiante" w:date="2014-04-01T17:31:00Z">
              <w:r w:rsidR="00E92862">
                <w:rPr>
                  <w:rFonts w:ascii="Arial" w:hAnsi="Arial" w:cs="Arial"/>
                  <w:lang w:val="es-CO"/>
                </w:rPr>
                <w:t>12.5</w:t>
              </w:r>
              <w:r w:rsidR="002956A8">
                <w:rPr>
                  <w:rFonts w:ascii="Arial" w:hAnsi="Arial" w:cs="Arial"/>
                  <w:lang w:val="es-CO"/>
                </w:rPr>
                <w:fldChar w:fldCharType="end"/>
              </w:r>
            </w:ins>
            <w:ins w:id="3470" w:author="Estudiante" w:date="2014-04-01T17:29:00Z">
              <w:r w:rsidR="00E92862">
                <w:rPr>
                  <w:rFonts w:ascii="Arial" w:hAnsi="Arial" w:cs="Arial"/>
                  <w:lang w:val="es-CO"/>
                </w:rPr>
                <w:t>. Esto con el objetivo de que los artefactos cumplan el plan de aceptaci</w:t>
              </w:r>
            </w:ins>
            <w:ins w:id="3471" w:author="Estudiante" w:date="2014-04-01T17:30:00Z">
              <w:r w:rsidR="00E92862">
                <w:rPr>
                  <w:rFonts w:ascii="Arial" w:hAnsi="Arial" w:cs="Arial"/>
                  <w:lang w:val="es-CO"/>
                </w:rPr>
                <w:t xml:space="preserve">ón (ver sección </w:t>
              </w:r>
            </w:ins>
            <w:ins w:id="3472" w:author="Estudiante" w:date="2014-04-01T17:31:00Z">
              <w:r w:rsidR="002956A8">
                <w:rPr>
                  <w:rFonts w:ascii="Arial" w:hAnsi="Arial" w:cs="Arial"/>
                  <w:lang w:val="es-CO"/>
                </w:rPr>
                <w:fldChar w:fldCharType="begin"/>
              </w:r>
              <w:r w:rsidR="00E92862">
                <w:rPr>
                  <w:rFonts w:ascii="Arial" w:hAnsi="Arial" w:cs="Arial"/>
                  <w:lang w:val="es-CO"/>
                </w:rPr>
                <w:instrText xml:space="preserve"> REF _Ref382262050 \r \h </w:instrText>
              </w:r>
            </w:ins>
            <w:r w:rsidR="002956A8">
              <w:rPr>
                <w:rFonts w:ascii="Arial" w:hAnsi="Arial" w:cs="Arial"/>
                <w:lang w:val="es-CO"/>
              </w:rPr>
            </w:r>
            <w:r w:rsidR="002956A8">
              <w:rPr>
                <w:rFonts w:ascii="Arial" w:hAnsi="Arial" w:cs="Arial"/>
                <w:lang w:val="es-CO"/>
              </w:rPr>
              <w:fldChar w:fldCharType="separate"/>
            </w:r>
            <w:ins w:id="3473" w:author="Estudiante" w:date="2014-04-01T17:31:00Z">
              <w:r w:rsidR="00E92862">
                <w:rPr>
                  <w:rFonts w:ascii="Arial" w:hAnsi="Arial" w:cs="Arial"/>
                  <w:lang w:val="es-CO"/>
                </w:rPr>
                <w:t>8.3</w:t>
              </w:r>
              <w:r w:rsidR="002956A8">
                <w:rPr>
                  <w:rFonts w:ascii="Arial" w:hAnsi="Arial" w:cs="Arial"/>
                  <w:lang w:val="es-CO"/>
                </w:rPr>
                <w:fldChar w:fldCharType="end"/>
              </w:r>
            </w:ins>
            <w:ins w:id="3474" w:author="Estudiante" w:date="2014-04-01T17:30:00Z">
              <w:r w:rsidR="00E92862">
                <w:rPr>
                  <w:rFonts w:ascii="Arial" w:hAnsi="Arial" w:cs="Arial"/>
                  <w:lang w:val="es-CO"/>
                </w:rPr>
                <w:t>).</w:t>
              </w:r>
            </w:ins>
            <w:ins w:id="3475" w:author="Familia Valderrama A" w:date="2014-03-13T04:08:00Z">
              <w:del w:id="3476" w:author="Estudiante" w:date="2014-04-01T17:29:00Z">
                <w:r w:rsidRPr="0007042C" w:rsidDel="00A31FBE">
                  <w:rPr>
                    <w:rFonts w:ascii="Arial" w:hAnsi="Arial" w:cs="Arial"/>
                    <w:lang w:val="es-CO"/>
                  </w:rPr>
                  <w:delText xml:space="preserve"> basa</w:delText>
                </w:r>
              </w:del>
              <w:del w:id="3477" w:author="Estudiante" w:date="2014-04-01T17:28:00Z">
                <w:r w:rsidRPr="0007042C" w:rsidDel="00A31FBE">
                  <w:rPr>
                    <w:rFonts w:ascii="Arial" w:hAnsi="Arial" w:cs="Arial"/>
                    <w:lang w:val="es-CO"/>
                  </w:rPr>
                  <w:delText xml:space="preserve">dos en los </w:delText>
                </w:r>
                <w:commentRangeStart w:id="3478"/>
                <w:r w:rsidRPr="0007042C" w:rsidDel="00A31FBE">
                  <w:rPr>
                    <w:rFonts w:ascii="Arial" w:hAnsi="Arial" w:cs="Arial"/>
                    <w:lang w:val="es-CO"/>
                  </w:rPr>
                  <w:delText>estándares utilizados</w:delText>
                </w:r>
              </w:del>
            </w:ins>
            <w:commentRangeEnd w:id="3478"/>
            <w:del w:id="3479" w:author="Estudiante" w:date="2014-04-01T17:28:00Z">
              <w:r w:rsidR="00E333D6" w:rsidDel="00A31FBE">
                <w:rPr>
                  <w:rStyle w:val="Refdecomentario"/>
                </w:rPr>
                <w:commentReference w:id="3478"/>
              </w:r>
            </w:del>
          </w:p>
        </w:tc>
      </w:tr>
      <w:tr w:rsidR="00722741" w:rsidRPr="0007042C" w:rsidTr="00751A07">
        <w:trPr>
          <w:ins w:id="3480" w:author="Familia Valderrama A" w:date="2014-03-13T04:08:00Z"/>
        </w:trPr>
        <w:tc>
          <w:tcPr>
            <w:cnfStyle w:val="001000000000"/>
            <w:tcW w:w="4322" w:type="dxa"/>
          </w:tcPr>
          <w:p w:rsidR="00722741" w:rsidRDefault="00722741" w:rsidP="00751A07">
            <w:pPr>
              <w:rPr>
                <w:ins w:id="3481" w:author="Familia Valderrama A" w:date="2014-03-13T04:08:00Z"/>
                <w:rFonts w:ascii="Arial" w:hAnsi="Arial" w:cs="Arial"/>
                <w:b w:val="0"/>
                <w:sz w:val="28"/>
                <w:szCs w:val="28"/>
                <w:lang w:val="es-CO"/>
              </w:rPr>
            </w:pPr>
            <w:ins w:id="3482" w:author="Familia Valderrama A" w:date="2014-03-13T04:08:00Z">
              <w:r w:rsidRPr="00244974">
                <w:rPr>
                  <w:rFonts w:ascii="Arial" w:hAnsi="Arial" w:cs="Arial"/>
                  <w:lang w:val="es-CO"/>
                </w:rPr>
                <w:t>Revisar que la arquitectura sea coherente y cohesiva con el respectivo desarrollo</w:t>
              </w:r>
            </w:ins>
          </w:p>
        </w:tc>
        <w:tc>
          <w:tcPr>
            <w:tcW w:w="4322" w:type="dxa"/>
          </w:tcPr>
          <w:p w:rsidR="00722741" w:rsidRDefault="00722741" w:rsidP="00751A07">
            <w:pPr>
              <w:cnfStyle w:val="000000000000"/>
              <w:rPr>
                <w:ins w:id="3483" w:author="Familia Valderrama A" w:date="2014-03-13T04:08:00Z"/>
                <w:rFonts w:ascii="Arial" w:hAnsi="Arial" w:cs="Arial"/>
                <w:b/>
                <w:bCs/>
                <w:sz w:val="28"/>
                <w:szCs w:val="28"/>
                <w:lang w:val="es-CO"/>
              </w:rPr>
            </w:pPr>
            <w:ins w:id="3484" w:author="Familia Valderrama A" w:date="2014-03-13T04:08:00Z">
              <w:r w:rsidRPr="0007042C">
                <w:rPr>
                  <w:rFonts w:ascii="Arial" w:hAnsi="Arial" w:cs="Arial"/>
                  <w:lang w:val="es-CO"/>
                </w:rPr>
                <w:t>Lograr un proceso de diseño correcto con el respectivo software</w:t>
              </w:r>
            </w:ins>
          </w:p>
        </w:tc>
      </w:tr>
      <w:tr w:rsidR="00722741" w:rsidRPr="0007042C" w:rsidTr="00751A07">
        <w:trPr>
          <w:cnfStyle w:val="000000100000"/>
          <w:ins w:id="3485" w:author="Familia Valderrama A" w:date="2014-03-13T04:08:00Z"/>
        </w:trPr>
        <w:tc>
          <w:tcPr>
            <w:cnfStyle w:val="001000000000"/>
            <w:tcW w:w="4322" w:type="dxa"/>
          </w:tcPr>
          <w:p w:rsidR="00722741" w:rsidRDefault="00722741" w:rsidP="00751A07">
            <w:pPr>
              <w:rPr>
                <w:ins w:id="3486" w:author="Familia Valderrama A" w:date="2014-03-13T04:08:00Z"/>
                <w:rFonts w:ascii="Arial" w:hAnsi="Arial" w:cs="Arial"/>
                <w:b w:val="0"/>
                <w:sz w:val="28"/>
                <w:szCs w:val="28"/>
                <w:lang w:val="es-CO"/>
              </w:rPr>
            </w:pPr>
            <w:ins w:id="3487" w:author="Familia Valderrama A" w:date="2014-03-13T04:08:00Z">
              <w:r w:rsidRPr="00244974">
                <w:rPr>
                  <w:rFonts w:ascii="Arial" w:hAnsi="Arial" w:cs="Arial"/>
                  <w:lang w:val="es-CO"/>
                </w:rPr>
                <w:t>Definir correctamente la configuración general de todos los artefactos necesarios para el proyecto</w:t>
              </w:r>
            </w:ins>
          </w:p>
        </w:tc>
        <w:tc>
          <w:tcPr>
            <w:tcW w:w="4322" w:type="dxa"/>
          </w:tcPr>
          <w:p w:rsidR="00722741" w:rsidRDefault="00722741" w:rsidP="00751A07">
            <w:pPr>
              <w:cnfStyle w:val="000000100000"/>
              <w:rPr>
                <w:ins w:id="3488" w:author="Familia Valderrama A" w:date="2014-03-13T04:08:00Z"/>
                <w:rFonts w:ascii="Arial" w:hAnsi="Arial" w:cs="Arial"/>
                <w:b/>
                <w:bCs/>
                <w:sz w:val="28"/>
                <w:szCs w:val="28"/>
                <w:lang w:val="es-CO"/>
              </w:rPr>
            </w:pPr>
            <w:ins w:id="3489" w:author="Familia Valderrama A" w:date="2014-03-13T04:08:00Z">
              <w:r w:rsidRPr="0007042C">
                <w:rPr>
                  <w:rFonts w:ascii="Arial" w:hAnsi="Arial" w:cs="Arial"/>
                  <w:lang w:val="es-CO"/>
                </w:rPr>
                <w:t>Facilitar el desarrollo y diseño del software</w:t>
              </w:r>
            </w:ins>
          </w:p>
        </w:tc>
      </w:tr>
      <w:tr w:rsidR="00722741" w:rsidRPr="0007042C" w:rsidTr="00751A07">
        <w:trPr>
          <w:ins w:id="3490" w:author="Familia Valderrama A" w:date="2014-03-13T04:08:00Z"/>
        </w:trPr>
        <w:tc>
          <w:tcPr>
            <w:cnfStyle w:val="001000000000"/>
            <w:tcW w:w="4322" w:type="dxa"/>
          </w:tcPr>
          <w:p w:rsidR="00722741" w:rsidRDefault="00722741" w:rsidP="00751A07">
            <w:pPr>
              <w:rPr>
                <w:ins w:id="3491" w:author="Familia Valderrama A" w:date="2014-03-13T04:08:00Z"/>
                <w:rFonts w:ascii="Arial" w:hAnsi="Arial" w:cs="Arial"/>
                <w:b w:val="0"/>
                <w:sz w:val="28"/>
                <w:szCs w:val="28"/>
                <w:lang w:val="es-CO"/>
              </w:rPr>
            </w:pPr>
            <w:ins w:id="3492" w:author="Familia Valderrama A" w:date="2014-03-13T04:08:00Z">
              <w:r w:rsidRPr="00244974">
                <w:rPr>
                  <w:rFonts w:ascii="Arial" w:hAnsi="Arial" w:cs="Arial"/>
                  <w:lang w:val="es-CO"/>
                </w:rPr>
                <w:t>Verificar si los requerimientos son adecuados</w:t>
              </w:r>
            </w:ins>
          </w:p>
        </w:tc>
        <w:tc>
          <w:tcPr>
            <w:tcW w:w="4322" w:type="dxa"/>
          </w:tcPr>
          <w:p w:rsidR="00722741" w:rsidRDefault="00722741" w:rsidP="00751A07">
            <w:pPr>
              <w:cnfStyle w:val="000000000000"/>
              <w:rPr>
                <w:ins w:id="3493" w:author="Familia Valderrama A" w:date="2014-03-13T04:08:00Z"/>
                <w:rFonts w:ascii="Arial" w:hAnsi="Arial" w:cs="Arial"/>
                <w:b/>
                <w:bCs/>
                <w:sz w:val="28"/>
                <w:szCs w:val="28"/>
                <w:lang w:val="es-CO"/>
              </w:rPr>
            </w:pPr>
            <w:ins w:id="3494" w:author="Familia Valderrama A" w:date="2014-03-13T04:08:00Z">
              <w:r w:rsidRPr="0007042C">
                <w:rPr>
                  <w:rFonts w:ascii="Arial" w:hAnsi="Arial" w:cs="Arial"/>
                  <w:lang w:val="es-CO"/>
                </w:rPr>
                <w:t>Evitar errores en el diseño/construcción del sistema de manera temprana</w:t>
              </w:r>
            </w:ins>
          </w:p>
        </w:tc>
      </w:tr>
    </w:tbl>
    <w:p w:rsidR="008B38F0" w:rsidRDefault="008B38F0">
      <w:pPr>
        <w:keepNext w:val="0"/>
        <w:suppressAutoHyphens w:val="0"/>
        <w:jc w:val="left"/>
        <w:rPr>
          <w:ins w:id="3495" w:author="Familia Valderrama A" w:date="2014-03-13T04:09:00Z"/>
          <w:rFonts w:ascii="Arial" w:hAnsi="Arial" w:cs="Arial"/>
          <w:b/>
          <w:lang w:val="es-CO"/>
        </w:rPr>
        <w:pPrChange w:id="3496" w:author="Familia Valderrama A" w:date="2014-03-13T04:07:00Z">
          <w:pPr>
            <w:pStyle w:val="Epgrafe"/>
          </w:pPr>
        </w:pPrChange>
      </w:pPr>
    </w:p>
    <w:p w:rsidR="00FB7BEA" w:rsidRDefault="00FB7BEA" w:rsidP="00FB7BEA">
      <w:pPr>
        <w:rPr>
          <w:ins w:id="3497" w:author="Familia Valderrama A" w:date="2014-03-13T04:09:00Z"/>
          <w:rFonts w:ascii="Arial" w:hAnsi="Arial" w:cs="Arial"/>
          <w:szCs w:val="24"/>
          <w:lang w:val="es-CO"/>
        </w:rPr>
      </w:pPr>
      <w:ins w:id="3498" w:author="Familia Valderrama A" w:date="2014-03-13T04:09:00Z">
        <w:r w:rsidRPr="0007042C">
          <w:rPr>
            <w:rFonts w:ascii="Arial" w:hAnsi="Arial" w:cs="Arial"/>
            <w:szCs w:val="24"/>
            <w:lang w:val="es-CO"/>
          </w:rPr>
          <w:t>El supervisor y analista es el encargado de buscar las necesidades del cliente, así como lo que espera del proyecto, mediante reuniones con este, de modo que defina posteriormente los requisitos del proyecto, primero los de usuario y luego los de software.</w:t>
        </w:r>
      </w:ins>
    </w:p>
    <w:p w:rsidR="00FB7BEA" w:rsidRDefault="00FB7BEA" w:rsidP="00FB7BEA">
      <w:pPr>
        <w:rPr>
          <w:ins w:id="3499" w:author="Familia Valderrama A" w:date="2014-03-13T04:09:00Z"/>
          <w:rFonts w:ascii="Arial" w:hAnsi="Arial" w:cs="Arial"/>
          <w:szCs w:val="24"/>
          <w:lang w:val="es-CO"/>
        </w:rPr>
      </w:pPr>
      <w:ins w:id="3500" w:author="Familia Valderrama A" w:date="2014-03-13T04:09:00Z">
        <w:r w:rsidRPr="0007042C">
          <w:rPr>
            <w:rFonts w:ascii="Arial" w:hAnsi="Arial" w:cs="Arial"/>
            <w:szCs w:val="24"/>
            <w:lang w:val="es-CO"/>
          </w:rPr>
          <w:t>Además tendrá(n) la responsabilidad de revisar si la documentación y el software son de la calidad esperada por el cliente.</w:t>
        </w:r>
      </w:ins>
    </w:p>
    <w:p w:rsidR="00FB7BEA" w:rsidRDefault="00FB7BEA" w:rsidP="00FB7BEA">
      <w:pPr>
        <w:rPr>
          <w:ins w:id="3501" w:author="Familia Valderrama A" w:date="2014-03-13T04:09:00Z"/>
          <w:rFonts w:ascii="Arial" w:hAnsi="Arial" w:cs="Arial"/>
          <w:szCs w:val="24"/>
          <w:lang w:val="es-CO"/>
        </w:rPr>
      </w:pPr>
      <w:ins w:id="3502" w:author="Familia Valderrama A" w:date="2014-03-13T04:09:00Z">
        <w:r w:rsidRPr="0007042C">
          <w:rPr>
            <w:rFonts w:ascii="Arial" w:hAnsi="Arial" w:cs="Arial"/>
            <w:szCs w:val="24"/>
            <w:lang w:val="es-CO"/>
          </w:rPr>
          <w:t>También actuar</w:t>
        </w:r>
        <w:r>
          <w:rPr>
            <w:rFonts w:ascii="Arial" w:hAnsi="Arial" w:cs="Arial"/>
            <w:szCs w:val="24"/>
            <w:lang w:val="es-CO"/>
          </w:rPr>
          <w:t>á</w:t>
        </w:r>
        <w:r w:rsidRPr="0007042C">
          <w:rPr>
            <w:rFonts w:ascii="Arial" w:hAnsi="Arial" w:cs="Arial"/>
            <w:szCs w:val="24"/>
            <w:lang w:val="es-CO"/>
          </w:rPr>
          <w:t xml:space="preserve"> como puente entre el área de diseño y desarrollo – por lo cual no solo será una persona en este proyecto en particular- de modo que deberá mantener constante comunicación con las dos áreas  para informar errores, dudas o sugerencias de un área hacia otra.</w:t>
        </w:r>
      </w:ins>
    </w:p>
    <w:p w:rsidR="00FB7BEA" w:rsidRPr="00FB7BEA" w:rsidRDefault="00FB7BEA" w:rsidP="00FB7BEA">
      <w:pPr>
        <w:rPr>
          <w:ins w:id="3503" w:author="Familia Valderrama A" w:date="2014-03-13T04:09:00Z"/>
          <w:rFonts w:ascii="Arial" w:hAnsi="Arial" w:cs="Arial"/>
          <w:b/>
          <w:i/>
          <w:szCs w:val="24"/>
          <w:lang w:val="es-CO"/>
        </w:rPr>
      </w:pPr>
      <w:ins w:id="3504" w:author="Familia Valderrama A" w:date="2014-03-13T04:09:00Z">
        <w:r w:rsidRPr="00FB7BEA">
          <w:rPr>
            <w:rFonts w:ascii="Arial" w:hAnsi="Arial" w:cs="Arial"/>
            <w:b/>
            <w:i/>
            <w:szCs w:val="24"/>
            <w:lang w:val="es-CO"/>
          </w:rPr>
          <w:t>Relación con otros roles:</w:t>
        </w:r>
      </w:ins>
    </w:p>
    <w:p w:rsidR="00FB7BEA" w:rsidRDefault="00FB7BEA" w:rsidP="00FB7BEA">
      <w:pPr>
        <w:rPr>
          <w:ins w:id="3505" w:author="Familia Valderrama A" w:date="2014-03-13T04:09:00Z"/>
          <w:rFonts w:ascii="Arial" w:hAnsi="Arial" w:cs="Arial"/>
          <w:szCs w:val="24"/>
          <w:lang w:val="es-CO"/>
        </w:rPr>
      </w:pPr>
      <w:ins w:id="3506" w:author="Familia Valderrama A" w:date="2014-03-13T04:09:00Z">
        <w:r w:rsidRPr="0007042C">
          <w:rPr>
            <w:rFonts w:ascii="Arial" w:hAnsi="Arial" w:cs="Arial"/>
            <w:szCs w:val="24"/>
            <w:lang w:val="es-CO"/>
          </w:rPr>
          <w:t xml:space="preserve">Jefe de desarrollo: Recibirá dudas, problemas, sugerencias surgidas en el proceso de desarrollo, en cuanto a diseño se trata, buscando además que el código desarrollado sea coherente a el diseño generado por el área de planeación y arquitectura. </w:t>
        </w:r>
      </w:ins>
    </w:p>
    <w:p w:rsidR="00FB7BEA" w:rsidRPr="005B242D" w:rsidRDefault="00FB7BEA" w:rsidP="00FB7BEA">
      <w:pPr>
        <w:rPr>
          <w:ins w:id="3507" w:author="Familia Valderrama A" w:date="2014-03-13T04:09:00Z"/>
          <w:rFonts w:ascii="Arial" w:hAnsi="Arial" w:cs="Arial"/>
          <w:szCs w:val="24"/>
          <w:lang w:val="es-CO"/>
        </w:rPr>
      </w:pPr>
      <w:ins w:id="3508" w:author="Familia Valderrama A" w:date="2014-03-13T04:09:00Z">
        <w:r w:rsidRPr="0007042C">
          <w:rPr>
            <w:rFonts w:ascii="Arial" w:hAnsi="Arial" w:cs="Arial"/>
            <w:szCs w:val="24"/>
            <w:lang w:val="es-CO"/>
          </w:rPr>
          <w:t>Jefe de Arquitectura y planeación: Informara inquietudes en cuanto al diseño por parte de los programadores al área de arquitectura, así como deberá comunicar y ayudar a los arquitectos en la comprensión de los requerimientos.</w:t>
        </w:r>
      </w:ins>
    </w:p>
    <w:p w:rsidR="008B38F0" w:rsidRDefault="00C52D0D">
      <w:pPr>
        <w:keepNext w:val="0"/>
        <w:suppressAutoHyphens w:val="0"/>
        <w:jc w:val="left"/>
        <w:rPr>
          <w:del w:id="3509" w:author="Familia Valderrama A" w:date="2014-03-13T04:07:00Z"/>
          <w:rFonts w:ascii="Arial" w:hAnsi="Arial" w:cs="Arial"/>
          <w:b/>
          <w:szCs w:val="24"/>
          <w:lang w:val="es-CO"/>
          <w:rPrChange w:id="3510" w:author="Familia Valderrama A" w:date="2014-03-13T03:37:00Z">
            <w:rPr>
              <w:del w:id="3511" w:author="Familia Valderrama A" w:date="2014-03-13T04:07:00Z"/>
              <w:rFonts w:ascii="Arial" w:hAnsi="Arial" w:cs="Arial"/>
              <w:szCs w:val="24"/>
              <w:lang w:val="es-CO"/>
            </w:rPr>
          </w:rPrChange>
        </w:rPr>
        <w:pPrChange w:id="3512" w:author="Familia Valderrama A" w:date="2014-03-13T03:37:00Z">
          <w:pPr/>
        </w:pPrChange>
      </w:pPr>
      <w:del w:id="3513" w:author="Familia Valderrama A" w:date="2014-03-13T04:07:00Z">
        <w:r w:rsidRPr="0007042C" w:rsidDel="00722741">
          <w:rPr>
            <w:rFonts w:ascii="Arial" w:hAnsi="Arial" w:cs="Arial"/>
            <w:b/>
            <w:szCs w:val="24"/>
            <w:lang w:val="es-CO"/>
          </w:rPr>
          <w:delText>a</w:delText>
        </w:r>
      </w:del>
    </w:p>
    <w:p w:rsidR="008B38F0" w:rsidRDefault="00B615FE">
      <w:pPr>
        <w:keepNext w:val="0"/>
        <w:suppressAutoHyphens w:val="0"/>
        <w:jc w:val="left"/>
        <w:rPr>
          <w:del w:id="3514" w:author="Familia Valderrama A" w:date="2014-03-13T04:09:00Z"/>
        </w:rPr>
        <w:pPrChange w:id="3515" w:author="Familia Valderrama A" w:date="2014-03-13T04:07:00Z">
          <w:pPr>
            <w:pStyle w:val="Epgrafe"/>
          </w:pPr>
        </w:pPrChange>
      </w:pPr>
      <w:del w:id="3516" w:author="Familia Valderrama A" w:date="2014-03-13T04:07:00Z">
        <w:r w:rsidDel="00722741">
          <w:delText xml:space="preserve">Tabla </w:delText>
        </w:r>
      </w:del>
      <w:del w:id="3517" w:author="Familia Valderrama A" w:date="2014-03-13T03:58:00Z">
        <w:r w:rsidR="002956A8" w:rsidDel="00341DDB">
          <w:fldChar w:fldCharType="begin"/>
        </w:r>
        <w:r w:rsidR="00047748" w:rsidDel="00341DDB">
          <w:delInstrText xml:space="preserve"> STYLEREF 1 \s </w:delInstrText>
        </w:r>
        <w:r w:rsidR="002956A8" w:rsidDel="00341DDB">
          <w:fldChar w:fldCharType="separate"/>
        </w:r>
        <w:r w:rsidR="00047748" w:rsidDel="00341DDB">
          <w:rPr>
            <w:noProof/>
          </w:rPr>
          <w:delText>8</w:delText>
        </w:r>
        <w:r w:rsidR="002956A8" w:rsidDel="00341DDB">
          <w:fldChar w:fldCharType="end"/>
        </w:r>
        <w:r w:rsidR="00047748" w:rsidDel="00341DDB">
          <w:delText>.</w:delText>
        </w:r>
        <w:r w:rsidR="002956A8" w:rsidDel="00341DDB">
          <w:fldChar w:fldCharType="begin"/>
        </w:r>
        <w:r w:rsidR="00047748" w:rsidDel="00341DDB">
          <w:delInstrText xml:space="preserve"> SEQ Tabla \* ARABIC \s 1 </w:delInstrText>
        </w:r>
        <w:r w:rsidR="002956A8" w:rsidDel="00341DDB">
          <w:fldChar w:fldCharType="separate"/>
        </w:r>
        <w:r w:rsidR="00047748" w:rsidDel="00341DDB">
          <w:rPr>
            <w:noProof/>
          </w:rPr>
          <w:delText>6</w:delText>
        </w:r>
        <w:r w:rsidR="002956A8" w:rsidDel="00341DDB">
          <w:fldChar w:fldCharType="end"/>
        </w:r>
      </w:del>
      <w:del w:id="3518" w:author="Familia Valderrama A" w:date="2014-03-13T04:07:00Z">
        <w:r w:rsidDel="00722741">
          <w:delText xml:space="preserve"> - </w:delText>
        </w:r>
        <w:r w:rsidRPr="00977346" w:rsidDel="00722741">
          <w:delText xml:space="preserve">Actividades y metas del </w:delText>
        </w:r>
        <w:r w:rsidDel="00722741">
          <w:delText>Supervisor y Analista</w:delText>
        </w:r>
      </w:del>
    </w:p>
    <w:p w:rsidR="008B38F0" w:rsidRDefault="008B38F0">
      <w:pPr>
        <w:keepNext w:val="0"/>
        <w:suppressAutoHyphens w:val="0"/>
        <w:jc w:val="left"/>
        <w:rPr>
          <w:del w:id="3519" w:author="Familia Valderrama A" w:date="2014-03-13T04:08:00Z"/>
          <w:rFonts w:ascii="Arial" w:hAnsi="Arial" w:cs="Arial"/>
          <w:szCs w:val="24"/>
          <w:rPrChange w:id="3520" w:author="Familia Valderrama A" w:date="2014-03-13T03:37:00Z">
            <w:rPr>
              <w:del w:id="3521" w:author="Familia Valderrama A" w:date="2014-03-13T04:08:00Z"/>
              <w:rFonts w:ascii="Arial" w:hAnsi="Arial" w:cs="Arial"/>
              <w:szCs w:val="24"/>
              <w:lang w:val="es-CO"/>
            </w:rPr>
          </w:rPrChange>
        </w:rPr>
        <w:pPrChange w:id="3522" w:author="Familia Valderrama A" w:date="2014-03-13T04:09:00Z">
          <w:pPr/>
        </w:pPrChange>
      </w:pPr>
    </w:p>
    <w:p w:rsidR="00380229" w:rsidDel="00FB7BEA" w:rsidRDefault="00C52D0D">
      <w:pPr>
        <w:rPr>
          <w:del w:id="3523" w:author="Familia Valderrama A" w:date="2014-03-13T04:09:00Z"/>
          <w:rFonts w:ascii="Arial" w:hAnsi="Arial" w:cs="Arial"/>
          <w:szCs w:val="24"/>
          <w:lang w:val="es-CO"/>
        </w:rPr>
      </w:pPr>
      <w:del w:id="3524" w:author="Familia Valderrama A" w:date="2014-03-13T04:09:00Z">
        <w:r w:rsidRPr="0007042C" w:rsidDel="00FB7BEA">
          <w:rPr>
            <w:rFonts w:ascii="Arial" w:hAnsi="Arial" w:cs="Arial"/>
            <w:szCs w:val="24"/>
            <w:lang w:val="es-CO"/>
          </w:rPr>
          <w:delText>El supervisor y analista es el encargado de buscar las necesidades del cliente, así como lo que espera del proyecto, mediante reuniones con este, de modo que defina posteriormente los requisitos del proyecto, primero los de usuario y luego los de software.</w:delText>
        </w:r>
      </w:del>
    </w:p>
    <w:p w:rsidR="00380229" w:rsidDel="00FB7BEA" w:rsidRDefault="00C52D0D">
      <w:pPr>
        <w:rPr>
          <w:del w:id="3525" w:author="Familia Valderrama A" w:date="2014-03-13T04:09:00Z"/>
          <w:rFonts w:ascii="Arial" w:hAnsi="Arial" w:cs="Arial"/>
          <w:szCs w:val="24"/>
          <w:lang w:val="es-CO"/>
        </w:rPr>
      </w:pPr>
      <w:del w:id="3526" w:author="Familia Valderrama A" w:date="2014-03-13T04:09:00Z">
        <w:r w:rsidRPr="0007042C" w:rsidDel="00FB7BEA">
          <w:rPr>
            <w:rFonts w:ascii="Arial" w:hAnsi="Arial" w:cs="Arial"/>
            <w:szCs w:val="24"/>
            <w:lang w:val="es-CO"/>
          </w:rPr>
          <w:delText>Además tendrá(n) la responsabilidad de revisar si la documentación y el software son de la calidad esperada por el cliente.</w:delText>
        </w:r>
      </w:del>
    </w:p>
    <w:p w:rsidR="00380229" w:rsidDel="00FB7BEA" w:rsidRDefault="00C52D0D">
      <w:pPr>
        <w:rPr>
          <w:del w:id="3527" w:author="Familia Valderrama A" w:date="2014-03-13T04:09:00Z"/>
          <w:rFonts w:ascii="Arial" w:hAnsi="Arial" w:cs="Arial"/>
          <w:szCs w:val="24"/>
          <w:lang w:val="es-CO"/>
        </w:rPr>
      </w:pPr>
      <w:del w:id="3528" w:author="Familia Valderrama A" w:date="2014-03-13T04:09:00Z">
        <w:r w:rsidRPr="0007042C" w:rsidDel="00FB7BEA">
          <w:rPr>
            <w:rFonts w:ascii="Arial" w:hAnsi="Arial" w:cs="Arial"/>
            <w:szCs w:val="24"/>
            <w:lang w:val="es-CO"/>
          </w:rPr>
          <w:delText>También actuar</w:delText>
        </w:r>
      </w:del>
      <w:ins w:id="3529" w:author="Sergio" w:date="2014-03-13T00:30:00Z">
        <w:del w:id="3530" w:author="Familia Valderrama A" w:date="2014-03-13T04:09:00Z">
          <w:r w:rsidR="0079686C" w:rsidDel="00FB7BEA">
            <w:rPr>
              <w:rFonts w:ascii="Arial" w:hAnsi="Arial" w:cs="Arial"/>
              <w:szCs w:val="24"/>
              <w:lang w:val="es-CO"/>
            </w:rPr>
            <w:delText>á</w:delText>
          </w:r>
        </w:del>
      </w:ins>
      <w:del w:id="3531" w:author="Familia Valderrama A" w:date="2014-03-13T04:09:00Z">
        <w:r w:rsidRPr="0007042C" w:rsidDel="00FB7BEA">
          <w:rPr>
            <w:rFonts w:ascii="Arial" w:hAnsi="Arial" w:cs="Arial"/>
            <w:szCs w:val="24"/>
            <w:lang w:val="es-CO"/>
          </w:rPr>
          <w:delText>a como puente entre el área de diseño y desarrollo – por lo cual no solo será una persona en este proyecto en particular- de modo que deberá mantener constante comunicación con las dos áreas  para informar errores, dudas o sugerencias de un área hacia otra.</w:delText>
        </w:r>
      </w:del>
    </w:p>
    <w:p w:rsidR="00380229" w:rsidRPr="00FB7BEA" w:rsidDel="00FB7BEA" w:rsidRDefault="002956A8">
      <w:pPr>
        <w:rPr>
          <w:del w:id="3532" w:author="Familia Valderrama A" w:date="2014-03-13T04:09:00Z"/>
          <w:rFonts w:ascii="Arial" w:hAnsi="Arial" w:cs="Arial"/>
          <w:b/>
          <w:i/>
          <w:szCs w:val="24"/>
          <w:lang w:val="es-CO"/>
          <w:rPrChange w:id="3533" w:author="Familia Valderrama A" w:date="2014-03-13T04:09:00Z">
            <w:rPr>
              <w:del w:id="3534" w:author="Familia Valderrama A" w:date="2014-03-13T04:09:00Z"/>
              <w:rFonts w:ascii="Arial" w:hAnsi="Arial" w:cs="Arial"/>
              <w:szCs w:val="24"/>
              <w:lang w:val="es-CO"/>
            </w:rPr>
          </w:rPrChange>
        </w:rPr>
      </w:pPr>
      <w:del w:id="3535" w:author="Familia Valderrama A" w:date="2014-03-13T04:09:00Z">
        <w:r w:rsidRPr="002956A8">
          <w:rPr>
            <w:rFonts w:ascii="Arial" w:hAnsi="Arial" w:cs="Arial"/>
            <w:b/>
            <w:i/>
            <w:szCs w:val="24"/>
            <w:lang w:val="es-CO"/>
            <w:rPrChange w:id="3536" w:author="Familia Valderrama A" w:date="2014-03-13T04:09:00Z">
              <w:rPr>
                <w:rFonts w:ascii="Arial" w:hAnsi="Arial" w:cs="Arial"/>
                <w:sz w:val="16"/>
                <w:szCs w:val="24"/>
                <w:lang w:val="es-CO"/>
              </w:rPr>
            </w:rPrChange>
          </w:rPr>
          <w:delText>Relación con otros roles:</w:delText>
        </w:r>
      </w:del>
    </w:p>
    <w:p w:rsidR="00380229" w:rsidDel="00FB7BEA" w:rsidRDefault="00C52D0D">
      <w:pPr>
        <w:rPr>
          <w:del w:id="3537" w:author="Familia Valderrama A" w:date="2014-03-13T04:09:00Z"/>
          <w:rFonts w:ascii="Arial" w:hAnsi="Arial" w:cs="Arial"/>
          <w:szCs w:val="24"/>
          <w:lang w:val="es-CO"/>
        </w:rPr>
      </w:pPr>
      <w:del w:id="3538" w:author="Familia Valderrama A" w:date="2014-03-13T04:09:00Z">
        <w:r w:rsidRPr="0007042C" w:rsidDel="00FB7BEA">
          <w:rPr>
            <w:rFonts w:ascii="Arial" w:hAnsi="Arial" w:cs="Arial"/>
            <w:szCs w:val="24"/>
            <w:lang w:val="es-CO"/>
          </w:rPr>
          <w:delText xml:space="preserve">Jefe de desarrollo: Recibirá dudas, problemas, sugerencias surgidas en el proceso de desarrollo, en cuanto a diseño se trata, buscando además que el código desarrollado sea coherente a el diseño generado por el área de planeación y arquitectura. </w:delText>
        </w:r>
      </w:del>
    </w:p>
    <w:p w:rsidR="0079686C" w:rsidRPr="005B242D" w:rsidDel="00FB7BEA" w:rsidRDefault="002B4977">
      <w:pPr>
        <w:rPr>
          <w:del w:id="3539" w:author="Familia Valderrama A" w:date="2014-03-13T04:09:00Z"/>
          <w:rFonts w:ascii="Arial" w:hAnsi="Arial" w:cs="Arial"/>
          <w:szCs w:val="24"/>
          <w:lang w:val="es-CO"/>
          <w:rPrChange w:id="3540" w:author="Sergio" w:date="2014-03-13T00:33:00Z">
            <w:rPr>
              <w:del w:id="3541" w:author="Familia Valderrama A" w:date="2014-03-13T04:09:00Z"/>
              <w:rFonts w:ascii="Arial" w:hAnsi="Arial" w:cs="Arial"/>
              <w:b/>
              <w:szCs w:val="24"/>
              <w:lang w:val="es-CO"/>
            </w:rPr>
          </w:rPrChange>
        </w:rPr>
      </w:pPr>
      <w:del w:id="3542" w:author="Familia Valderrama A" w:date="2014-03-13T04:09:00Z">
        <w:r w:rsidRPr="0007042C" w:rsidDel="00FB7BEA">
          <w:rPr>
            <w:rFonts w:ascii="Arial" w:hAnsi="Arial" w:cs="Arial"/>
            <w:szCs w:val="24"/>
            <w:lang w:val="es-CO"/>
          </w:rPr>
          <w:delText>Jefe de Arquitectura y planeación: Informara inquietudes en cuanto al diseño por parte de los programadores al área de arquitectura, así como deberá comunicar y ayudar a los arquitectos en la comprensión de los requerimientos.</w:delText>
        </w:r>
      </w:del>
    </w:p>
    <w:p w:rsidR="00FB7BEA" w:rsidRDefault="00FB7BEA">
      <w:pPr>
        <w:keepNext w:val="0"/>
        <w:suppressAutoHyphens w:val="0"/>
        <w:jc w:val="left"/>
        <w:rPr>
          <w:ins w:id="3543" w:author="Familia Valderrama A" w:date="2014-03-13T04:09:00Z"/>
          <w:rFonts w:ascii="Arial" w:hAnsi="Arial" w:cs="Arial"/>
          <w:b/>
          <w:szCs w:val="24"/>
          <w:lang w:val="es-CO"/>
        </w:rPr>
      </w:pPr>
      <w:ins w:id="3544" w:author="Familia Valderrama A" w:date="2014-03-13T04:09:00Z">
        <w:r>
          <w:rPr>
            <w:rFonts w:ascii="Arial" w:hAnsi="Arial" w:cs="Arial"/>
            <w:b/>
            <w:szCs w:val="24"/>
            <w:lang w:val="es-CO"/>
          </w:rPr>
          <w:br w:type="page"/>
        </w:r>
      </w:ins>
    </w:p>
    <w:p w:rsidR="00380229" w:rsidRDefault="002B4977">
      <w:pPr>
        <w:rPr>
          <w:rFonts w:ascii="Arial" w:hAnsi="Arial" w:cs="Arial"/>
          <w:b/>
          <w:szCs w:val="24"/>
          <w:lang w:val="es-CO"/>
        </w:rPr>
      </w:pPr>
      <w:r w:rsidRPr="0007042C">
        <w:rPr>
          <w:rFonts w:ascii="Arial" w:hAnsi="Arial" w:cs="Arial"/>
          <w:b/>
          <w:szCs w:val="24"/>
          <w:lang w:val="es-CO"/>
        </w:rPr>
        <w:t>Jefe de arquitectura y planeación</w:t>
      </w:r>
    </w:p>
    <w:p w:rsidR="00380229" w:rsidRDefault="00B615FE">
      <w:pPr>
        <w:pStyle w:val="Epgrafe"/>
      </w:pPr>
      <w:bookmarkStart w:id="3545" w:name="_Toc382447411"/>
      <w:r>
        <w:t>Tabla</w:t>
      </w:r>
      <w:ins w:id="3546" w:author="Familia Valderrama A" w:date="2014-03-13T04:10:00Z">
        <w:r w:rsidR="00FB7BEA">
          <w:t xml:space="preserve"> </w:t>
        </w:r>
      </w:ins>
      <w:del w:id="3547" w:author="Familia Valderrama A" w:date="2014-03-13T04:10:00Z">
        <w:r w:rsidDel="00FB7BEA">
          <w:delText xml:space="preserve"> </w:delText>
        </w:r>
      </w:del>
      <w:ins w:id="3548" w:author="Familia Valderrama A" w:date="2014-03-13T04:17:00Z">
        <w:r w:rsidR="002956A8">
          <w:fldChar w:fldCharType="begin"/>
        </w:r>
        <w:r w:rsidR="003146DF">
          <w:instrText xml:space="preserve"> STYLEREF 1 \s </w:instrText>
        </w:r>
      </w:ins>
      <w:r w:rsidR="002956A8">
        <w:fldChar w:fldCharType="separate"/>
      </w:r>
      <w:r w:rsidR="000910A8">
        <w:rPr>
          <w:noProof/>
        </w:rPr>
        <w:t>8</w:t>
      </w:r>
      <w:ins w:id="3549" w:author="Familia Valderrama A" w:date="2014-03-13T04:17:00Z">
        <w:r w:rsidR="002956A8">
          <w:fldChar w:fldCharType="end"/>
        </w:r>
        <w:r w:rsidR="003146DF">
          <w:t>.</w:t>
        </w:r>
        <w:r w:rsidR="002956A8">
          <w:fldChar w:fldCharType="begin"/>
        </w:r>
        <w:r w:rsidR="003146DF">
          <w:instrText xml:space="preserve"> SEQ Tabla \* ARABIC \s 1 </w:instrText>
        </w:r>
      </w:ins>
      <w:r w:rsidR="002956A8">
        <w:fldChar w:fldCharType="separate"/>
      </w:r>
      <w:ins w:id="3550" w:author="Estudiante" w:date="2014-04-01T16:48:00Z">
        <w:r w:rsidR="000910A8">
          <w:rPr>
            <w:noProof/>
          </w:rPr>
          <w:t>7</w:t>
        </w:r>
      </w:ins>
      <w:ins w:id="3551" w:author="Familia Valderrama A" w:date="2014-03-13T04:17:00Z">
        <w:r w:rsidR="002956A8">
          <w:fldChar w:fldCharType="end"/>
        </w:r>
      </w:ins>
      <w:del w:id="3552" w:author="Familia Valderrama A" w:date="2014-03-13T03:58:00Z">
        <w:r w:rsidR="002956A8" w:rsidDel="00341DDB">
          <w:fldChar w:fldCharType="begin"/>
        </w:r>
        <w:r w:rsidR="00047748" w:rsidDel="00341DDB">
          <w:delInstrText xml:space="preserve"> STYLEREF 1 \s </w:delInstrText>
        </w:r>
        <w:r w:rsidR="002956A8" w:rsidDel="00341DDB">
          <w:fldChar w:fldCharType="separate"/>
        </w:r>
        <w:r w:rsidR="00047748" w:rsidDel="00341DDB">
          <w:rPr>
            <w:noProof/>
          </w:rPr>
          <w:delText>8</w:delText>
        </w:r>
        <w:r w:rsidR="002956A8" w:rsidDel="00341DDB">
          <w:fldChar w:fldCharType="end"/>
        </w:r>
        <w:r w:rsidR="00047748" w:rsidDel="00341DDB">
          <w:delText>.</w:delText>
        </w:r>
        <w:r w:rsidR="002956A8" w:rsidDel="00341DDB">
          <w:fldChar w:fldCharType="begin"/>
        </w:r>
        <w:r w:rsidR="00047748" w:rsidDel="00341DDB">
          <w:delInstrText xml:space="preserve"> SEQ Tabla \* ARABIC \s 1 </w:delInstrText>
        </w:r>
        <w:r w:rsidR="002956A8" w:rsidDel="00341DDB">
          <w:fldChar w:fldCharType="separate"/>
        </w:r>
        <w:r w:rsidR="00047748" w:rsidDel="00341DDB">
          <w:rPr>
            <w:noProof/>
          </w:rPr>
          <w:delText>7</w:delText>
        </w:r>
        <w:r w:rsidR="002956A8" w:rsidDel="00341DDB">
          <w:fldChar w:fldCharType="end"/>
        </w:r>
      </w:del>
      <w:r>
        <w:t xml:space="preserve"> - </w:t>
      </w:r>
      <w:r w:rsidRPr="00AB5E05">
        <w:t xml:space="preserve">Actividades y metas del </w:t>
      </w:r>
      <w:r>
        <w:t>Jefe de Arquitectura y planeación</w:t>
      </w:r>
      <w:bookmarkEnd w:id="3545"/>
    </w:p>
    <w:tbl>
      <w:tblPr>
        <w:tblStyle w:val="Cuadrculamedia1-nfasis1"/>
        <w:tblW w:w="8978" w:type="dxa"/>
        <w:tblLook w:val="04A0"/>
      </w:tblPr>
      <w:tblGrid>
        <w:gridCol w:w="4489"/>
        <w:gridCol w:w="4489"/>
      </w:tblGrid>
      <w:tr w:rsidR="00885B22" w:rsidRPr="0007042C" w:rsidTr="000C4ADE">
        <w:trPr>
          <w:cnfStyle w:val="100000000000"/>
          <w:ins w:id="3553" w:author="Familia Valderrama A" w:date="2014-03-13T03:38:00Z"/>
        </w:trPr>
        <w:tc>
          <w:tcPr>
            <w:cnfStyle w:val="001000000000"/>
            <w:tcW w:w="4489" w:type="dxa"/>
            <w:shd w:val="clear" w:color="auto" w:fill="17365D" w:themeFill="text2" w:themeFillShade="BF"/>
          </w:tcPr>
          <w:p w:rsidR="00885B22" w:rsidRDefault="00885B22" w:rsidP="000C4ADE">
            <w:pPr>
              <w:rPr>
                <w:ins w:id="3554" w:author="Familia Valderrama A" w:date="2014-03-13T03:38:00Z"/>
                <w:rFonts w:ascii="Arial" w:hAnsi="Arial" w:cs="Arial"/>
                <w:sz w:val="28"/>
                <w:szCs w:val="24"/>
                <w:lang w:val="es-CO"/>
              </w:rPr>
            </w:pPr>
            <w:ins w:id="3555" w:author="Familia Valderrama A" w:date="2014-03-13T03:38:00Z">
              <w:r w:rsidRPr="0007042C">
                <w:rPr>
                  <w:rFonts w:ascii="Arial" w:hAnsi="Arial" w:cs="Arial"/>
                  <w:szCs w:val="24"/>
                  <w:lang w:val="es-CO"/>
                </w:rPr>
                <w:t>Actividad</w:t>
              </w:r>
            </w:ins>
          </w:p>
        </w:tc>
        <w:tc>
          <w:tcPr>
            <w:tcW w:w="4489" w:type="dxa"/>
            <w:shd w:val="clear" w:color="auto" w:fill="17365D" w:themeFill="text2" w:themeFillShade="BF"/>
          </w:tcPr>
          <w:p w:rsidR="00885B22" w:rsidRDefault="00885B22" w:rsidP="000C4ADE">
            <w:pPr>
              <w:cnfStyle w:val="100000000000"/>
              <w:rPr>
                <w:ins w:id="3556" w:author="Familia Valderrama A" w:date="2014-03-13T03:38:00Z"/>
                <w:rFonts w:ascii="Arial" w:hAnsi="Arial" w:cs="Arial"/>
                <w:sz w:val="28"/>
                <w:szCs w:val="24"/>
                <w:lang w:val="es-CO"/>
              </w:rPr>
            </w:pPr>
            <w:ins w:id="3557" w:author="Familia Valderrama A" w:date="2014-03-13T03:38:00Z">
              <w:r w:rsidRPr="0007042C">
                <w:rPr>
                  <w:rFonts w:ascii="Arial" w:hAnsi="Arial" w:cs="Arial"/>
                  <w:szCs w:val="24"/>
                  <w:lang w:val="es-CO"/>
                </w:rPr>
                <w:t>Meta</w:t>
              </w:r>
            </w:ins>
          </w:p>
        </w:tc>
      </w:tr>
      <w:tr w:rsidR="00885B22" w:rsidRPr="0007042C" w:rsidTr="000C4ADE">
        <w:trPr>
          <w:cnfStyle w:val="000000100000"/>
          <w:ins w:id="3558" w:author="Familia Valderrama A" w:date="2014-03-13T03:38:00Z"/>
        </w:trPr>
        <w:tc>
          <w:tcPr>
            <w:cnfStyle w:val="001000000000"/>
            <w:tcW w:w="4489" w:type="dxa"/>
          </w:tcPr>
          <w:p w:rsidR="00885B22" w:rsidRDefault="00885B22" w:rsidP="000C4ADE">
            <w:pPr>
              <w:rPr>
                <w:ins w:id="3559" w:author="Familia Valderrama A" w:date="2014-03-13T03:38:00Z"/>
                <w:rFonts w:ascii="Arial" w:hAnsi="Arial" w:cs="Arial"/>
                <w:b w:val="0"/>
                <w:sz w:val="28"/>
                <w:szCs w:val="28"/>
                <w:lang w:val="es-CO"/>
              </w:rPr>
            </w:pPr>
            <w:ins w:id="3560" w:author="Familia Valderrama A" w:date="2014-03-13T03:38:00Z">
              <w:r w:rsidRPr="00244974">
                <w:rPr>
                  <w:rFonts w:ascii="Arial" w:hAnsi="Arial" w:cs="Arial"/>
                  <w:lang w:val="es-CO"/>
                </w:rPr>
                <w:t>Liderar correctamente al equipo de arquitectura y planeación</w:t>
              </w:r>
            </w:ins>
          </w:p>
        </w:tc>
        <w:tc>
          <w:tcPr>
            <w:tcW w:w="4489" w:type="dxa"/>
          </w:tcPr>
          <w:p w:rsidR="00885B22" w:rsidRDefault="00885B22" w:rsidP="000C4ADE">
            <w:pPr>
              <w:cnfStyle w:val="000000100000"/>
              <w:rPr>
                <w:ins w:id="3561" w:author="Familia Valderrama A" w:date="2014-03-13T03:38:00Z"/>
                <w:rFonts w:ascii="Arial" w:hAnsi="Arial" w:cs="Arial"/>
                <w:b/>
                <w:bCs/>
                <w:sz w:val="28"/>
                <w:szCs w:val="28"/>
                <w:lang w:val="es-CO"/>
              </w:rPr>
            </w:pPr>
            <w:ins w:id="3562" w:author="Familia Valderrama A" w:date="2014-03-13T03:38:00Z">
              <w:r w:rsidRPr="0007042C">
                <w:rPr>
                  <w:rFonts w:ascii="Arial" w:hAnsi="Arial" w:cs="Arial"/>
                  <w:lang w:val="es-CO"/>
                </w:rPr>
                <w:t>Lograr un flujo correcto de información manteniendo la armonía entre los diferentes miembros del equipo</w:t>
              </w:r>
            </w:ins>
          </w:p>
        </w:tc>
      </w:tr>
      <w:tr w:rsidR="00885B22" w:rsidRPr="0007042C" w:rsidTr="000C4ADE">
        <w:trPr>
          <w:ins w:id="3563" w:author="Familia Valderrama A" w:date="2014-03-13T03:38:00Z"/>
        </w:trPr>
        <w:tc>
          <w:tcPr>
            <w:cnfStyle w:val="001000000000"/>
            <w:tcW w:w="4489" w:type="dxa"/>
          </w:tcPr>
          <w:p w:rsidR="00885B22" w:rsidRDefault="00885B22" w:rsidP="000C4ADE">
            <w:pPr>
              <w:rPr>
                <w:ins w:id="3564" w:author="Familia Valderrama A" w:date="2014-03-13T03:38:00Z"/>
                <w:rFonts w:ascii="Arial" w:hAnsi="Arial" w:cs="Arial"/>
                <w:b w:val="0"/>
                <w:sz w:val="28"/>
                <w:szCs w:val="28"/>
                <w:lang w:val="es-CO"/>
              </w:rPr>
            </w:pPr>
            <w:ins w:id="3565" w:author="Familia Valderrama A" w:date="2014-03-13T03:38:00Z">
              <w:r w:rsidRPr="00244974">
                <w:rPr>
                  <w:rFonts w:ascii="Arial" w:hAnsi="Arial" w:cs="Arial"/>
                  <w:lang w:val="es-CO"/>
                </w:rPr>
                <w:t>Definir y realizar correctamente el proceso de definición y seguimiento de requerimientos</w:t>
              </w:r>
            </w:ins>
          </w:p>
        </w:tc>
        <w:tc>
          <w:tcPr>
            <w:tcW w:w="4489" w:type="dxa"/>
          </w:tcPr>
          <w:p w:rsidR="00885B22" w:rsidRDefault="00885B22" w:rsidP="000C4ADE">
            <w:pPr>
              <w:cnfStyle w:val="000000000000"/>
              <w:rPr>
                <w:ins w:id="3566" w:author="Familia Valderrama A" w:date="2014-03-13T03:38:00Z"/>
                <w:rFonts w:ascii="Arial" w:hAnsi="Arial" w:cs="Arial"/>
                <w:b/>
                <w:bCs/>
                <w:sz w:val="28"/>
                <w:szCs w:val="28"/>
                <w:lang w:val="es-CO"/>
              </w:rPr>
            </w:pPr>
            <w:ins w:id="3567" w:author="Familia Valderrama A" w:date="2014-03-13T03:38:00Z">
              <w:r w:rsidRPr="0007042C">
                <w:rPr>
                  <w:rFonts w:ascii="Arial" w:hAnsi="Arial" w:cs="Arial"/>
                  <w:lang w:val="es-CO"/>
                </w:rPr>
                <w:t>Entender de manera adecuada lo que el cliente está solicitando y de qué manera lo requiere</w:t>
              </w:r>
            </w:ins>
          </w:p>
        </w:tc>
      </w:tr>
    </w:tbl>
    <w:p w:rsidR="00380229" w:rsidRDefault="00380229">
      <w:pPr>
        <w:rPr>
          <w:rFonts w:ascii="Arial" w:hAnsi="Arial" w:cs="Arial"/>
          <w:szCs w:val="24"/>
        </w:rPr>
      </w:pPr>
    </w:p>
    <w:p w:rsidR="00380229" w:rsidRDefault="002B4977">
      <w:pPr>
        <w:rPr>
          <w:ins w:id="3568" w:author="Sergio" w:date="2014-04-23T22:42:00Z"/>
          <w:rFonts w:ascii="Arial" w:hAnsi="Arial" w:cs="Arial"/>
          <w:szCs w:val="24"/>
          <w:lang w:val="es-CO"/>
        </w:rPr>
      </w:pPr>
      <w:r w:rsidRPr="0007042C">
        <w:rPr>
          <w:rFonts w:ascii="Arial" w:hAnsi="Arial" w:cs="Arial"/>
          <w:szCs w:val="24"/>
          <w:lang w:val="es-CO"/>
        </w:rPr>
        <w:t>El jefe de arquitectura deberá generar el diseño del sistema, arquitectónico y detallado, basándose en los requisitos, con la meta de lograr que este cumpla con las limitaciones del proyecto. Deberá elegir además una metodología adecuado para tal diseño ya que este definirá las formas de trabajo de las demás áreas; y en gran medida el tiempo y uso de recursos, así como la calendarización.</w:t>
      </w:r>
    </w:p>
    <w:p w:rsidR="009417B5" w:rsidRDefault="009417B5" w:rsidP="009417B5">
      <w:pPr>
        <w:rPr>
          <w:ins w:id="3569" w:author="Sergio" w:date="2014-04-23T22:42:00Z"/>
          <w:rFonts w:ascii="Arial" w:hAnsi="Arial" w:cs="Arial"/>
          <w:b/>
          <w:szCs w:val="24"/>
          <w:lang w:val="es-CO"/>
        </w:rPr>
      </w:pPr>
      <w:ins w:id="3570" w:author="Sergio" w:date="2014-04-23T22:42:00Z">
        <w:r>
          <w:rPr>
            <w:rFonts w:ascii="Arial" w:hAnsi="Arial" w:cs="Arial"/>
            <w:b/>
            <w:szCs w:val="24"/>
            <w:lang w:val="es-CO"/>
          </w:rPr>
          <w:t>Planes en los que participa:</w:t>
        </w:r>
      </w:ins>
    </w:p>
    <w:p w:rsidR="009417B5" w:rsidRDefault="009417B5" w:rsidP="009417B5">
      <w:pPr>
        <w:rPr>
          <w:ins w:id="3571" w:author="Sergio" w:date="2014-04-23T22:42:00Z"/>
          <w:rFonts w:ascii="Arial" w:hAnsi="Arial" w:cs="Arial"/>
          <w:szCs w:val="24"/>
          <w:lang w:val="es-CO"/>
        </w:rPr>
      </w:pPr>
      <w:ins w:id="3572" w:author="Sergio" w:date="2014-04-23T22:42:00Z">
        <w:r>
          <w:rPr>
            <w:rFonts w:ascii="Arial" w:hAnsi="Arial" w:cs="Arial"/>
            <w:b/>
            <w:szCs w:val="24"/>
            <w:lang w:val="es-CO"/>
          </w:rPr>
          <w:t>-</w:t>
        </w:r>
        <w:r w:rsidRPr="00A076D4">
          <w:rPr>
            <w:rFonts w:ascii="Arial" w:hAnsi="Arial" w:cs="Arial"/>
            <w:szCs w:val="24"/>
            <w:lang w:val="es-CO"/>
          </w:rPr>
          <w:t>Análisis y administración de riegos</w:t>
        </w:r>
      </w:ins>
    </w:p>
    <w:p w:rsidR="009417B5" w:rsidRDefault="009417B5" w:rsidP="009417B5">
      <w:pPr>
        <w:rPr>
          <w:ins w:id="3573" w:author="Sergio" w:date="2014-04-23T22:42:00Z"/>
          <w:rFonts w:ascii="Arial" w:hAnsi="Arial" w:cs="Arial"/>
          <w:szCs w:val="24"/>
          <w:lang w:val="es-CO"/>
        </w:rPr>
      </w:pPr>
      <w:ins w:id="3574" w:author="Sergio" w:date="2014-04-23T22:42:00Z">
        <w:r>
          <w:rPr>
            <w:rFonts w:ascii="Arial" w:hAnsi="Arial" w:cs="Arial"/>
            <w:szCs w:val="24"/>
            <w:lang w:val="es-CO"/>
          </w:rPr>
          <w:t>-Métricas y procesos de medición</w:t>
        </w:r>
      </w:ins>
    </w:p>
    <w:p w:rsidR="009417B5" w:rsidRDefault="009417B5" w:rsidP="009417B5">
      <w:pPr>
        <w:rPr>
          <w:ins w:id="3575" w:author="Sergio" w:date="2014-04-23T22:42:00Z"/>
          <w:rFonts w:ascii="Arial" w:hAnsi="Arial" w:cs="Arial"/>
          <w:szCs w:val="24"/>
          <w:lang w:val="es-CO"/>
        </w:rPr>
      </w:pPr>
      <w:ins w:id="3576" w:author="Sergio" w:date="2014-04-23T22:42:00Z">
        <w:r>
          <w:rPr>
            <w:rFonts w:ascii="Arial" w:hAnsi="Arial" w:cs="Arial"/>
            <w:szCs w:val="24"/>
            <w:lang w:val="es-CO"/>
          </w:rPr>
          <w:t>-Administración de riegos</w:t>
        </w:r>
      </w:ins>
    </w:p>
    <w:p w:rsidR="009417B5" w:rsidRDefault="009417B5">
      <w:pPr>
        <w:rPr>
          <w:ins w:id="3577" w:author="Sergio" w:date="2014-04-23T22:43:00Z"/>
          <w:rFonts w:ascii="Arial" w:hAnsi="Arial" w:cs="Arial"/>
          <w:szCs w:val="24"/>
          <w:lang w:val="es-CO"/>
        </w:rPr>
      </w:pPr>
      <w:ins w:id="3578" w:author="Sergio" w:date="2014-04-23T22:42:00Z">
        <w:r w:rsidRPr="00A076D4">
          <w:rPr>
            <w:rFonts w:ascii="Arial" w:hAnsi="Arial" w:cs="Arial"/>
            <w:szCs w:val="24"/>
            <w:lang w:val="es-CO"/>
          </w:rPr>
          <w:t>-</w:t>
        </w:r>
        <w:r>
          <w:rPr>
            <w:rFonts w:ascii="Arial" w:hAnsi="Arial" w:cs="Arial"/>
            <w:szCs w:val="24"/>
            <w:lang w:val="es-CO"/>
          </w:rPr>
          <w:t>Control de calidad</w:t>
        </w:r>
        <w:r w:rsidRPr="00A076D4">
          <w:rPr>
            <w:rFonts w:ascii="Arial" w:hAnsi="Arial" w:cs="Arial"/>
            <w:szCs w:val="24"/>
            <w:lang w:val="es-CO"/>
          </w:rPr>
          <w:t xml:space="preserve"> </w:t>
        </w:r>
      </w:ins>
    </w:p>
    <w:p w:rsidR="009417B5" w:rsidRDefault="009417B5">
      <w:pPr>
        <w:rPr>
          <w:ins w:id="3579" w:author="Sergio" w:date="2014-04-23T22:44:00Z"/>
          <w:rFonts w:ascii="Arial" w:hAnsi="Arial" w:cs="Arial"/>
          <w:szCs w:val="24"/>
          <w:lang w:val="es-CO"/>
        </w:rPr>
      </w:pPr>
      <w:ins w:id="3580" w:author="Sergio" w:date="2014-04-23T22:43:00Z">
        <w:r>
          <w:rPr>
            <w:rFonts w:ascii="Arial" w:hAnsi="Arial" w:cs="Arial"/>
            <w:szCs w:val="24"/>
            <w:lang w:val="es-CO"/>
          </w:rPr>
          <w:t>-Planes de trabajo</w:t>
        </w:r>
      </w:ins>
      <w:ins w:id="3581" w:author="Sergio" w:date="2014-04-23T22:44:00Z">
        <w:r>
          <w:rPr>
            <w:rFonts w:ascii="Arial" w:hAnsi="Arial" w:cs="Arial"/>
            <w:szCs w:val="24"/>
            <w:lang w:val="es-CO"/>
          </w:rPr>
          <w:t>(</w:t>
        </w:r>
        <w:r w:rsidR="002956A8">
          <w:rPr>
            <w:rFonts w:ascii="Arial" w:hAnsi="Arial" w:cs="Arial"/>
            <w:szCs w:val="24"/>
            <w:lang w:val="es-CO"/>
          </w:rPr>
          <w:fldChar w:fldCharType="begin"/>
        </w:r>
        <w:r>
          <w:rPr>
            <w:rFonts w:ascii="Arial" w:hAnsi="Arial" w:cs="Arial"/>
            <w:szCs w:val="24"/>
            <w:lang w:val="es-CO"/>
          </w:rPr>
          <w:instrText xml:space="preserve"> REF _Ref386056399 \r \h </w:instrText>
        </w:r>
      </w:ins>
      <w:r w:rsidR="002956A8">
        <w:rPr>
          <w:rFonts w:ascii="Arial" w:hAnsi="Arial" w:cs="Arial"/>
          <w:szCs w:val="24"/>
          <w:lang w:val="es-CO"/>
        </w:rPr>
      </w:r>
      <w:r w:rsidR="002956A8">
        <w:rPr>
          <w:rFonts w:ascii="Arial" w:hAnsi="Arial" w:cs="Arial"/>
          <w:szCs w:val="24"/>
          <w:lang w:val="es-CO"/>
        </w:rPr>
        <w:fldChar w:fldCharType="separate"/>
      </w:r>
      <w:ins w:id="3582" w:author="Sergio" w:date="2014-04-23T22:44:00Z">
        <w:r>
          <w:rPr>
            <w:rFonts w:ascii="Arial" w:hAnsi="Arial" w:cs="Arial"/>
            <w:szCs w:val="24"/>
            <w:lang w:val="es-CO"/>
          </w:rPr>
          <w:t>9.3</w:t>
        </w:r>
        <w:r w:rsidR="002956A8">
          <w:rPr>
            <w:rFonts w:ascii="Arial" w:hAnsi="Arial" w:cs="Arial"/>
            <w:szCs w:val="24"/>
            <w:lang w:val="es-CO"/>
          </w:rPr>
          <w:fldChar w:fldCharType="end"/>
        </w:r>
        <w:r>
          <w:rPr>
            <w:rFonts w:ascii="Arial" w:hAnsi="Arial" w:cs="Arial"/>
            <w:szCs w:val="24"/>
            <w:lang w:val="es-CO"/>
          </w:rPr>
          <w:t>)</w:t>
        </w:r>
      </w:ins>
    </w:p>
    <w:p w:rsidR="009417B5" w:rsidRDefault="009417B5">
      <w:pPr>
        <w:rPr>
          <w:rFonts w:ascii="Arial" w:hAnsi="Arial" w:cs="Arial"/>
          <w:szCs w:val="24"/>
          <w:lang w:val="es-CO"/>
        </w:rPr>
      </w:pPr>
      <w:ins w:id="3583" w:author="Sergio" w:date="2014-04-23T22:44:00Z">
        <w:r>
          <w:rPr>
            <w:rFonts w:ascii="Arial" w:hAnsi="Arial" w:cs="Arial"/>
            <w:szCs w:val="24"/>
            <w:lang w:val="es-CO"/>
          </w:rPr>
          <w:t xml:space="preserve">-Evolución del plan </w:t>
        </w:r>
      </w:ins>
    </w:p>
    <w:p w:rsidR="00380229" w:rsidRPr="00722741" w:rsidRDefault="002956A8">
      <w:pPr>
        <w:rPr>
          <w:rFonts w:ascii="Arial" w:hAnsi="Arial" w:cs="Arial"/>
          <w:b/>
          <w:i/>
          <w:szCs w:val="24"/>
          <w:lang w:val="es-CO"/>
          <w:rPrChange w:id="3584" w:author="Familia Valderrama A" w:date="2014-03-13T04:08:00Z">
            <w:rPr>
              <w:rFonts w:ascii="Arial" w:hAnsi="Arial" w:cs="Arial"/>
              <w:szCs w:val="24"/>
              <w:lang w:val="es-CO"/>
            </w:rPr>
          </w:rPrChange>
        </w:rPr>
      </w:pPr>
      <w:r w:rsidRPr="002956A8">
        <w:rPr>
          <w:rFonts w:ascii="Arial" w:hAnsi="Arial" w:cs="Arial"/>
          <w:b/>
          <w:i/>
          <w:szCs w:val="24"/>
          <w:lang w:val="es-CO"/>
          <w:rPrChange w:id="3585" w:author="Familia Valderrama A" w:date="2014-03-13T04:08:00Z">
            <w:rPr>
              <w:rFonts w:ascii="Arial" w:hAnsi="Arial" w:cs="Arial"/>
              <w:sz w:val="16"/>
              <w:szCs w:val="24"/>
              <w:lang w:val="es-CO"/>
            </w:rPr>
          </w:rPrChange>
        </w:rPr>
        <w:t>Relación con otros roles:</w:t>
      </w:r>
    </w:p>
    <w:p w:rsidR="00380229" w:rsidRDefault="002B4977">
      <w:pPr>
        <w:rPr>
          <w:rFonts w:ascii="Arial" w:hAnsi="Arial" w:cs="Arial"/>
          <w:szCs w:val="24"/>
          <w:lang w:val="es-CO"/>
        </w:rPr>
      </w:pPr>
      <w:r w:rsidRPr="0007042C">
        <w:rPr>
          <w:rFonts w:ascii="Arial" w:hAnsi="Arial" w:cs="Arial"/>
          <w:szCs w:val="24"/>
          <w:lang w:val="es-CO"/>
        </w:rPr>
        <w:t>Arquitectos: Deberá resolver las inquietudes generadas en el equipo de planeación y de arquitectos en cuanto a  la definición de los requerimientos, así como su modelado en la arquitectura del software;</w:t>
      </w:r>
    </w:p>
    <w:p w:rsidR="00380229" w:rsidRDefault="002B4977">
      <w:pPr>
        <w:rPr>
          <w:rFonts w:ascii="Arial" w:hAnsi="Arial" w:cs="Arial"/>
          <w:b/>
          <w:szCs w:val="24"/>
          <w:lang w:val="es-CO"/>
        </w:rPr>
      </w:pPr>
      <w:r w:rsidRPr="0007042C">
        <w:rPr>
          <w:rFonts w:ascii="Arial" w:hAnsi="Arial" w:cs="Arial"/>
          <w:szCs w:val="24"/>
          <w:lang w:val="es-CO"/>
        </w:rPr>
        <w:t>Supervisor y Analista: Este le informara dudas que vengan del área de desarrollo, normalmente serán acerca de la arquitectura, así como también revisar</w:t>
      </w:r>
      <w:ins w:id="3586" w:author="Sergio" w:date="2014-03-13T00:31:00Z">
        <w:r w:rsidR="0079686C">
          <w:rPr>
            <w:rFonts w:ascii="Arial" w:hAnsi="Arial" w:cs="Arial"/>
            <w:szCs w:val="24"/>
            <w:lang w:val="es-CO"/>
          </w:rPr>
          <w:t>á</w:t>
        </w:r>
      </w:ins>
      <w:del w:id="3587" w:author="Sergio" w:date="2014-03-13T00:31:00Z">
        <w:r w:rsidRPr="0007042C" w:rsidDel="0079686C">
          <w:rPr>
            <w:rFonts w:ascii="Arial" w:hAnsi="Arial" w:cs="Arial"/>
            <w:szCs w:val="24"/>
            <w:lang w:val="es-CO"/>
          </w:rPr>
          <w:delText>a</w:delText>
        </w:r>
      </w:del>
      <w:r w:rsidRPr="0007042C">
        <w:rPr>
          <w:rFonts w:ascii="Arial" w:hAnsi="Arial" w:cs="Arial"/>
          <w:szCs w:val="24"/>
          <w:lang w:val="es-CO"/>
        </w:rPr>
        <w:t xml:space="preserve"> que los requerimientos entregados se ajusten a las necesidades del proyecto.</w:t>
      </w:r>
    </w:p>
    <w:p w:rsidR="008B38F0" w:rsidRDefault="008B38F0">
      <w:pPr>
        <w:rPr>
          <w:ins w:id="3588" w:author="Sergio" w:date="2014-04-23T22:44:00Z"/>
          <w:rFonts w:ascii="Arial" w:hAnsi="Arial" w:cs="Arial"/>
          <w:b/>
          <w:lang w:val="es-CO"/>
        </w:rPr>
        <w:pPrChange w:id="3589" w:author="Familia Valderrama A" w:date="2014-03-13T04:15:00Z">
          <w:pPr>
            <w:pStyle w:val="Epgrafe"/>
          </w:pPr>
        </w:pPrChange>
      </w:pPr>
    </w:p>
    <w:p w:rsidR="008B38F0" w:rsidRDefault="008B38F0">
      <w:pPr>
        <w:rPr>
          <w:ins w:id="3590" w:author="Sergio" w:date="2014-04-23T22:44:00Z"/>
          <w:rFonts w:ascii="Arial" w:hAnsi="Arial" w:cs="Arial"/>
          <w:b/>
          <w:lang w:val="es-CO"/>
        </w:rPr>
        <w:pPrChange w:id="3591" w:author="Familia Valderrama A" w:date="2014-03-13T04:15:00Z">
          <w:pPr>
            <w:pStyle w:val="Epgrafe"/>
          </w:pPr>
        </w:pPrChange>
      </w:pPr>
    </w:p>
    <w:p w:rsidR="00380229" w:rsidDel="003146DF" w:rsidRDefault="002B4977">
      <w:pPr>
        <w:rPr>
          <w:del w:id="3592" w:author="Familia Valderrama A" w:date="2014-03-13T04:15:00Z"/>
          <w:rFonts w:ascii="Arial" w:hAnsi="Arial" w:cs="Arial"/>
          <w:b/>
          <w:szCs w:val="24"/>
          <w:lang w:val="es-CO"/>
        </w:rPr>
      </w:pPr>
      <w:r w:rsidRPr="0007042C">
        <w:rPr>
          <w:rFonts w:ascii="Arial" w:hAnsi="Arial" w:cs="Arial"/>
          <w:b/>
          <w:szCs w:val="24"/>
          <w:lang w:val="es-CO"/>
        </w:rPr>
        <w:t>Arquitecto</w:t>
      </w:r>
    </w:p>
    <w:p w:rsidR="008B38F0" w:rsidRDefault="00B615FE">
      <w:pPr>
        <w:pPrChange w:id="3593" w:author="Familia Valderrama A" w:date="2014-03-13T04:15:00Z">
          <w:pPr>
            <w:pStyle w:val="Epgrafe"/>
          </w:pPr>
        </w:pPrChange>
      </w:pPr>
      <w:bookmarkStart w:id="3594" w:name="_Toc382447412"/>
      <w:del w:id="3595" w:author="Familia Valderrama A" w:date="2014-03-13T04:15:00Z">
        <w:r w:rsidDel="003146DF">
          <w:delText xml:space="preserve">Tabla </w:delText>
        </w:r>
      </w:del>
      <w:del w:id="3596" w:author="Familia Valderrama A" w:date="2014-03-13T03:58:00Z">
        <w:r w:rsidR="002956A8" w:rsidDel="00341DDB">
          <w:fldChar w:fldCharType="begin"/>
        </w:r>
        <w:r w:rsidR="00047748" w:rsidDel="00341DDB">
          <w:delInstrText xml:space="preserve"> STYLEREF 1 \s </w:delInstrText>
        </w:r>
        <w:r w:rsidR="002956A8" w:rsidDel="00341DDB">
          <w:fldChar w:fldCharType="separate"/>
        </w:r>
        <w:r w:rsidR="00047748" w:rsidDel="00341DDB">
          <w:rPr>
            <w:noProof/>
          </w:rPr>
          <w:delText>8</w:delText>
        </w:r>
        <w:r w:rsidR="002956A8" w:rsidDel="00341DDB">
          <w:fldChar w:fldCharType="end"/>
        </w:r>
        <w:r w:rsidR="00047748" w:rsidDel="00341DDB">
          <w:delText>.</w:delText>
        </w:r>
        <w:r w:rsidR="002956A8" w:rsidDel="00341DDB">
          <w:fldChar w:fldCharType="begin"/>
        </w:r>
        <w:r w:rsidR="00047748" w:rsidDel="00341DDB">
          <w:delInstrText xml:space="preserve"> SEQ Tabla \* ARABIC \s 1 </w:delInstrText>
        </w:r>
        <w:r w:rsidR="002956A8" w:rsidDel="00341DDB">
          <w:fldChar w:fldCharType="separate"/>
        </w:r>
        <w:r w:rsidR="00047748" w:rsidDel="00341DDB">
          <w:rPr>
            <w:noProof/>
          </w:rPr>
          <w:delText>8</w:delText>
        </w:r>
        <w:r w:rsidR="002956A8" w:rsidDel="00341DDB">
          <w:fldChar w:fldCharType="end"/>
        </w:r>
      </w:del>
      <w:del w:id="3597" w:author="Familia Valderrama A" w:date="2014-03-13T04:15:00Z">
        <w:r w:rsidDel="003146DF">
          <w:delText xml:space="preserve"> - </w:delText>
        </w:r>
        <w:r w:rsidRPr="005710B3" w:rsidDel="003146DF">
          <w:delText xml:space="preserve">Actividades y metas del </w:delText>
        </w:r>
        <w:r w:rsidDel="003146DF">
          <w:delText>Arquitecto</w:delText>
        </w:r>
      </w:del>
      <w:bookmarkEnd w:id="3594"/>
    </w:p>
    <w:p w:rsidR="008B38F0" w:rsidRDefault="003146DF">
      <w:pPr>
        <w:pStyle w:val="Epgrafe"/>
        <w:rPr>
          <w:ins w:id="3598" w:author="Familia Valderrama A" w:date="2014-03-13T04:16:00Z"/>
        </w:rPr>
        <w:pPrChange w:id="3599" w:author="Familia Valderrama A" w:date="2014-03-13T04:16:00Z">
          <w:pPr/>
        </w:pPrChange>
      </w:pPr>
      <w:ins w:id="3600" w:author="Familia Valderrama A" w:date="2014-03-13T04:16:00Z">
        <w:r>
          <w:t xml:space="preserve">Tabla </w:t>
        </w:r>
      </w:ins>
      <w:ins w:id="3601" w:author="Familia Valderrama A" w:date="2014-03-13T04:17:00Z">
        <w:r w:rsidR="002956A8">
          <w:fldChar w:fldCharType="begin"/>
        </w:r>
        <w:r>
          <w:instrText xml:space="preserve"> STYLEREF 1 \s </w:instrText>
        </w:r>
      </w:ins>
      <w:r w:rsidR="002956A8">
        <w:fldChar w:fldCharType="separate"/>
      </w:r>
      <w:r w:rsidR="000910A8">
        <w:rPr>
          <w:noProof/>
        </w:rPr>
        <w:t>8</w:t>
      </w:r>
      <w:ins w:id="3602" w:author="Familia Valderrama A" w:date="2014-03-13T04:17:00Z">
        <w:r w:rsidR="002956A8">
          <w:fldChar w:fldCharType="end"/>
        </w:r>
        <w:r>
          <w:t>.</w:t>
        </w:r>
        <w:r w:rsidR="002956A8">
          <w:fldChar w:fldCharType="begin"/>
        </w:r>
        <w:r>
          <w:instrText xml:space="preserve"> SEQ Tabla \* ARABIC \s 1 </w:instrText>
        </w:r>
      </w:ins>
      <w:r w:rsidR="002956A8">
        <w:fldChar w:fldCharType="separate"/>
      </w:r>
      <w:ins w:id="3603" w:author="Estudiante" w:date="2014-04-01T16:48:00Z">
        <w:r w:rsidR="000910A8">
          <w:rPr>
            <w:noProof/>
          </w:rPr>
          <w:t>8</w:t>
        </w:r>
      </w:ins>
      <w:ins w:id="3604" w:author="Familia Valderrama A" w:date="2014-03-13T04:17:00Z">
        <w:r w:rsidR="002956A8">
          <w:fldChar w:fldCharType="end"/>
        </w:r>
      </w:ins>
      <w:ins w:id="3605" w:author="Familia Valderrama A" w:date="2014-03-13T04:16:00Z">
        <w:r>
          <w:t xml:space="preserve"> - </w:t>
        </w:r>
        <w:r w:rsidRPr="005710B3">
          <w:t xml:space="preserve">Actividades y metas del </w:t>
        </w:r>
        <w:r>
          <w:t>Arquitecto</w:t>
        </w:r>
      </w:ins>
    </w:p>
    <w:tbl>
      <w:tblPr>
        <w:tblStyle w:val="Cuadrculamedia1-nfasis1"/>
        <w:tblW w:w="8978" w:type="dxa"/>
        <w:tblLook w:val="04A0"/>
      </w:tblPr>
      <w:tblGrid>
        <w:gridCol w:w="4489"/>
        <w:gridCol w:w="4489"/>
      </w:tblGrid>
      <w:tr w:rsidR="00885B22" w:rsidRPr="0007042C" w:rsidTr="000C4ADE">
        <w:trPr>
          <w:cnfStyle w:val="100000000000"/>
          <w:ins w:id="3606" w:author="Familia Valderrama A" w:date="2014-03-13T03:38:00Z"/>
        </w:trPr>
        <w:tc>
          <w:tcPr>
            <w:cnfStyle w:val="001000000000"/>
            <w:tcW w:w="4489" w:type="dxa"/>
            <w:shd w:val="clear" w:color="auto" w:fill="17365D" w:themeFill="text2" w:themeFillShade="BF"/>
          </w:tcPr>
          <w:p w:rsidR="00885B22" w:rsidRDefault="00885B22" w:rsidP="000C4ADE">
            <w:pPr>
              <w:rPr>
                <w:ins w:id="3607" w:author="Familia Valderrama A" w:date="2014-03-13T03:38:00Z"/>
                <w:rFonts w:ascii="Arial" w:hAnsi="Arial" w:cs="Arial"/>
                <w:sz w:val="28"/>
                <w:szCs w:val="24"/>
                <w:lang w:val="es-CO"/>
              </w:rPr>
            </w:pPr>
            <w:ins w:id="3608" w:author="Familia Valderrama A" w:date="2014-03-13T03:38:00Z">
              <w:r w:rsidRPr="0007042C">
                <w:rPr>
                  <w:rFonts w:ascii="Arial" w:hAnsi="Arial" w:cs="Arial"/>
                  <w:szCs w:val="24"/>
                  <w:lang w:val="es-CO"/>
                </w:rPr>
                <w:t>Actividad</w:t>
              </w:r>
            </w:ins>
          </w:p>
        </w:tc>
        <w:tc>
          <w:tcPr>
            <w:tcW w:w="4489" w:type="dxa"/>
            <w:shd w:val="clear" w:color="auto" w:fill="17365D" w:themeFill="text2" w:themeFillShade="BF"/>
          </w:tcPr>
          <w:p w:rsidR="00885B22" w:rsidRDefault="00885B22" w:rsidP="000C4ADE">
            <w:pPr>
              <w:cnfStyle w:val="100000000000"/>
              <w:rPr>
                <w:ins w:id="3609" w:author="Familia Valderrama A" w:date="2014-03-13T03:38:00Z"/>
                <w:rFonts w:ascii="Arial" w:hAnsi="Arial" w:cs="Arial"/>
                <w:sz w:val="28"/>
                <w:szCs w:val="24"/>
                <w:lang w:val="es-CO"/>
              </w:rPr>
            </w:pPr>
            <w:ins w:id="3610" w:author="Familia Valderrama A" w:date="2014-03-13T03:38:00Z">
              <w:r w:rsidRPr="0007042C">
                <w:rPr>
                  <w:rFonts w:ascii="Arial" w:hAnsi="Arial" w:cs="Arial"/>
                  <w:szCs w:val="24"/>
                  <w:lang w:val="es-CO"/>
                </w:rPr>
                <w:t>Meta</w:t>
              </w:r>
            </w:ins>
          </w:p>
        </w:tc>
      </w:tr>
      <w:tr w:rsidR="00885B22" w:rsidRPr="0007042C" w:rsidTr="000C4ADE">
        <w:trPr>
          <w:cnfStyle w:val="000000100000"/>
          <w:ins w:id="3611" w:author="Familia Valderrama A" w:date="2014-03-13T03:38:00Z"/>
        </w:trPr>
        <w:tc>
          <w:tcPr>
            <w:cnfStyle w:val="001000000000"/>
            <w:tcW w:w="4489" w:type="dxa"/>
          </w:tcPr>
          <w:p w:rsidR="00885B22" w:rsidRDefault="00885B22" w:rsidP="000C4ADE">
            <w:pPr>
              <w:rPr>
                <w:ins w:id="3612" w:author="Familia Valderrama A" w:date="2014-03-13T03:38:00Z"/>
                <w:rFonts w:ascii="Arial" w:hAnsi="Arial" w:cs="Arial"/>
                <w:sz w:val="28"/>
                <w:szCs w:val="28"/>
                <w:lang w:val="es-CO"/>
              </w:rPr>
            </w:pPr>
            <w:ins w:id="3613" w:author="Familia Valderrama A" w:date="2014-03-13T03:38:00Z">
              <w:r w:rsidRPr="0007042C">
                <w:rPr>
                  <w:rFonts w:ascii="Arial" w:hAnsi="Arial" w:cs="Arial"/>
                  <w:lang w:val="es-CO"/>
                </w:rPr>
                <w:t>Definir correctamente los casos de uso del software</w:t>
              </w:r>
            </w:ins>
          </w:p>
        </w:tc>
        <w:tc>
          <w:tcPr>
            <w:tcW w:w="4489" w:type="dxa"/>
          </w:tcPr>
          <w:p w:rsidR="00885B22" w:rsidRDefault="00885B22" w:rsidP="000C4ADE">
            <w:pPr>
              <w:cnfStyle w:val="000000100000"/>
              <w:rPr>
                <w:ins w:id="3614" w:author="Familia Valderrama A" w:date="2014-03-13T03:38:00Z"/>
                <w:rFonts w:ascii="Arial" w:hAnsi="Arial" w:cs="Arial"/>
                <w:b/>
                <w:bCs/>
                <w:sz w:val="28"/>
                <w:szCs w:val="28"/>
                <w:lang w:val="es-CO"/>
              </w:rPr>
            </w:pPr>
            <w:ins w:id="3615" w:author="Familia Valderrama A" w:date="2014-03-13T03:38:00Z">
              <w:r w:rsidRPr="0007042C">
                <w:rPr>
                  <w:rFonts w:ascii="Arial" w:hAnsi="Arial" w:cs="Arial"/>
                  <w:lang w:val="es-CO"/>
                </w:rPr>
                <w:t>Lograr cohesión y coherencia entre el diseño y la implementación</w:t>
              </w:r>
            </w:ins>
          </w:p>
        </w:tc>
      </w:tr>
      <w:tr w:rsidR="00885B22" w:rsidRPr="0007042C" w:rsidTr="000C4ADE">
        <w:trPr>
          <w:ins w:id="3616" w:author="Familia Valderrama A" w:date="2014-03-13T03:38:00Z"/>
        </w:trPr>
        <w:tc>
          <w:tcPr>
            <w:cnfStyle w:val="001000000000"/>
            <w:tcW w:w="4489" w:type="dxa"/>
          </w:tcPr>
          <w:p w:rsidR="00885B22" w:rsidRDefault="00885B22" w:rsidP="000C4ADE">
            <w:pPr>
              <w:rPr>
                <w:ins w:id="3617" w:author="Familia Valderrama A" w:date="2014-03-13T03:38:00Z"/>
                <w:rFonts w:ascii="Arial" w:hAnsi="Arial" w:cs="Arial"/>
                <w:sz w:val="28"/>
                <w:szCs w:val="28"/>
                <w:lang w:val="es-CO"/>
              </w:rPr>
            </w:pPr>
            <w:ins w:id="3618" w:author="Familia Valderrama A" w:date="2014-03-13T03:38:00Z">
              <w:r w:rsidRPr="0007042C">
                <w:rPr>
                  <w:rFonts w:ascii="Arial" w:hAnsi="Arial" w:cs="Arial"/>
                  <w:lang w:val="es-CO"/>
                </w:rPr>
                <w:t>Redactar y documentar correctamente los requerimientos de software</w:t>
              </w:r>
            </w:ins>
          </w:p>
        </w:tc>
        <w:tc>
          <w:tcPr>
            <w:tcW w:w="4489" w:type="dxa"/>
          </w:tcPr>
          <w:p w:rsidR="00885B22" w:rsidRDefault="00885B22" w:rsidP="000C4ADE">
            <w:pPr>
              <w:cnfStyle w:val="000000000000"/>
              <w:rPr>
                <w:ins w:id="3619" w:author="Familia Valderrama A" w:date="2014-03-13T03:38:00Z"/>
                <w:rFonts w:ascii="Arial" w:hAnsi="Arial" w:cs="Arial"/>
                <w:b/>
                <w:bCs/>
                <w:sz w:val="28"/>
                <w:szCs w:val="28"/>
                <w:lang w:val="es-CO"/>
              </w:rPr>
            </w:pPr>
            <w:ins w:id="3620" w:author="Familia Valderrama A" w:date="2014-03-13T03:38:00Z">
              <w:r w:rsidRPr="0007042C">
                <w:rPr>
                  <w:rFonts w:ascii="Arial" w:hAnsi="Arial" w:cs="Arial"/>
                  <w:lang w:val="es-CO"/>
                </w:rPr>
                <w:t>Lograr cohesión y coherencia entre el diseño y la implementación</w:t>
              </w:r>
            </w:ins>
          </w:p>
        </w:tc>
      </w:tr>
    </w:tbl>
    <w:p w:rsidR="00380229" w:rsidRDefault="00380229">
      <w:pPr>
        <w:rPr>
          <w:rFonts w:ascii="Arial" w:hAnsi="Arial" w:cs="Arial"/>
          <w:szCs w:val="24"/>
        </w:rPr>
      </w:pPr>
    </w:p>
    <w:p w:rsidR="00380229" w:rsidRDefault="002B4977">
      <w:pPr>
        <w:rPr>
          <w:rFonts w:ascii="Arial" w:hAnsi="Arial" w:cs="Arial"/>
          <w:szCs w:val="24"/>
          <w:lang w:val="es-CO"/>
        </w:rPr>
      </w:pPr>
      <w:r w:rsidRPr="0007042C">
        <w:rPr>
          <w:rFonts w:ascii="Arial" w:hAnsi="Arial" w:cs="Arial"/>
          <w:szCs w:val="24"/>
          <w:lang w:val="es-CO"/>
        </w:rPr>
        <w:t xml:space="preserve">El arquitecto deberá generar los requerimientos adecuados a los recursos con los que se cuenta, en especial el tiempo, </w:t>
      </w:r>
      <w:commentRangeStart w:id="3621"/>
      <w:r w:rsidRPr="0007042C">
        <w:rPr>
          <w:rFonts w:ascii="Arial" w:hAnsi="Arial" w:cs="Arial"/>
          <w:szCs w:val="24"/>
          <w:lang w:val="es-CO"/>
        </w:rPr>
        <w:t>una vez aprobados</w:t>
      </w:r>
      <w:commentRangeEnd w:id="3621"/>
      <w:r w:rsidR="003447D7">
        <w:rPr>
          <w:rStyle w:val="Refdecomentario"/>
        </w:rPr>
        <w:commentReference w:id="3621"/>
      </w:r>
      <w:ins w:id="3622" w:author="Sergio" w:date="2014-04-23T22:44:00Z">
        <w:r w:rsidR="008C4510">
          <w:rPr>
            <w:rFonts w:ascii="Arial" w:hAnsi="Arial" w:cs="Arial"/>
            <w:szCs w:val="24"/>
            <w:lang w:val="es-CO"/>
          </w:rPr>
          <w:t xml:space="preserve"> </w:t>
        </w:r>
      </w:ins>
      <w:ins w:id="3623" w:author="Sergio" w:date="2014-04-23T22:45:00Z">
        <w:r w:rsidR="008C4510">
          <w:rPr>
            <w:rFonts w:ascii="Arial" w:hAnsi="Arial" w:cs="Arial"/>
            <w:szCs w:val="24"/>
            <w:lang w:val="es-CO"/>
          </w:rPr>
          <w:t xml:space="preserve"> en la especificación de requerimientos y validación</w:t>
        </w:r>
      </w:ins>
      <w:ins w:id="3624" w:author="Sergio" w:date="2014-04-23T22:44:00Z">
        <w:r w:rsidR="008C4510">
          <w:rPr>
            <w:rFonts w:ascii="Arial" w:hAnsi="Arial" w:cs="Arial"/>
            <w:szCs w:val="24"/>
            <w:lang w:val="es-CO"/>
          </w:rPr>
          <w:t xml:space="preserve"> </w:t>
        </w:r>
      </w:ins>
      <w:ins w:id="3625" w:author="Sergio" w:date="2014-04-23T22:45:00Z">
        <w:r w:rsidR="008C4510">
          <w:rPr>
            <w:rFonts w:ascii="Arial" w:hAnsi="Arial" w:cs="Arial"/>
            <w:szCs w:val="24"/>
            <w:lang w:val="es-CO"/>
          </w:rPr>
          <w:t>de requerimientos</w:t>
        </w:r>
      </w:ins>
      <w:ins w:id="3626" w:author="Sergio" w:date="2014-04-23T22:46:00Z">
        <w:r w:rsidR="008C4510">
          <w:rPr>
            <w:rFonts w:ascii="Arial" w:hAnsi="Arial" w:cs="Arial"/>
            <w:szCs w:val="24"/>
            <w:lang w:val="es-CO"/>
          </w:rPr>
          <w:t xml:space="preserve"> (SRS)</w:t>
        </w:r>
      </w:ins>
      <w:bookmarkStart w:id="3627" w:name="_GoBack"/>
      <w:bookmarkEnd w:id="3627"/>
      <w:r w:rsidRPr="0007042C">
        <w:rPr>
          <w:rFonts w:ascii="Arial" w:hAnsi="Arial" w:cs="Arial"/>
          <w:szCs w:val="24"/>
          <w:lang w:val="es-CO"/>
        </w:rPr>
        <w:t xml:space="preserve"> estos deberán diseñar la  arquitectura del software, acorde con los requerimientos y las restricciones del proyecto.</w:t>
      </w:r>
    </w:p>
    <w:p w:rsidR="00380229" w:rsidRDefault="002B4977">
      <w:pPr>
        <w:rPr>
          <w:ins w:id="3628" w:author="Sergio" w:date="2014-03-13T00:32:00Z"/>
          <w:rFonts w:ascii="Arial" w:hAnsi="Arial" w:cs="Arial"/>
          <w:szCs w:val="24"/>
          <w:lang w:val="es-CO"/>
        </w:rPr>
      </w:pPr>
      <w:r w:rsidRPr="0007042C">
        <w:rPr>
          <w:rFonts w:ascii="Arial" w:hAnsi="Arial" w:cs="Arial"/>
          <w:szCs w:val="24"/>
          <w:lang w:val="es-CO"/>
        </w:rPr>
        <w:t>Jefe Arquitectura y planeación: El arquitecto, deberá comunicar sus dudas y/o sugerencias a el jefe de arquitectura y planeación, quien es el responsable directo de resolverlas; además en conjunto con el deberán elegir la arquitectura que más se ajuste a las necesidades del proyecto, en especial con el tiempo y la calidad</w:t>
      </w:r>
      <w:ins w:id="3629" w:author="Sergio" w:date="2014-03-13T00:32:00Z">
        <w:r w:rsidR="005B242D">
          <w:rPr>
            <w:rFonts w:ascii="Arial" w:hAnsi="Arial" w:cs="Arial"/>
            <w:szCs w:val="24"/>
            <w:lang w:val="es-CO"/>
          </w:rPr>
          <w:t>.</w:t>
        </w:r>
      </w:ins>
    </w:p>
    <w:p w:rsidR="005B242D" w:rsidDel="005B242D" w:rsidRDefault="005B242D">
      <w:pPr>
        <w:rPr>
          <w:ins w:id="3630" w:author="Familia Valderrama A" w:date="2014-03-11T20:39:00Z"/>
          <w:del w:id="3631" w:author="Sergio" w:date="2014-03-13T00:32:00Z"/>
          <w:rFonts w:ascii="Arial" w:hAnsi="Arial" w:cs="Arial"/>
          <w:szCs w:val="24"/>
          <w:lang w:val="es-CO"/>
        </w:rPr>
      </w:pPr>
      <w:bookmarkStart w:id="3632" w:name="_Toc382436020"/>
      <w:bookmarkStart w:id="3633" w:name="_Toc382447318"/>
      <w:bookmarkStart w:id="3634" w:name="_Toc382447860"/>
      <w:bookmarkStart w:id="3635" w:name="_Toc382448287"/>
      <w:bookmarkStart w:id="3636" w:name="_Toc382448517"/>
      <w:bookmarkStart w:id="3637" w:name="_Toc382448621"/>
      <w:bookmarkStart w:id="3638" w:name="_Toc382448750"/>
      <w:bookmarkStart w:id="3639" w:name="_Toc382448876"/>
      <w:bookmarkStart w:id="3640" w:name="_Toc382449002"/>
      <w:bookmarkStart w:id="3641" w:name="_Toc382449127"/>
      <w:bookmarkEnd w:id="3632"/>
      <w:bookmarkEnd w:id="3633"/>
      <w:bookmarkEnd w:id="3634"/>
      <w:bookmarkEnd w:id="3635"/>
      <w:bookmarkEnd w:id="3636"/>
      <w:bookmarkEnd w:id="3637"/>
      <w:bookmarkEnd w:id="3638"/>
      <w:bookmarkEnd w:id="3639"/>
      <w:bookmarkEnd w:id="3640"/>
      <w:bookmarkEnd w:id="3641"/>
    </w:p>
    <w:p w:rsidR="00380229" w:rsidDel="000923A6" w:rsidRDefault="002956A8">
      <w:pPr>
        <w:rPr>
          <w:del w:id="3642" w:author="Sergio" w:date="2014-03-12T20:46:00Z"/>
          <w:rFonts w:ascii="Arial" w:hAnsi="Arial" w:cs="Arial"/>
          <w:szCs w:val="24"/>
        </w:rPr>
      </w:pPr>
      <w:ins w:id="3643" w:author="Familia Valderrama A" w:date="2014-03-11T20:39:00Z">
        <w:del w:id="3644" w:author="Sergio" w:date="2014-03-12T20:46:00Z">
          <w:r w:rsidRPr="002956A8">
            <w:rPr>
              <w:rFonts w:ascii="Arial" w:hAnsi="Arial" w:cs="Arial"/>
              <w:szCs w:val="24"/>
              <w:highlight w:val="red"/>
              <w:lang w:val="es-CO"/>
              <w:rPrChange w:id="3645" w:author="Familia Valderrama A" w:date="2014-03-11T20:40:00Z">
                <w:rPr>
                  <w:rFonts w:ascii="Arial" w:hAnsi="Arial" w:cs="Arial"/>
                  <w:color w:val="0000FF" w:themeColor="hyperlink"/>
                  <w:sz w:val="16"/>
                  <w:szCs w:val="24"/>
                  <w:u w:val="single"/>
                  <w:lang w:val="es-CO"/>
                </w:rPr>
              </w:rPrChange>
            </w:rPr>
            <w:delText xml:space="preserve">Echar carretazo de un </w:delText>
          </w:r>
        </w:del>
      </w:ins>
      <w:ins w:id="3646" w:author="Familia Valderrama A" w:date="2014-03-11T20:40:00Z">
        <w:del w:id="3647" w:author="Sergio" w:date="2014-03-12T20:46:00Z">
          <w:r w:rsidRPr="002956A8">
            <w:rPr>
              <w:rFonts w:ascii="Arial" w:hAnsi="Arial" w:cs="Arial"/>
              <w:szCs w:val="24"/>
              <w:highlight w:val="red"/>
              <w:lang w:val="es-CO"/>
              <w:rPrChange w:id="3648" w:author="Familia Valderrama A" w:date="2014-03-11T20:40:00Z">
                <w:rPr>
                  <w:rFonts w:ascii="Arial" w:hAnsi="Arial" w:cs="Arial"/>
                  <w:color w:val="0000FF" w:themeColor="hyperlink"/>
                  <w:sz w:val="16"/>
                  <w:szCs w:val="24"/>
                  <w:u w:val="single"/>
                  <w:lang w:val="es-CO"/>
                </w:rPr>
              </w:rPrChange>
            </w:rPr>
            <w:delText>renglón</w:delText>
          </w:r>
        </w:del>
      </w:ins>
      <w:ins w:id="3649" w:author="Familia Valderrama A" w:date="2014-03-11T20:39:00Z">
        <w:del w:id="3650" w:author="Sergio" w:date="2014-03-12T20:46:00Z">
          <w:r w:rsidRPr="002956A8">
            <w:rPr>
              <w:rFonts w:ascii="Arial" w:hAnsi="Arial" w:cs="Arial"/>
              <w:szCs w:val="24"/>
              <w:highlight w:val="red"/>
              <w:lang w:val="es-CO"/>
              <w:rPrChange w:id="3651" w:author="Familia Valderrama A" w:date="2014-03-11T20:40:00Z">
                <w:rPr>
                  <w:rFonts w:ascii="Arial" w:hAnsi="Arial" w:cs="Arial"/>
                  <w:color w:val="0000FF" w:themeColor="hyperlink"/>
                  <w:sz w:val="16"/>
                  <w:szCs w:val="24"/>
                  <w:u w:val="single"/>
                  <w:lang w:val="es-CO"/>
                </w:rPr>
              </w:rPrChange>
            </w:rPr>
            <w:delText xml:space="preserve"> </w:delText>
          </w:r>
        </w:del>
      </w:ins>
      <w:ins w:id="3652" w:author="Familia Valderrama A" w:date="2014-03-11T20:40:00Z">
        <w:del w:id="3653" w:author="Sergio" w:date="2014-03-12T20:46:00Z">
          <w:r w:rsidRPr="002956A8">
            <w:rPr>
              <w:rFonts w:ascii="Arial" w:hAnsi="Arial" w:cs="Arial"/>
              <w:szCs w:val="24"/>
              <w:highlight w:val="red"/>
              <w:lang w:val="es-CO"/>
              <w:rPrChange w:id="3654" w:author="Familia Valderrama A" w:date="2014-03-11T20:40:00Z">
                <w:rPr>
                  <w:rFonts w:ascii="Arial" w:hAnsi="Arial" w:cs="Arial"/>
                  <w:color w:val="0000FF" w:themeColor="hyperlink"/>
                  <w:sz w:val="16"/>
                  <w:szCs w:val="24"/>
                  <w:u w:val="single"/>
                  <w:lang w:val="es-CO"/>
                </w:rPr>
              </w:rPrChange>
            </w:rPr>
            <w:delText>o 2 de que se hizo una investigación basada en 2 referencias</w:delText>
          </w:r>
        </w:del>
      </w:ins>
      <w:ins w:id="3655" w:author="Familia Valderrama A" w:date="2014-03-11T20:53:00Z">
        <w:del w:id="3656" w:author="Sergio" w:date="2014-03-12T20:46:00Z">
          <w:r w:rsidR="00DF67D5" w:rsidDel="000923A6">
            <w:rPr>
              <w:rFonts w:ascii="Arial" w:hAnsi="Arial" w:cs="Arial"/>
              <w:szCs w:val="24"/>
              <w:lang w:val="es-CO"/>
            </w:rPr>
            <w:delText>. Poner referencia por cada rol.</w:delText>
          </w:r>
        </w:del>
      </w:ins>
      <w:bookmarkStart w:id="3657" w:name="_Toc382427911"/>
      <w:bookmarkStart w:id="3658" w:name="_Toc382428738"/>
      <w:bookmarkStart w:id="3659" w:name="_Toc382436021"/>
      <w:bookmarkStart w:id="3660" w:name="_Toc382447319"/>
      <w:bookmarkStart w:id="3661" w:name="_Toc382447861"/>
      <w:bookmarkStart w:id="3662" w:name="_Toc382448288"/>
      <w:bookmarkStart w:id="3663" w:name="_Toc382448518"/>
      <w:bookmarkStart w:id="3664" w:name="_Toc382448622"/>
      <w:bookmarkStart w:id="3665" w:name="_Toc382448751"/>
      <w:bookmarkStart w:id="3666" w:name="_Toc382448877"/>
      <w:bookmarkStart w:id="3667" w:name="_Toc382449003"/>
      <w:bookmarkStart w:id="3668" w:name="_Toc382449128"/>
      <w:bookmarkEnd w:id="3657"/>
      <w:bookmarkEnd w:id="3658"/>
      <w:bookmarkEnd w:id="3659"/>
      <w:bookmarkEnd w:id="3660"/>
      <w:bookmarkEnd w:id="3661"/>
      <w:bookmarkEnd w:id="3662"/>
      <w:bookmarkEnd w:id="3663"/>
      <w:bookmarkEnd w:id="3664"/>
      <w:bookmarkEnd w:id="3665"/>
      <w:bookmarkEnd w:id="3666"/>
      <w:bookmarkEnd w:id="3667"/>
      <w:bookmarkEnd w:id="3668"/>
    </w:p>
    <w:p w:rsidR="00380229" w:rsidRDefault="005B51FA">
      <w:pPr>
        <w:pStyle w:val="Ttulo1"/>
        <w:rPr>
          <w:rFonts w:ascii="Arial" w:hAnsi="Arial" w:cs="Arial"/>
          <w:lang w:val="es-ES_tradnl"/>
        </w:rPr>
      </w:pPr>
      <w:bookmarkStart w:id="3669" w:name="_Toc384230536"/>
      <w:r w:rsidRPr="0007042C">
        <w:rPr>
          <w:rFonts w:ascii="Arial" w:hAnsi="Arial" w:cs="Arial"/>
          <w:lang w:val="es-ES_tradnl"/>
        </w:rPr>
        <w:t>Administración del Proyecto</w:t>
      </w:r>
      <w:bookmarkEnd w:id="3669"/>
    </w:p>
    <w:p w:rsidR="00380229" w:rsidRPr="004815AC" w:rsidDel="00D010BA" w:rsidRDefault="002956A8">
      <w:pPr>
        <w:rPr>
          <w:del w:id="3670" w:author="Sergio" w:date="2014-03-12T20:28:00Z"/>
          <w:rFonts w:ascii="Arial" w:hAnsi="Arial" w:cs="Arial"/>
          <w:sz w:val="28"/>
          <w:szCs w:val="28"/>
          <w:lang w:val="es-ES_tradnl"/>
          <w:rPrChange w:id="3671" w:author="Sergio" w:date="2014-03-12T20:32:00Z">
            <w:rPr>
              <w:del w:id="3672" w:author="Sergio" w:date="2014-03-12T20:28:00Z"/>
              <w:rFonts w:ascii="Arial" w:hAnsi="Arial" w:cs="Arial"/>
              <w:lang w:val="es-ES_tradnl"/>
            </w:rPr>
          </w:rPrChange>
        </w:rPr>
      </w:pPr>
      <w:del w:id="3673" w:author="Sergio" w:date="2014-03-12T20:28:00Z">
        <w:r w:rsidRPr="002956A8">
          <w:rPr>
            <w:rFonts w:ascii="Arial" w:hAnsi="Arial" w:cs="Arial"/>
            <w:color w:val="000090"/>
            <w:sz w:val="28"/>
            <w:szCs w:val="28"/>
            <w:lang w:val="es-ES_tradnl"/>
            <w:rPrChange w:id="3674" w:author="Sergio" w:date="2014-03-12T20:32:00Z">
              <w:rPr>
                <w:rFonts w:ascii="Arial" w:hAnsi="Arial" w:cs="Arial"/>
                <w:color w:val="000090"/>
                <w:sz w:val="16"/>
                <w:szCs w:val="16"/>
                <w:u w:val="single"/>
                <w:lang w:val="es-ES_tradnl"/>
              </w:rPr>
            </w:rPrChange>
          </w:rPr>
          <w:delText>Propósito: Que los integrantes del proyecto entiendan los aspectos detallados del plan de proyecto y su respectiva gestión.</w:delText>
        </w:r>
        <w:bookmarkStart w:id="3675" w:name="_Toc382419509"/>
        <w:bookmarkStart w:id="3676" w:name="_Toc382419854"/>
        <w:bookmarkStart w:id="3677" w:name="_Toc382420361"/>
        <w:bookmarkStart w:id="3678" w:name="_Toc382420471"/>
        <w:bookmarkStart w:id="3679" w:name="_Toc382427913"/>
        <w:bookmarkStart w:id="3680" w:name="_Toc382428740"/>
        <w:bookmarkStart w:id="3681" w:name="_Toc382436023"/>
        <w:bookmarkStart w:id="3682" w:name="_Toc382447321"/>
        <w:bookmarkStart w:id="3683" w:name="_Toc382447863"/>
        <w:bookmarkStart w:id="3684" w:name="_Toc382448290"/>
        <w:bookmarkStart w:id="3685" w:name="_Toc382448520"/>
        <w:bookmarkStart w:id="3686" w:name="_Toc382448624"/>
        <w:bookmarkStart w:id="3687" w:name="_Toc382448753"/>
        <w:bookmarkStart w:id="3688" w:name="_Toc382448879"/>
        <w:bookmarkStart w:id="3689" w:name="_Toc382449005"/>
        <w:bookmarkStart w:id="3690" w:name="_Toc382449130"/>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del>
    </w:p>
    <w:p w:rsidR="00380229" w:rsidRPr="004815AC" w:rsidDel="00D010BA" w:rsidRDefault="002956A8">
      <w:pPr>
        <w:rPr>
          <w:del w:id="3691" w:author="Sergio" w:date="2014-03-12T20:28:00Z"/>
          <w:rFonts w:ascii="Arial" w:hAnsi="Arial" w:cs="Arial"/>
          <w:sz w:val="28"/>
          <w:szCs w:val="28"/>
          <w:lang w:val="es-ES_tradnl"/>
          <w:rPrChange w:id="3692" w:author="Sergio" w:date="2014-03-12T20:32:00Z">
            <w:rPr>
              <w:del w:id="3693" w:author="Sergio" w:date="2014-03-12T20:28:00Z"/>
              <w:rFonts w:ascii="Arial" w:hAnsi="Arial" w:cs="Arial"/>
              <w:lang w:val="es-ES_tradnl"/>
            </w:rPr>
          </w:rPrChange>
        </w:rPr>
      </w:pPr>
      <w:del w:id="3694" w:author="Sergio" w:date="2014-03-12T20:28:00Z">
        <w:r w:rsidRPr="002956A8">
          <w:rPr>
            <w:rFonts w:ascii="Arial" w:hAnsi="Arial" w:cs="Arial"/>
            <w:color w:val="000090"/>
            <w:sz w:val="28"/>
            <w:szCs w:val="28"/>
            <w:lang w:val="es-ES_tradnl"/>
            <w:rPrChange w:id="3695" w:author="Sergio" w:date="2014-03-12T20:32:00Z">
              <w:rPr>
                <w:rFonts w:ascii="Arial" w:hAnsi="Arial" w:cs="Arial"/>
                <w:color w:val="000090"/>
                <w:sz w:val="16"/>
                <w:szCs w:val="16"/>
                <w:u w:val="single"/>
                <w:lang w:val="es-ES_tradnl"/>
              </w:rPr>
            </w:rPrChange>
          </w:rPr>
          <w:delText>Contenido: ver sub-secciones</w:delText>
        </w:r>
        <w:bookmarkStart w:id="3696" w:name="_Toc382419510"/>
        <w:bookmarkStart w:id="3697" w:name="_Toc382419855"/>
        <w:bookmarkStart w:id="3698" w:name="_Toc382420362"/>
        <w:bookmarkStart w:id="3699" w:name="_Toc382420472"/>
        <w:bookmarkStart w:id="3700" w:name="_Toc382427914"/>
        <w:bookmarkStart w:id="3701" w:name="_Toc382428741"/>
        <w:bookmarkStart w:id="3702" w:name="_Toc382436024"/>
        <w:bookmarkStart w:id="3703" w:name="_Toc382447322"/>
        <w:bookmarkStart w:id="3704" w:name="_Toc382447864"/>
        <w:bookmarkStart w:id="3705" w:name="_Toc382448291"/>
        <w:bookmarkStart w:id="3706" w:name="_Toc382448521"/>
        <w:bookmarkStart w:id="3707" w:name="_Toc382448625"/>
        <w:bookmarkStart w:id="3708" w:name="_Toc382448754"/>
        <w:bookmarkStart w:id="3709" w:name="_Toc382448880"/>
        <w:bookmarkStart w:id="3710" w:name="_Toc382449006"/>
        <w:bookmarkStart w:id="3711" w:name="_Toc382449131"/>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del>
    </w:p>
    <w:p w:rsidR="00380229" w:rsidRPr="004815AC" w:rsidDel="00D010BA" w:rsidRDefault="002956A8">
      <w:pPr>
        <w:rPr>
          <w:del w:id="3712" w:author="Sergio" w:date="2014-03-12T20:28:00Z"/>
          <w:rFonts w:ascii="Arial" w:hAnsi="Arial" w:cs="Arial"/>
          <w:sz w:val="28"/>
          <w:szCs w:val="28"/>
          <w:lang w:val="es-ES_tradnl"/>
          <w:rPrChange w:id="3713" w:author="Sergio" w:date="2014-03-12T20:32:00Z">
            <w:rPr>
              <w:del w:id="3714" w:author="Sergio" w:date="2014-03-12T20:28:00Z"/>
              <w:rFonts w:ascii="Arial" w:hAnsi="Arial" w:cs="Arial"/>
              <w:lang w:val="es-ES_tradnl"/>
            </w:rPr>
          </w:rPrChange>
        </w:rPr>
      </w:pPr>
      <w:del w:id="3715" w:author="Sergio" w:date="2014-03-12T20:28:00Z">
        <w:r w:rsidRPr="002956A8">
          <w:rPr>
            <w:rFonts w:ascii="Arial" w:hAnsi="Arial" w:cs="Arial"/>
            <w:color w:val="000090"/>
            <w:sz w:val="28"/>
            <w:szCs w:val="28"/>
            <w:lang w:val="es-ES_tradnl"/>
            <w:rPrChange w:id="3716" w:author="Sergio" w:date="2014-03-12T20:32:00Z">
              <w:rPr>
                <w:rFonts w:ascii="Arial" w:hAnsi="Arial" w:cs="Arial"/>
                <w:color w:val="000090"/>
                <w:sz w:val="16"/>
                <w:szCs w:val="16"/>
                <w:u w:val="single"/>
                <w:lang w:val="es-ES_tradnl"/>
              </w:rPr>
            </w:rPrChange>
          </w:rPr>
          <w:delText>Referencias: [1], sección 5.5</w:delText>
        </w:r>
        <w:bookmarkStart w:id="3717" w:name="_Toc382419511"/>
        <w:bookmarkStart w:id="3718" w:name="_Toc382419856"/>
        <w:bookmarkStart w:id="3719" w:name="_Toc382420363"/>
        <w:bookmarkStart w:id="3720" w:name="_Toc382420473"/>
        <w:bookmarkStart w:id="3721" w:name="_Toc382427915"/>
        <w:bookmarkStart w:id="3722" w:name="_Toc382428742"/>
        <w:bookmarkStart w:id="3723" w:name="_Toc382436025"/>
        <w:bookmarkStart w:id="3724" w:name="_Toc382447323"/>
        <w:bookmarkStart w:id="3725" w:name="_Toc382447865"/>
        <w:bookmarkStart w:id="3726" w:name="_Toc382448292"/>
        <w:bookmarkStart w:id="3727" w:name="_Toc382448522"/>
        <w:bookmarkStart w:id="3728" w:name="_Toc382448626"/>
        <w:bookmarkStart w:id="3729" w:name="_Toc382448755"/>
        <w:bookmarkStart w:id="3730" w:name="_Toc382448881"/>
        <w:bookmarkStart w:id="3731" w:name="_Toc382449007"/>
        <w:bookmarkStart w:id="3732" w:name="_Toc382449132"/>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del>
    </w:p>
    <w:p w:rsidR="00380229" w:rsidRPr="004815AC" w:rsidRDefault="002956A8">
      <w:pPr>
        <w:pStyle w:val="Ttulo2"/>
        <w:rPr>
          <w:rFonts w:ascii="Arial" w:hAnsi="Arial" w:cs="Arial"/>
          <w:sz w:val="28"/>
          <w:szCs w:val="28"/>
          <w:lang w:val="es-ES_tradnl"/>
          <w:rPrChange w:id="3733" w:author="Sergio" w:date="2014-03-12T20:32:00Z">
            <w:rPr>
              <w:rFonts w:ascii="Arial" w:hAnsi="Arial" w:cs="Arial"/>
              <w:lang w:val="es-ES_tradnl"/>
            </w:rPr>
          </w:rPrChange>
        </w:rPr>
      </w:pPr>
      <w:bookmarkStart w:id="3734" w:name="_Toc384230537"/>
      <w:r w:rsidRPr="002956A8">
        <w:rPr>
          <w:rFonts w:ascii="Arial" w:hAnsi="Arial" w:cs="Arial"/>
          <w:sz w:val="28"/>
          <w:szCs w:val="28"/>
          <w:lang w:val="es-ES_tradnl"/>
          <w:rPrChange w:id="3735" w:author="Sergio" w:date="2014-03-12T20:32:00Z">
            <w:rPr>
              <w:rFonts w:ascii="Arial" w:hAnsi="Arial" w:cs="Arial"/>
              <w:b w:val="0"/>
              <w:bCs w:val="0"/>
              <w:color w:val="0000FF" w:themeColor="hyperlink"/>
              <w:sz w:val="24"/>
              <w:szCs w:val="22"/>
              <w:u w:val="single"/>
              <w:lang w:val="es-ES_tradnl"/>
            </w:rPr>
          </w:rPrChange>
        </w:rPr>
        <w:t>M</w:t>
      </w:r>
      <w:commentRangeStart w:id="3736"/>
      <w:r w:rsidRPr="002956A8">
        <w:rPr>
          <w:rFonts w:ascii="Arial" w:hAnsi="Arial" w:cs="Arial"/>
          <w:sz w:val="28"/>
          <w:szCs w:val="28"/>
          <w:lang w:val="es-ES_tradnl"/>
          <w:rPrChange w:id="3737" w:author="Sergio" w:date="2014-03-12T20:32:00Z">
            <w:rPr>
              <w:rFonts w:ascii="Arial" w:hAnsi="Arial" w:cs="Arial"/>
              <w:b w:val="0"/>
              <w:bCs w:val="0"/>
              <w:color w:val="0000FF" w:themeColor="hyperlink"/>
              <w:sz w:val="24"/>
              <w:szCs w:val="22"/>
              <w:u w:val="single"/>
              <w:lang w:val="es-ES_tradnl"/>
            </w:rPr>
          </w:rPrChange>
        </w:rPr>
        <w:t>étodos y Herramientas de Estimación</w:t>
      </w:r>
      <w:commentRangeEnd w:id="3736"/>
      <w:r w:rsidR="00ED05B6">
        <w:rPr>
          <w:rStyle w:val="Refdecomentario"/>
          <w:rFonts w:ascii="Calibri" w:hAnsi="Calibri"/>
          <w:b w:val="0"/>
          <w:bCs w:val="0"/>
        </w:rPr>
        <w:commentReference w:id="3736"/>
      </w:r>
      <w:bookmarkEnd w:id="3734"/>
    </w:p>
    <w:p w:rsidR="00D85F8B" w:rsidRDefault="00D85F8B">
      <w:pPr>
        <w:rPr>
          <w:ins w:id="3738" w:author="FELIPE BERNAL" w:date="2014-03-13T13:31:00Z"/>
          <w:rFonts w:ascii="Arial" w:hAnsi="Arial" w:cs="Arial"/>
          <w:bCs/>
          <w:szCs w:val="24"/>
        </w:rPr>
      </w:pPr>
    </w:p>
    <w:p w:rsidR="00D85F8B" w:rsidRPr="00A87D0A" w:rsidRDefault="00D85F8B">
      <w:pPr>
        <w:rPr>
          <w:ins w:id="3739" w:author="FELIPE BERNAL" w:date="2014-03-13T13:31:00Z"/>
          <w:rFonts w:ascii="Arial" w:hAnsi="Arial" w:cs="Arial"/>
          <w:bCs/>
          <w:szCs w:val="24"/>
        </w:rPr>
      </w:pPr>
      <w:ins w:id="3740" w:author="FELIPE BERNAL" w:date="2014-03-13T13:32:00Z">
        <w:r>
          <w:rPr>
            <w:rFonts w:ascii="Arial" w:hAnsi="Arial" w:cs="Arial"/>
            <w:bCs/>
            <w:szCs w:val="24"/>
          </w:rPr>
          <w:t>P</w:t>
        </w:r>
      </w:ins>
      <w:ins w:id="3741" w:author="FELIPE BERNAL" w:date="2014-03-13T13:31:00Z">
        <w:r w:rsidRPr="00A87D0A">
          <w:rPr>
            <w:rFonts w:ascii="Arial" w:hAnsi="Arial" w:cs="Arial"/>
            <w:bCs/>
            <w:szCs w:val="24"/>
          </w:rPr>
          <w:t>ara la estimación del costo del producto</w:t>
        </w:r>
      </w:ins>
      <w:ins w:id="3742" w:author="FELIPE BERNAL" w:date="2014-03-13T13:32:00Z">
        <w:r>
          <w:rPr>
            <w:rFonts w:ascii="Arial" w:hAnsi="Arial" w:cs="Arial"/>
            <w:bCs/>
            <w:szCs w:val="24"/>
          </w:rPr>
          <w:t xml:space="preserve"> se utilizará</w:t>
        </w:r>
      </w:ins>
      <w:ins w:id="3743" w:author="FELIPE BERNAL" w:date="2014-03-13T13:31:00Z">
        <w:r w:rsidRPr="00A87D0A">
          <w:rPr>
            <w:rFonts w:ascii="Arial" w:hAnsi="Arial" w:cs="Arial"/>
            <w:bCs/>
            <w:szCs w:val="24"/>
          </w:rPr>
          <w:t xml:space="preserve"> el </w:t>
        </w:r>
        <w:commentRangeStart w:id="3744"/>
        <w:r w:rsidRPr="00A87D0A">
          <w:rPr>
            <w:rFonts w:ascii="Arial" w:hAnsi="Arial" w:cs="Arial"/>
            <w:bCs/>
            <w:szCs w:val="24"/>
          </w:rPr>
          <w:t xml:space="preserve">Método </w:t>
        </w:r>
        <w:r>
          <w:rPr>
            <w:rFonts w:ascii="Arial" w:hAnsi="Arial" w:cs="Arial"/>
            <w:bCs/>
            <w:szCs w:val="24"/>
          </w:rPr>
          <w:t xml:space="preserve">de estimación por casos de </w:t>
        </w:r>
      </w:ins>
      <w:ins w:id="3745" w:author="FELIPE BERNAL" w:date="2014-03-13T13:37:00Z">
        <w:r>
          <w:rPr>
            <w:rFonts w:ascii="Arial" w:hAnsi="Arial" w:cs="Arial"/>
            <w:bCs/>
            <w:szCs w:val="24"/>
          </w:rPr>
          <w:t xml:space="preserve">usos </w:t>
        </w:r>
        <w:r w:rsidRPr="00A87D0A">
          <w:rPr>
            <w:rFonts w:ascii="Arial" w:hAnsi="Arial" w:cs="Arial"/>
            <w:bCs/>
            <w:szCs w:val="24"/>
          </w:rPr>
          <w:t>con</w:t>
        </w:r>
      </w:ins>
      <w:ins w:id="3746" w:author="FELIPE BERNAL" w:date="2014-03-13T13:31:00Z">
        <w:r w:rsidRPr="00A87D0A">
          <w:rPr>
            <w:rFonts w:ascii="Arial" w:hAnsi="Arial" w:cs="Arial"/>
            <w:bCs/>
            <w:szCs w:val="24"/>
          </w:rPr>
          <w:t xml:space="preserve"> </w:t>
        </w:r>
        <w:r>
          <w:rPr>
            <w:rFonts w:ascii="Arial" w:hAnsi="Arial" w:cs="Arial"/>
            <w:bCs/>
            <w:szCs w:val="24"/>
          </w:rPr>
          <w:t>el ajuste de Frohnhoff y Engel</w:t>
        </w:r>
      </w:ins>
      <w:commentRangeEnd w:id="3744"/>
      <w:r w:rsidR="00273FE0">
        <w:rPr>
          <w:rStyle w:val="Refdecomentario"/>
        </w:rPr>
        <w:commentReference w:id="3744"/>
      </w:r>
      <w:ins w:id="3747" w:author="FELIPE BERNAL" w:date="2014-03-13T13:34:00Z">
        <w:r>
          <w:rPr>
            <w:rFonts w:ascii="Arial" w:hAnsi="Arial" w:cs="Arial"/>
            <w:bCs/>
            <w:szCs w:val="24"/>
          </w:rPr>
          <w:t>,</w:t>
        </w:r>
      </w:ins>
      <w:ins w:id="3748" w:author="FELIPE BERNAL" w:date="2014-03-13T13:31:00Z">
        <w:r>
          <w:rPr>
            <w:rFonts w:ascii="Arial" w:hAnsi="Arial" w:cs="Arial"/>
            <w:bCs/>
            <w:szCs w:val="24"/>
          </w:rPr>
          <w:t xml:space="preserve"> el cual </w:t>
        </w:r>
      </w:ins>
      <w:ins w:id="3749" w:author="FELIPE BERNAL" w:date="2014-03-13T13:34:00Z">
        <w:r>
          <w:rPr>
            <w:rFonts w:ascii="Arial" w:hAnsi="Arial" w:cs="Arial"/>
            <w:bCs/>
            <w:szCs w:val="24"/>
          </w:rPr>
          <w:t>tiene algunas</w:t>
        </w:r>
      </w:ins>
      <w:ins w:id="3750" w:author="FELIPE BERNAL" w:date="2014-03-13T13:31:00Z">
        <w:r w:rsidRPr="00A87D0A">
          <w:rPr>
            <w:rFonts w:ascii="Arial" w:hAnsi="Arial" w:cs="Arial"/>
            <w:bCs/>
            <w:szCs w:val="24"/>
          </w:rPr>
          <w:t xml:space="preserve"> variaciones que </w:t>
        </w:r>
      </w:ins>
      <w:ins w:id="3751" w:author="FELIPE BERNAL" w:date="2014-03-13T13:32:00Z">
        <w:r>
          <w:rPr>
            <w:rFonts w:ascii="Arial" w:hAnsi="Arial" w:cs="Arial"/>
            <w:bCs/>
            <w:szCs w:val="24"/>
          </w:rPr>
          <w:t xml:space="preserve">se </w:t>
        </w:r>
      </w:ins>
      <w:ins w:id="3752" w:author="FELIPE BERNAL" w:date="2014-03-13T13:37:00Z">
        <w:r>
          <w:rPr>
            <w:rFonts w:ascii="Arial" w:hAnsi="Arial" w:cs="Arial"/>
            <w:bCs/>
            <w:szCs w:val="24"/>
          </w:rPr>
          <w:t xml:space="preserve">explican </w:t>
        </w:r>
        <w:commentRangeStart w:id="3753"/>
        <w:r w:rsidRPr="00A87D0A">
          <w:rPr>
            <w:rFonts w:ascii="Arial" w:hAnsi="Arial" w:cs="Arial"/>
            <w:bCs/>
            <w:szCs w:val="24"/>
          </w:rPr>
          <w:t>más</w:t>
        </w:r>
      </w:ins>
      <w:ins w:id="3754" w:author="FELIPE BERNAL" w:date="2014-03-13T13:31:00Z">
        <w:r>
          <w:rPr>
            <w:rFonts w:ascii="Arial" w:hAnsi="Arial" w:cs="Arial"/>
            <w:bCs/>
            <w:szCs w:val="24"/>
          </w:rPr>
          <w:t xml:space="preserve"> </w:t>
        </w:r>
      </w:ins>
      <w:ins w:id="3755" w:author="FELIPE BERNAL" w:date="2014-03-13T13:37:00Z">
        <w:r>
          <w:rPr>
            <w:rFonts w:ascii="Arial" w:hAnsi="Arial" w:cs="Arial"/>
            <w:bCs/>
            <w:szCs w:val="24"/>
          </w:rPr>
          <w:t>adelante</w:t>
        </w:r>
      </w:ins>
      <w:commentRangeEnd w:id="3753"/>
      <w:r w:rsidR="00273FE0">
        <w:rPr>
          <w:rStyle w:val="Refdecomentario"/>
        </w:rPr>
        <w:commentReference w:id="3753"/>
      </w:r>
      <w:ins w:id="3756" w:author="FELIPE BERNAL" w:date="2014-03-13T13:37:00Z">
        <w:r>
          <w:rPr>
            <w:rFonts w:ascii="Arial" w:hAnsi="Arial" w:cs="Arial"/>
            <w:bCs/>
            <w:szCs w:val="24"/>
          </w:rPr>
          <w:t xml:space="preserve"> </w:t>
        </w:r>
        <w:r w:rsidRPr="00A87D0A">
          <w:rPr>
            <w:rFonts w:ascii="Arial" w:hAnsi="Arial" w:cs="Arial"/>
            <w:bCs/>
            <w:szCs w:val="24"/>
          </w:rPr>
          <w:t>de</w:t>
        </w:r>
        <w:r>
          <w:rPr>
            <w:rFonts w:ascii="Arial" w:hAnsi="Arial" w:cs="Arial"/>
            <w:bCs/>
            <w:szCs w:val="24"/>
          </w:rPr>
          <w:t xml:space="preserve"> acuerdo </w:t>
        </w:r>
      </w:ins>
      <w:ins w:id="3757" w:author="FELIPE BERNAL" w:date="2014-03-13T13:31:00Z">
        <w:r w:rsidRPr="00A87D0A">
          <w:rPr>
            <w:rFonts w:ascii="Arial" w:hAnsi="Arial" w:cs="Arial"/>
            <w:bCs/>
            <w:szCs w:val="24"/>
          </w:rPr>
          <w:t xml:space="preserve">al tamaño y </w:t>
        </w:r>
      </w:ins>
      <w:ins w:id="3758" w:author="FELIPE BERNAL" w:date="2014-03-13T13:35:00Z">
        <w:r>
          <w:rPr>
            <w:rFonts w:ascii="Arial" w:hAnsi="Arial" w:cs="Arial"/>
            <w:bCs/>
            <w:szCs w:val="24"/>
          </w:rPr>
          <w:t xml:space="preserve">a las </w:t>
        </w:r>
      </w:ins>
      <w:ins w:id="3759" w:author="FELIPE BERNAL" w:date="2014-03-13T13:31:00Z">
        <w:r w:rsidRPr="00A87D0A">
          <w:rPr>
            <w:rFonts w:ascii="Arial" w:hAnsi="Arial" w:cs="Arial"/>
            <w:bCs/>
            <w:szCs w:val="24"/>
          </w:rPr>
          <w:t xml:space="preserve">necesidades de </w:t>
        </w:r>
      </w:ins>
      <w:ins w:id="3760" w:author="FELIPE BERNAL" w:date="2014-03-13T13:35:00Z">
        <w:r>
          <w:rPr>
            <w:rFonts w:ascii="Arial" w:hAnsi="Arial" w:cs="Arial"/>
            <w:bCs/>
            <w:szCs w:val="24"/>
          </w:rPr>
          <w:t>este</w:t>
        </w:r>
      </w:ins>
      <w:ins w:id="3761" w:author="FELIPE BERNAL" w:date="2014-03-13T13:31:00Z">
        <w:r w:rsidRPr="00A87D0A">
          <w:rPr>
            <w:rFonts w:ascii="Arial" w:hAnsi="Arial" w:cs="Arial"/>
            <w:bCs/>
            <w:szCs w:val="24"/>
          </w:rPr>
          <w:t xml:space="preserve"> proyecto.</w:t>
        </w:r>
      </w:ins>
    </w:p>
    <w:p w:rsidR="00D85F8B" w:rsidRPr="00A87D0A" w:rsidRDefault="00D85F8B" w:rsidP="00D85F8B">
      <w:pPr>
        <w:rPr>
          <w:ins w:id="3762" w:author="FELIPE BERNAL" w:date="2014-03-13T13:31:00Z"/>
          <w:rFonts w:ascii="Arial" w:hAnsi="Arial" w:cs="Arial"/>
          <w:bCs/>
          <w:szCs w:val="24"/>
        </w:rPr>
      </w:pPr>
      <w:ins w:id="3763" w:author="FELIPE BERNAL" w:date="2014-03-13T13:31:00Z">
        <w:r w:rsidRPr="00A87D0A">
          <w:rPr>
            <w:rFonts w:ascii="Arial" w:hAnsi="Arial" w:cs="Arial"/>
            <w:bCs/>
            <w:szCs w:val="24"/>
          </w:rPr>
          <w:t xml:space="preserve">Este método estima la complejidad, y extensión final del </w:t>
        </w:r>
        <w:commentRangeStart w:id="3764"/>
        <w:r w:rsidRPr="00A87D0A">
          <w:rPr>
            <w:rFonts w:ascii="Arial" w:hAnsi="Arial" w:cs="Arial"/>
            <w:bCs/>
            <w:szCs w:val="24"/>
          </w:rPr>
          <w:t xml:space="preserve">proyecto </w:t>
        </w:r>
      </w:ins>
      <w:commentRangeEnd w:id="3764"/>
      <w:r w:rsidR="00273FE0">
        <w:rPr>
          <w:rStyle w:val="Refdecomentario"/>
        </w:rPr>
        <w:commentReference w:id="3764"/>
      </w:r>
      <w:ins w:id="3765" w:author="FELIPE BERNAL" w:date="2014-03-13T13:31:00Z">
        <w:r w:rsidRPr="00A87D0A">
          <w:rPr>
            <w:rFonts w:ascii="Arial" w:hAnsi="Arial" w:cs="Arial"/>
            <w:bCs/>
            <w:szCs w:val="24"/>
          </w:rPr>
          <w:t xml:space="preserve">basado en las transacciones que realiza cada </w:t>
        </w:r>
        <w:commentRangeStart w:id="3766"/>
        <w:r w:rsidRPr="00A87D0A">
          <w:rPr>
            <w:rFonts w:ascii="Arial" w:hAnsi="Arial" w:cs="Arial"/>
            <w:bCs/>
            <w:szCs w:val="24"/>
          </w:rPr>
          <w:t>caso de uso</w:t>
        </w:r>
      </w:ins>
      <w:commentRangeEnd w:id="3766"/>
      <w:r w:rsidR="000B51A9">
        <w:rPr>
          <w:rStyle w:val="Refdecomentario"/>
        </w:rPr>
        <w:commentReference w:id="3766"/>
      </w:r>
      <w:ins w:id="3767" w:author="FELIPE BERNAL" w:date="2014-03-13T13:31:00Z">
        <w:r w:rsidRPr="00A87D0A">
          <w:rPr>
            <w:rFonts w:ascii="Arial" w:hAnsi="Arial" w:cs="Arial"/>
            <w:bCs/>
            <w:szCs w:val="24"/>
          </w:rPr>
          <w:t>. Donde se entiende como una transacción</w:t>
        </w:r>
        <w:r>
          <w:rPr>
            <w:rFonts w:ascii="Arial" w:hAnsi="Arial" w:cs="Arial"/>
            <w:bCs/>
            <w:szCs w:val="24"/>
          </w:rPr>
          <w:t xml:space="preserve"> a</w:t>
        </w:r>
        <w:r w:rsidRPr="00A87D0A">
          <w:rPr>
            <w:rFonts w:ascii="Arial" w:hAnsi="Arial" w:cs="Arial"/>
            <w:bCs/>
            <w:szCs w:val="24"/>
          </w:rPr>
          <w:t xml:space="preserve"> un conjunto de actividades atómicas que puede realizar un caso de uso. Estas actividades se ejecutan todas, o no se ejecuta ninguna, eso las hace atómicas.</w:t>
        </w:r>
      </w:ins>
    </w:p>
    <w:p w:rsidR="00380229" w:rsidDel="00D85F8B" w:rsidRDefault="00D85F8B">
      <w:pPr>
        <w:rPr>
          <w:del w:id="3768" w:author="FELIPE BERNAL" w:date="2014-03-13T13:31:00Z"/>
          <w:rFonts w:ascii="Arial" w:hAnsi="Arial" w:cs="Arial"/>
          <w:lang w:val="es-ES_tradnl"/>
        </w:rPr>
      </w:pPr>
      <w:ins w:id="3769" w:author="FELIPE BERNAL" w:date="2014-03-13T13:38:00Z">
        <w:r w:rsidRPr="00A87D0A">
          <w:rPr>
            <w:rFonts w:ascii="Arial" w:hAnsi="Arial" w:cs="Arial"/>
            <w:szCs w:val="24"/>
          </w:rPr>
          <w:t xml:space="preserve">“Formalmente un </w:t>
        </w:r>
        <w:commentRangeStart w:id="3770"/>
        <w:r w:rsidRPr="00A87D0A">
          <w:rPr>
            <w:rFonts w:ascii="Arial" w:hAnsi="Arial" w:cs="Arial"/>
            <w:szCs w:val="24"/>
          </w:rPr>
          <w:t>escenario</w:t>
        </w:r>
      </w:ins>
      <w:commentRangeEnd w:id="3770"/>
      <w:r w:rsidR="00273FE0">
        <w:rPr>
          <w:rStyle w:val="Refdecomentario"/>
        </w:rPr>
        <w:commentReference w:id="3770"/>
      </w:r>
      <w:ins w:id="3771" w:author="FELIPE BERNAL" w:date="2014-03-13T13:38:00Z">
        <w:r w:rsidRPr="00A87D0A">
          <w:rPr>
            <w:rFonts w:ascii="Arial" w:hAnsi="Arial" w:cs="Arial"/>
            <w:szCs w:val="24"/>
          </w:rPr>
          <w:t xml:space="preserve"> representa una forma de uso del sistema, no es exactamente una</w:t>
        </w:r>
        <w:r>
          <w:rPr>
            <w:rFonts w:ascii="Arial" w:hAnsi="Arial" w:cs="Arial"/>
            <w:szCs w:val="24"/>
          </w:rPr>
          <w:t xml:space="preserve"> </w:t>
        </w:r>
        <w:r w:rsidRPr="00A87D0A">
          <w:rPr>
            <w:rFonts w:ascii="Arial" w:hAnsi="Arial" w:cs="Arial"/>
            <w:szCs w:val="24"/>
          </w:rPr>
          <w:t xml:space="preserve">función, pero sí representa la funcionalidad del sistema.” </w:t>
        </w:r>
      </w:ins>
      <w:customXmlInsRangeStart w:id="3772" w:author="FELIPE BERNAL" w:date="2014-03-13T13:40:00Z"/>
      <w:sdt>
        <w:sdtPr>
          <w:rPr>
            <w:rFonts w:ascii="Arial" w:hAnsi="Arial" w:cs="Arial"/>
            <w:szCs w:val="24"/>
          </w:rPr>
          <w:id w:val="1261102572"/>
          <w:citation/>
        </w:sdtPr>
        <w:sdtContent>
          <w:customXmlInsRangeEnd w:id="3772"/>
          <w:ins w:id="3773" w:author="FELIPE BERNAL" w:date="2014-03-13T13:40:00Z">
            <w:r w:rsidR="002956A8">
              <w:rPr>
                <w:rFonts w:ascii="Arial" w:hAnsi="Arial" w:cs="Arial"/>
                <w:szCs w:val="24"/>
              </w:rPr>
              <w:fldChar w:fldCharType="begin"/>
            </w:r>
            <w:r>
              <w:rPr>
                <w:rFonts w:ascii="Arial" w:hAnsi="Arial" w:cs="Arial"/>
                <w:szCs w:val="24"/>
                <w:lang w:val="es-CO"/>
              </w:rPr>
              <w:instrText xml:space="preserve"> CITATION MIn14 \l 9226 </w:instrText>
            </w:r>
          </w:ins>
          <w:r w:rsidR="002956A8">
            <w:rPr>
              <w:rFonts w:ascii="Arial" w:hAnsi="Arial" w:cs="Arial"/>
              <w:szCs w:val="24"/>
            </w:rPr>
            <w:fldChar w:fldCharType="separate"/>
          </w:r>
          <w:r w:rsidR="000F5A96" w:rsidRPr="000F5A96">
            <w:rPr>
              <w:rFonts w:ascii="Arial" w:hAnsi="Arial" w:cs="Arial"/>
              <w:noProof/>
              <w:szCs w:val="24"/>
              <w:lang w:val="es-CO"/>
            </w:rPr>
            <w:t>[36]</w:t>
          </w:r>
          <w:ins w:id="3774" w:author="FELIPE BERNAL" w:date="2014-03-13T13:40:00Z">
            <w:r w:rsidR="002956A8">
              <w:rPr>
                <w:rFonts w:ascii="Arial" w:hAnsi="Arial" w:cs="Arial"/>
                <w:szCs w:val="24"/>
              </w:rPr>
              <w:fldChar w:fldCharType="end"/>
            </w:r>
          </w:ins>
          <w:customXmlInsRangeStart w:id="3775" w:author="FELIPE BERNAL" w:date="2014-03-13T13:40:00Z"/>
        </w:sdtContent>
      </w:sdt>
      <w:customXmlInsRangeEnd w:id="3775"/>
      <w:del w:id="3776" w:author="FELIPE BERNAL" w:date="2014-03-13T13:31:00Z">
        <w:r w:rsidR="005B51FA" w:rsidRPr="0007042C" w:rsidDel="00D85F8B">
          <w:rPr>
            <w:rFonts w:ascii="Arial" w:hAnsi="Arial" w:cs="Arial"/>
            <w:color w:val="000090"/>
            <w:lang w:val="es-ES_tradnl"/>
          </w:rPr>
          <w:delText>Propósito: Fundamentar adecuadamente todas las estimaciones realizadas en el presente documento</w:delText>
        </w:r>
      </w:del>
    </w:p>
    <w:p w:rsidR="00380229" w:rsidDel="00D85F8B" w:rsidRDefault="005B51FA">
      <w:pPr>
        <w:rPr>
          <w:del w:id="3777" w:author="FELIPE BERNAL" w:date="2014-03-13T13:31:00Z"/>
          <w:rFonts w:ascii="Arial" w:hAnsi="Arial" w:cs="Arial"/>
          <w:lang w:val="es-ES_tradnl"/>
        </w:rPr>
      </w:pPr>
      <w:del w:id="3778" w:author="FELIPE BERNAL" w:date="2014-03-13T13:31:00Z">
        <w:r w:rsidRPr="0007042C" w:rsidDel="00D85F8B">
          <w:rPr>
            <w:rFonts w:ascii="Arial" w:hAnsi="Arial" w:cs="Arial"/>
            <w:color w:val="000090"/>
            <w:lang w:val="es-ES_tradnl"/>
          </w:rPr>
          <w:delText xml:space="preserve">Contenido: Para </w:delText>
        </w:r>
        <w:r w:rsidR="00E60885" w:rsidRPr="0007042C" w:rsidDel="00D85F8B">
          <w:rPr>
            <w:rFonts w:ascii="Arial" w:hAnsi="Arial" w:cs="Arial"/>
            <w:color w:val="000090"/>
            <w:lang w:val="es-ES_tradnl"/>
          </w:rPr>
          <w:delText xml:space="preserve">la </w:delText>
        </w:r>
        <w:r w:rsidRPr="0007042C" w:rsidDel="00D85F8B">
          <w:rPr>
            <w:rFonts w:ascii="Arial" w:hAnsi="Arial" w:cs="Arial"/>
            <w:color w:val="000090"/>
            <w:lang w:val="es-ES_tradnl"/>
          </w:rPr>
          <w:delText>estimación realizada en el presente documento, explicar los métodos y herramientas utilizadas para elaborar dicha estimación</w:delText>
        </w:r>
        <w:r w:rsidR="00F85134" w:rsidRPr="0007042C" w:rsidDel="00D85F8B">
          <w:rPr>
            <w:rFonts w:ascii="Arial" w:hAnsi="Arial" w:cs="Arial"/>
            <w:color w:val="000090"/>
            <w:lang w:val="es-ES_tradnl"/>
          </w:rPr>
          <w:delText xml:space="preserve"> (debe incluir la estimación del Software y la del proyecto)</w:delText>
        </w:r>
        <w:r w:rsidRPr="0007042C" w:rsidDel="00D85F8B">
          <w:rPr>
            <w:rFonts w:ascii="Arial" w:hAnsi="Arial" w:cs="Arial"/>
            <w:color w:val="000090"/>
            <w:lang w:val="es-ES_tradnl"/>
          </w:rPr>
          <w:delText>, así como la sección donde se muestran dichas estimaciones. Ejemplos de estimaciones pueden ser: tiempos requeridos para realizar una tarea, tamaño o complejidad del software, presupuestos asignados, etc.</w:delText>
        </w:r>
      </w:del>
    </w:p>
    <w:p w:rsidR="00380229" w:rsidDel="00D85F8B" w:rsidRDefault="005B51FA">
      <w:pPr>
        <w:rPr>
          <w:del w:id="3779" w:author="FELIPE BERNAL" w:date="2014-03-13T13:31:00Z"/>
          <w:rFonts w:ascii="Arial" w:hAnsi="Arial" w:cs="Arial"/>
          <w:lang w:val="es-ES_tradnl"/>
        </w:rPr>
      </w:pPr>
      <w:del w:id="3780" w:author="FELIPE BERNAL" w:date="2014-03-13T13:31:00Z">
        <w:r w:rsidRPr="0007042C" w:rsidDel="00D85F8B">
          <w:rPr>
            <w:rFonts w:ascii="Arial" w:hAnsi="Arial" w:cs="Arial"/>
            <w:color w:val="000090"/>
            <w:lang w:val="es-ES_tradnl"/>
          </w:rPr>
          <w:delText>Tamaño máximo: 1 página.</w:delText>
        </w:r>
      </w:del>
    </w:p>
    <w:p w:rsidR="00380229" w:rsidDel="00D85F8B" w:rsidRDefault="005B51FA">
      <w:pPr>
        <w:rPr>
          <w:del w:id="3781" w:author="FELIPE BERNAL" w:date="2014-03-13T13:38:00Z"/>
          <w:rFonts w:ascii="Arial" w:hAnsi="Arial" w:cs="Arial"/>
          <w:color w:val="000090"/>
          <w:lang w:val="es-ES_tradnl"/>
        </w:rPr>
      </w:pPr>
      <w:del w:id="3782" w:author="FELIPE BERNAL" w:date="2014-03-13T13:38:00Z">
        <w:r w:rsidRPr="0007042C" w:rsidDel="00D85F8B">
          <w:rPr>
            <w:rFonts w:ascii="Arial" w:hAnsi="Arial" w:cs="Arial"/>
            <w:color w:val="000090"/>
            <w:lang w:val="es-ES_tradnl"/>
          </w:rPr>
          <w:delText>Referencias: [1], sección 5.5.1.1</w:delText>
        </w:r>
      </w:del>
    </w:p>
    <w:p w:rsidR="00380229" w:rsidRDefault="00380229">
      <w:pPr>
        <w:rPr>
          <w:rFonts w:ascii="Arial" w:hAnsi="Arial" w:cs="Arial"/>
          <w:color w:val="000090"/>
          <w:lang w:val="es-ES_tradnl"/>
        </w:rPr>
      </w:pPr>
    </w:p>
    <w:p w:rsidR="00D85F8B" w:rsidRPr="00A87D0A" w:rsidRDefault="00D85F8B">
      <w:pPr>
        <w:rPr>
          <w:ins w:id="3783" w:author="FELIPE BERNAL" w:date="2014-03-13T13:40:00Z"/>
          <w:rFonts w:ascii="Arial" w:hAnsi="Arial" w:cs="Arial"/>
          <w:bCs/>
          <w:szCs w:val="24"/>
        </w:rPr>
      </w:pPr>
      <w:commentRangeStart w:id="3784"/>
      <w:ins w:id="3785" w:author="FELIPE BERNAL" w:date="2014-03-13T13:40:00Z">
        <w:r w:rsidRPr="00A87D0A">
          <w:rPr>
            <w:rFonts w:ascii="Arial" w:hAnsi="Arial" w:cs="Arial"/>
            <w:bCs/>
            <w:szCs w:val="24"/>
          </w:rPr>
          <w:t>El cuadro de dialogo</w:t>
        </w:r>
      </w:ins>
      <w:commentRangeEnd w:id="3784"/>
      <w:r w:rsidR="00273FE0">
        <w:rPr>
          <w:rStyle w:val="Refdecomentario"/>
        </w:rPr>
        <w:commentReference w:id="3784"/>
      </w:r>
      <w:ins w:id="3786" w:author="FELIPE BERNAL" w:date="2014-03-13T13:40:00Z">
        <w:r w:rsidRPr="00A87D0A">
          <w:rPr>
            <w:rFonts w:ascii="Arial" w:hAnsi="Arial" w:cs="Arial"/>
            <w:bCs/>
            <w:szCs w:val="24"/>
          </w:rPr>
          <w:t xml:space="preserve"> se comprende como la acción de solicitar o de suministrar información a la aplicación (al sistema) bien sea seleccionando datos o configurando variables.</w:t>
        </w:r>
      </w:ins>
    </w:p>
    <w:p w:rsidR="00D85F8B" w:rsidRPr="00A87D0A" w:rsidRDefault="00D85F8B">
      <w:pPr>
        <w:rPr>
          <w:ins w:id="3787" w:author="FELIPE BERNAL" w:date="2014-03-13T13:40:00Z"/>
          <w:rFonts w:ascii="Arial" w:hAnsi="Arial" w:cs="Arial"/>
          <w:bCs/>
          <w:szCs w:val="24"/>
        </w:rPr>
      </w:pPr>
      <w:commentRangeStart w:id="3788"/>
      <w:ins w:id="3789" w:author="FELIPE BERNAL" w:date="2014-03-13T13:41:00Z">
        <w:r>
          <w:rPr>
            <w:rFonts w:ascii="Arial" w:hAnsi="Arial" w:cs="Arial"/>
            <w:bCs/>
            <w:szCs w:val="24"/>
          </w:rPr>
          <w:t>Las métricas</w:t>
        </w:r>
      </w:ins>
      <w:ins w:id="3790" w:author="FELIPE BERNAL" w:date="2014-03-13T13:40:00Z">
        <w:r w:rsidRPr="00A87D0A">
          <w:rPr>
            <w:rFonts w:ascii="Arial" w:hAnsi="Arial" w:cs="Arial"/>
            <w:bCs/>
            <w:szCs w:val="24"/>
          </w:rPr>
          <w:t xml:space="preserve"> que </w:t>
        </w:r>
      </w:ins>
      <w:ins w:id="3791" w:author="FELIPE BERNAL" w:date="2014-03-13T13:41:00Z">
        <w:r>
          <w:rPr>
            <w:rFonts w:ascii="Arial" w:hAnsi="Arial" w:cs="Arial"/>
            <w:bCs/>
            <w:szCs w:val="24"/>
          </w:rPr>
          <w:t>se van a utilizar son</w:t>
        </w:r>
      </w:ins>
      <w:ins w:id="3792" w:author="FELIPE BERNAL" w:date="2014-03-13T13:43:00Z">
        <w:r w:rsidR="00374B1C">
          <w:rPr>
            <w:rFonts w:ascii="Arial" w:hAnsi="Arial" w:cs="Arial"/>
            <w:bCs/>
            <w:szCs w:val="24"/>
          </w:rPr>
          <w:t xml:space="preserve"> </w:t>
        </w:r>
      </w:ins>
      <w:customXmlInsRangeStart w:id="3793" w:author="FELIPE BERNAL" w:date="2014-03-13T13:44:00Z"/>
      <w:sdt>
        <w:sdtPr>
          <w:rPr>
            <w:rFonts w:ascii="Arial" w:hAnsi="Arial" w:cs="Arial"/>
            <w:bCs/>
            <w:szCs w:val="24"/>
          </w:rPr>
          <w:id w:val="1349989764"/>
          <w:citation/>
        </w:sdtPr>
        <w:sdtContent>
          <w:customXmlInsRangeEnd w:id="3793"/>
          <w:ins w:id="3794" w:author="FELIPE BERNAL" w:date="2014-03-13T13:44:00Z">
            <w:r w:rsidR="002956A8">
              <w:rPr>
                <w:rFonts w:ascii="Arial" w:hAnsi="Arial" w:cs="Arial"/>
                <w:bCs/>
                <w:szCs w:val="24"/>
              </w:rPr>
              <w:fldChar w:fldCharType="begin"/>
            </w:r>
            <w:r w:rsidR="00374B1C">
              <w:rPr>
                <w:rFonts w:ascii="Arial" w:hAnsi="Arial" w:cs="Arial"/>
                <w:bCs/>
                <w:szCs w:val="24"/>
                <w:lang w:val="es-CO"/>
              </w:rPr>
              <w:instrText xml:space="preserve"> CITATION Cri14 \l 9226 </w:instrText>
            </w:r>
          </w:ins>
          <w:r w:rsidR="002956A8">
            <w:rPr>
              <w:rFonts w:ascii="Arial" w:hAnsi="Arial" w:cs="Arial"/>
              <w:bCs/>
              <w:szCs w:val="24"/>
            </w:rPr>
            <w:fldChar w:fldCharType="separate"/>
          </w:r>
          <w:r w:rsidR="000F5A96" w:rsidRPr="000F5A96">
            <w:rPr>
              <w:rFonts w:ascii="Arial" w:hAnsi="Arial" w:cs="Arial"/>
              <w:noProof/>
              <w:szCs w:val="24"/>
              <w:lang w:val="es-CO"/>
            </w:rPr>
            <w:t>[37]</w:t>
          </w:r>
          <w:ins w:id="3795" w:author="FELIPE BERNAL" w:date="2014-03-13T13:44:00Z">
            <w:r w:rsidR="002956A8">
              <w:rPr>
                <w:rFonts w:ascii="Arial" w:hAnsi="Arial" w:cs="Arial"/>
                <w:bCs/>
                <w:szCs w:val="24"/>
              </w:rPr>
              <w:fldChar w:fldCharType="end"/>
            </w:r>
          </w:ins>
          <w:customXmlInsRangeStart w:id="3796" w:author="FELIPE BERNAL" w:date="2014-03-13T13:44:00Z"/>
        </w:sdtContent>
      </w:sdt>
      <w:customXmlInsRangeEnd w:id="3796"/>
      <w:ins w:id="3797" w:author="FELIPE BERNAL" w:date="2014-03-13T13:41:00Z">
        <w:r>
          <w:rPr>
            <w:rFonts w:ascii="Arial" w:hAnsi="Arial" w:cs="Arial"/>
            <w:bCs/>
            <w:szCs w:val="24"/>
          </w:rPr>
          <w:t>:</w:t>
        </w:r>
      </w:ins>
      <w:commentRangeEnd w:id="3788"/>
      <w:r w:rsidR="009D6D42">
        <w:rPr>
          <w:rStyle w:val="Refdecomentario"/>
        </w:rPr>
        <w:commentReference w:id="3788"/>
      </w:r>
    </w:p>
    <w:p w:rsidR="00D85F8B" w:rsidRPr="00A87D0A" w:rsidRDefault="00D85F8B">
      <w:pPr>
        <w:pStyle w:val="Prrafodelista"/>
        <w:keepNext w:val="0"/>
        <w:numPr>
          <w:ilvl w:val="0"/>
          <w:numId w:val="44"/>
        </w:numPr>
        <w:suppressAutoHyphens w:val="0"/>
        <w:autoSpaceDE w:val="0"/>
        <w:autoSpaceDN w:val="0"/>
        <w:adjustRightInd w:val="0"/>
        <w:spacing w:after="0" w:line="240" w:lineRule="auto"/>
        <w:rPr>
          <w:ins w:id="3798" w:author="FELIPE BERNAL" w:date="2014-03-13T13:40:00Z"/>
          <w:rFonts w:ascii="Arial" w:hAnsi="Arial" w:cs="Arial"/>
          <w:szCs w:val="24"/>
        </w:rPr>
      </w:pPr>
      <w:ins w:id="3799" w:author="FELIPE BERNAL" w:date="2014-03-13T13:40:00Z">
        <w:r w:rsidRPr="00A87D0A">
          <w:rPr>
            <w:rFonts w:ascii="Arial" w:hAnsi="Arial" w:cs="Arial"/>
            <w:szCs w:val="24"/>
          </w:rPr>
          <w:t xml:space="preserve">Simple: &lt;= 3 </w:t>
        </w:r>
        <w:commentRangeStart w:id="3800"/>
        <w:r w:rsidRPr="00A87D0A">
          <w:rPr>
            <w:rFonts w:ascii="Arial" w:hAnsi="Arial" w:cs="Arial"/>
            <w:szCs w:val="24"/>
          </w:rPr>
          <w:t>escenarios principales, transacciones y cuadros de dialogo</w:t>
        </w:r>
      </w:ins>
      <w:commentRangeEnd w:id="3800"/>
      <w:r w:rsidR="00273FE0">
        <w:rPr>
          <w:rStyle w:val="Refdecomentario"/>
        </w:rPr>
        <w:commentReference w:id="3800"/>
      </w:r>
      <w:ins w:id="3801" w:author="FELIPE BERNAL" w:date="2014-03-13T13:40:00Z">
        <w:r w:rsidRPr="00A87D0A">
          <w:rPr>
            <w:rFonts w:ascii="Arial" w:hAnsi="Arial" w:cs="Arial"/>
            <w:szCs w:val="24"/>
          </w:rPr>
          <w:t xml:space="preserve"> (5puntos)</w:t>
        </w:r>
      </w:ins>
    </w:p>
    <w:p w:rsidR="00D85F8B" w:rsidRPr="00A87D0A" w:rsidRDefault="00D85F8B">
      <w:pPr>
        <w:pStyle w:val="Prrafodelista"/>
        <w:keepNext w:val="0"/>
        <w:numPr>
          <w:ilvl w:val="0"/>
          <w:numId w:val="44"/>
        </w:numPr>
        <w:suppressAutoHyphens w:val="0"/>
        <w:autoSpaceDE w:val="0"/>
        <w:autoSpaceDN w:val="0"/>
        <w:adjustRightInd w:val="0"/>
        <w:spacing w:after="0" w:line="240" w:lineRule="auto"/>
        <w:rPr>
          <w:ins w:id="3802" w:author="FELIPE BERNAL" w:date="2014-03-13T13:40:00Z"/>
          <w:rFonts w:ascii="Arial" w:hAnsi="Arial" w:cs="Arial"/>
          <w:szCs w:val="24"/>
        </w:rPr>
      </w:pPr>
      <w:ins w:id="3803" w:author="FELIPE BERNAL" w:date="2014-03-13T13:40:00Z">
        <w:r w:rsidRPr="00A87D0A">
          <w:rPr>
            <w:rFonts w:ascii="Arial" w:hAnsi="Arial" w:cs="Arial"/>
            <w:szCs w:val="24"/>
          </w:rPr>
          <w:t>Medio: &lt;= 7 escenarios principales, transacciones y cuadros de dialogo (10puntos)</w:t>
        </w:r>
      </w:ins>
    </w:p>
    <w:p w:rsidR="008B38F0" w:rsidRDefault="00D85F8B">
      <w:pPr>
        <w:pStyle w:val="Prrafodelista"/>
        <w:keepNext w:val="0"/>
        <w:numPr>
          <w:ilvl w:val="0"/>
          <w:numId w:val="44"/>
        </w:numPr>
        <w:suppressAutoHyphens w:val="0"/>
        <w:autoSpaceDE w:val="0"/>
        <w:autoSpaceDN w:val="0"/>
        <w:adjustRightInd w:val="0"/>
        <w:spacing w:after="0" w:line="240" w:lineRule="auto"/>
        <w:rPr>
          <w:ins w:id="3804" w:author="FELIPE BERNAL" w:date="2014-03-13T13:49:00Z"/>
          <w:rFonts w:ascii="Arial" w:hAnsi="Arial" w:cs="Arial"/>
          <w:bCs/>
          <w:szCs w:val="24"/>
          <w:rPrChange w:id="3805" w:author="FELIPE BERNAL" w:date="2014-03-13T13:49:00Z">
            <w:rPr>
              <w:ins w:id="3806" w:author="FELIPE BERNAL" w:date="2014-03-13T13:49:00Z"/>
            </w:rPr>
          </w:rPrChange>
        </w:rPr>
        <w:pPrChange w:id="3807" w:author="FELIPE BERNAL" w:date="2014-03-13T13:49:00Z">
          <w:pPr>
            <w:pStyle w:val="Prrafodelista"/>
            <w:numPr>
              <w:numId w:val="44"/>
            </w:numPr>
            <w:ind w:hanging="360"/>
            <w:jc w:val="left"/>
          </w:pPr>
        </w:pPrChange>
      </w:pPr>
      <w:ins w:id="3808" w:author="FELIPE BERNAL" w:date="2014-03-13T13:40:00Z">
        <w:r w:rsidRPr="00A87D0A">
          <w:rPr>
            <w:rFonts w:ascii="Arial" w:hAnsi="Arial" w:cs="Arial"/>
            <w:szCs w:val="24"/>
          </w:rPr>
          <w:t>Complejo: &gt;=8 escenarios principales, transacciones y cuadros de dialogo(15 puntos)</w:t>
        </w:r>
      </w:ins>
    </w:p>
    <w:p w:rsidR="008B38F0" w:rsidRDefault="008B38F0">
      <w:pPr>
        <w:jc w:val="left"/>
        <w:rPr>
          <w:ins w:id="3809" w:author="FELIPE BERNAL" w:date="2014-03-13T13:45:00Z"/>
          <w:rFonts w:ascii="Arial" w:hAnsi="Arial" w:cs="Arial"/>
          <w:bCs/>
          <w:szCs w:val="24"/>
        </w:rPr>
        <w:pPrChange w:id="3810" w:author="FELIPE BERNAL" w:date="2014-03-13T13:45:00Z">
          <w:pPr>
            <w:pStyle w:val="Prrafodelista"/>
            <w:numPr>
              <w:numId w:val="44"/>
            </w:numPr>
            <w:ind w:hanging="360"/>
            <w:jc w:val="left"/>
          </w:pPr>
        </w:pPrChange>
      </w:pPr>
    </w:p>
    <w:p w:rsidR="008B38F0" w:rsidRDefault="002956A8">
      <w:pPr>
        <w:rPr>
          <w:ins w:id="3811" w:author="FELIPE BERNAL" w:date="2014-03-13T13:44:00Z"/>
          <w:rFonts w:ascii="Arial" w:hAnsi="Arial" w:cs="Arial"/>
          <w:bCs/>
          <w:szCs w:val="24"/>
          <w:rPrChange w:id="3812" w:author="FELIPE BERNAL" w:date="2014-03-13T13:44:00Z">
            <w:rPr>
              <w:ins w:id="3813" w:author="FELIPE BERNAL" w:date="2014-03-13T13:44:00Z"/>
            </w:rPr>
          </w:rPrChange>
        </w:rPr>
        <w:pPrChange w:id="3814" w:author="FELIPE BERNAL" w:date="2014-03-13T13:45:00Z">
          <w:pPr>
            <w:pStyle w:val="Prrafodelista"/>
            <w:numPr>
              <w:numId w:val="44"/>
            </w:numPr>
            <w:ind w:hanging="360"/>
            <w:jc w:val="left"/>
          </w:pPr>
        </w:pPrChange>
      </w:pPr>
      <w:ins w:id="3815" w:author="FELIPE BERNAL" w:date="2014-03-13T13:44:00Z">
        <w:r w:rsidRPr="002956A8">
          <w:rPr>
            <w:rFonts w:ascii="Arial" w:hAnsi="Arial" w:cs="Arial"/>
            <w:bCs/>
            <w:szCs w:val="24"/>
            <w:rPrChange w:id="3816" w:author="FELIPE BERNAL" w:date="2014-03-13T13:44:00Z">
              <w:rPr>
                <w:sz w:val="16"/>
                <w:szCs w:val="16"/>
              </w:rPr>
            </w:rPrChange>
          </w:rPr>
          <w:t>Esta estimación se realiza basándonos en métricas de horas hombre y pagos realizados en Pesos Colombianos (COP).</w:t>
        </w:r>
      </w:ins>
    </w:p>
    <w:p w:rsidR="008B38F0" w:rsidRDefault="008B38F0">
      <w:pPr>
        <w:keepNext w:val="0"/>
        <w:suppressAutoHyphens w:val="0"/>
        <w:autoSpaceDE w:val="0"/>
        <w:autoSpaceDN w:val="0"/>
        <w:adjustRightInd w:val="0"/>
        <w:spacing w:after="0" w:line="240" w:lineRule="auto"/>
        <w:rPr>
          <w:ins w:id="3817" w:author="FELIPE BERNAL" w:date="2014-03-13T13:49:00Z"/>
          <w:rFonts w:ascii="Arial" w:hAnsi="Arial" w:cs="Arial"/>
          <w:bCs/>
          <w:szCs w:val="24"/>
        </w:rPr>
        <w:pPrChange w:id="3818"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19" w:author="FELIPE BERNAL" w:date="2014-03-13T13:49:00Z"/>
          <w:rFonts w:ascii="Arial" w:hAnsi="Arial" w:cs="Arial"/>
          <w:bCs/>
          <w:szCs w:val="24"/>
        </w:rPr>
        <w:pPrChange w:id="3820"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21" w:author="FELIPE BERNAL" w:date="2014-03-13T13:49:00Z"/>
          <w:rFonts w:ascii="Arial" w:hAnsi="Arial" w:cs="Arial"/>
          <w:bCs/>
          <w:szCs w:val="24"/>
        </w:rPr>
        <w:pPrChange w:id="3822"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23" w:author="FELIPE BERNAL" w:date="2014-03-13T13:49:00Z"/>
          <w:rFonts w:ascii="Arial" w:hAnsi="Arial" w:cs="Arial"/>
          <w:bCs/>
          <w:szCs w:val="24"/>
        </w:rPr>
        <w:pPrChange w:id="3824"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25" w:author="FELIPE BERNAL" w:date="2014-03-13T13:49:00Z"/>
          <w:rFonts w:ascii="Arial" w:hAnsi="Arial" w:cs="Arial"/>
          <w:bCs/>
          <w:szCs w:val="24"/>
        </w:rPr>
        <w:pPrChange w:id="3826"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27" w:author="FELIPE BERNAL" w:date="2014-03-13T13:49:00Z"/>
          <w:rFonts w:ascii="Arial" w:hAnsi="Arial" w:cs="Arial"/>
          <w:bCs/>
          <w:szCs w:val="24"/>
        </w:rPr>
        <w:pPrChange w:id="3828"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29" w:author="FELIPE BERNAL" w:date="2014-03-13T13:49:00Z"/>
          <w:rFonts w:ascii="Arial" w:hAnsi="Arial" w:cs="Arial"/>
          <w:bCs/>
          <w:szCs w:val="24"/>
        </w:rPr>
        <w:pPrChange w:id="3830"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31" w:author="FELIPE BERNAL" w:date="2014-03-13T13:49:00Z"/>
          <w:rFonts w:ascii="Arial" w:hAnsi="Arial" w:cs="Arial"/>
          <w:bCs/>
          <w:szCs w:val="24"/>
        </w:rPr>
        <w:pPrChange w:id="3832"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33" w:author="FELIPE BERNAL" w:date="2014-03-13T13:49:00Z"/>
          <w:rFonts w:ascii="Arial" w:hAnsi="Arial" w:cs="Arial"/>
          <w:bCs/>
          <w:szCs w:val="24"/>
        </w:rPr>
        <w:pPrChange w:id="3834"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p w:rsidR="008B38F0" w:rsidRDefault="008B38F0">
      <w:pPr>
        <w:keepNext w:val="0"/>
        <w:suppressAutoHyphens w:val="0"/>
        <w:autoSpaceDE w:val="0"/>
        <w:autoSpaceDN w:val="0"/>
        <w:adjustRightInd w:val="0"/>
        <w:spacing w:after="0" w:line="240" w:lineRule="auto"/>
        <w:rPr>
          <w:ins w:id="3835" w:author="FELIPE BERNAL" w:date="2014-03-13T13:40:00Z"/>
          <w:rFonts w:ascii="Arial" w:hAnsi="Arial" w:cs="Arial"/>
          <w:bCs/>
          <w:szCs w:val="24"/>
          <w:rPrChange w:id="3836" w:author="FELIPE BERNAL" w:date="2014-03-13T13:41:00Z">
            <w:rPr>
              <w:ins w:id="3837" w:author="FELIPE BERNAL" w:date="2014-03-13T13:40:00Z"/>
            </w:rPr>
          </w:rPrChange>
        </w:rPr>
        <w:pPrChange w:id="3838" w:author="FELIPE BERNAL" w:date="2014-03-13T13:41:00Z">
          <w:pPr>
            <w:pStyle w:val="Prrafodelista"/>
            <w:keepNext w:val="0"/>
            <w:numPr>
              <w:numId w:val="44"/>
            </w:numPr>
            <w:suppressAutoHyphens w:val="0"/>
            <w:autoSpaceDE w:val="0"/>
            <w:autoSpaceDN w:val="0"/>
            <w:adjustRightInd w:val="0"/>
            <w:spacing w:after="0" w:line="240" w:lineRule="auto"/>
            <w:ind w:hanging="360"/>
          </w:pPr>
        </w:pPrChange>
      </w:pPr>
    </w:p>
    <w:tbl>
      <w:tblPr>
        <w:tblStyle w:val="GridTable5DarkAccent1"/>
        <w:tblW w:w="0" w:type="auto"/>
        <w:tblLook w:val="04A0"/>
        <w:tblPrChange w:id="3839" w:author="FELIPE BERNAL" w:date="2014-03-13T13:46:00Z">
          <w:tblPr>
            <w:tblStyle w:val="Tablaconcuadrcula"/>
            <w:tblW w:w="0" w:type="auto"/>
            <w:tblLook w:val="04A0"/>
          </w:tblPr>
        </w:tblPrChange>
      </w:tblPr>
      <w:tblGrid>
        <w:gridCol w:w="2909"/>
        <w:gridCol w:w="2648"/>
        <w:gridCol w:w="3163"/>
        <w:tblGridChange w:id="3840">
          <w:tblGrid>
            <w:gridCol w:w="3098"/>
            <w:gridCol w:w="2861"/>
            <w:gridCol w:w="2761"/>
          </w:tblGrid>
        </w:tblGridChange>
      </w:tblGrid>
      <w:tr w:rsidR="00F175FC" w:rsidRPr="00A87D0A" w:rsidTr="00F175FC">
        <w:trPr>
          <w:cnfStyle w:val="100000000000"/>
          <w:ins w:id="3841" w:author="FELIPE BERNAL" w:date="2014-03-13T13:46:00Z"/>
        </w:trPr>
        <w:tc>
          <w:tcPr>
            <w:cnfStyle w:val="001000000000"/>
            <w:tcW w:w="4528" w:type="dxa"/>
            <w:tcPrChange w:id="3842" w:author="FELIPE BERNAL" w:date="2014-03-13T13:46:00Z">
              <w:tcPr>
                <w:tcW w:w="4528" w:type="dxa"/>
              </w:tcPr>
            </w:tcPrChange>
          </w:tcPr>
          <w:p w:rsidR="00F175FC" w:rsidRPr="00A87D0A" w:rsidRDefault="00F175FC" w:rsidP="00710218">
            <w:pPr>
              <w:cnfStyle w:val="101000000000"/>
              <w:rPr>
                <w:ins w:id="3843" w:author="FELIPE BERNAL" w:date="2014-03-13T13:46:00Z"/>
                <w:rFonts w:ascii="Arial" w:hAnsi="Arial" w:cs="Arial"/>
                <w:b w:val="0"/>
                <w:bCs w:val="0"/>
                <w:szCs w:val="24"/>
              </w:rPr>
            </w:pPr>
            <w:ins w:id="3844" w:author="FELIPE BERNAL" w:date="2014-03-13T13:46:00Z">
              <w:r w:rsidRPr="00A87D0A">
                <w:rPr>
                  <w:rFonts w:ascii="Arial" w:hAnsi="Arial" w:cs="Arial"/>
                  <w:szCs w:val="24"/>
                </w:rPr>
                <w:t>Métrica</w:t>
              </w:r>
            </w:ins>
          </w:p>
        </w:tc>
        <w:tc>
          <w:tcPr>
            <w:tcW w:w="4431" w:type="dxa"/>
            <w:tcPrChange w:id="3845" w:author="FELIPE BERNAL" w:date="2014-03-13T13:46:00Z">
              <w:tcPr>
                <w:tcW w:w="4431" w:type="dxa"/>
              </w:tcPr>
            </w:tcPrChange>
          </w:tcPr>
          <w:p w:rsidR="00F175FC" w:rsidRPr="00A87D0A" w:rsidRDefault="00F175FC" w:rsidP="00710218">
            <w:pPr>
              <w:cnfStyle w:val="100000000000"/>
              <w:rPr>
                <w:ins w:id="3846" w:author="FELIPE BERNAL" w:date="2014-03-13T13:46:00Z"/>
                <w:rFonts w:ascii="Arial" w:hAnsi="Arial" w:cs="Arial"/>
                <w:b w:val="0"/>
                <w:bCs w:val="0"/>
                <w:szCs w:val="24"/>
              </w:rPr>
            </w:pPr>
            <w:commentRangeStart w:id="3847"/>
            <w:ins w:id="3848" w:author="FELIPE BERNAL" w:date="2014-03-13T13:46:00Z">
              <w:r w:rsidRPr="00A87D0A">
                <w:rPr>
                  <w:rFonts w:ascii="Arial" w:hAnsi="Arial" w:cs="Arial"/>
                  <w:szCs w:val="24"/>
                </w:rPr>
                <w:t>Ecuación para calcular estimación</w:t>
              </w:r>
            </w:ins>
          </w:p>
        </w:tc>
        <w:tc>
          <w:tcPr>
            <w:tcW w:w="4263" w:type="dxa"/>
            <w:tcPrChange w:id="3849" w:author="FELIPE BERNAL" w:date="2014-03-13T13:46:00Z">
              <w:tcPr>
                <w:tcW w:w="4263" w:type="dxa"/>
              </w:tcPr>
            </w:tcPrChange>
          </w:tcPr>
          <w:p w:rsidR="00F175FC" w:rsidRPr="00A87D0A" w:rsidRDefault="00F175FC" w:rsidP="00710218">
            <w:pPr>
              <w:cnfStyle w:val="100000000000"/>
              <w:rPr>
                <w:ins w:id="3850" w:author="FELIPE BERNAL" w:date="2014-03-13T13:46:00Z"/>
                <w:rFonts w:ascii="Arial" w:hAnsi="Arial" w:cs="Arial"/>
                <w:b w:val="0"/>
                <w:bCs w:val="0"/>
                <w:szCs w:val="24"/>
              </w:rPr>
            </w:pPr>
            <w:ins w:id="3851" w:author="FELIPE BERNAL" w:date="2014-03-13T13:46:00Z">
              <w:r w:rsidRPr="00A87D0A">
                <w:rPr>
                  <w:rFonts w:ascii="Arial" w:hAnsi="Arial" w:cs="Arial"/>
                  <w:szCs w:val="24"/>
                </w:rPr>
                <w:t>Valor</w:t>
              </w:r>
            </w:ins>
            <w:commentRangeEnd w:id="3847"/>
            <w:r w:rsidR="000B51A9">
              <w:rPr>
                <w:rStyle w:val="Refdecomentario"/>
                <w:b w:val="0"/>
                <w:bCs w:val="0"/>
                <w:color w:val="auto"/>
              </w:rPr>
              <w:commentReference w:id="3847"/>
            </w:r>
          </w:p>
        </w:tc>
      </w:tr>
      <w:tr w:rsidR="00F175FC" w:rsidRPr="00A87D0A" w:rsidTr="00F175FC">
        <w:trPr>
          <w:cnfStyle w:val="000000100000"/>
          <w:ins w:id="3852" w:author="FELIPE BERNAL" w:date="2014-03-13T13:46:00Z"/>
        </w:trPr>
        <w:tc>
          <w:tcPr>
            <w:cnfStyle w:val="001000000000"/>
            <w:tcW w:w="4528" w:type="dxa"/>
            <w:tcPrChange w:id="3853" w:author="FELIPE BERNAL" w:date="2014-03-13T13:46:00Z">
              <w:tcPr>
                <w:tcW w:w="4528" w:type="dxa"/>
              </w:tcPr>
            </w:tcPrChange>
          </w:tcPr>
          <w:p w:rsidR="00F175FC" w:rsidRPr="00F175FC" w:rsidRDefault="00F175FC" w:rsidP="00710218">
            <w:pPr>
              <w:spacing w:after="200" w:line="276" w:lineRule="auto"/>
              <w:cnfStyle w:val="001000100000"/>
              <w:rPr>
                <w:ins w:id="3854" w:author="FELIPE BERNAL" w:date="2014-03-13T13:46:00Z"/>
                <w:rFonts w:ascii="Arial" w:hAnsi="Arial" w:cs="Arial"/>
                <w:bCs w:val="0"/>
                <w:szCs w:val="24"/>
                <w:rPrChange w:id="3855" w:author="FELIPE BERNAL" w:date="2014-03-13T13:46:00Z">
                  <w:rPr>
                    <w:ins w:id="3856" w:author="FELIPE BERNAL" w:date="2014-03-13T13:46:00Z"/>
                    <w:rFonts w:ascii="Arial" w:hAnsi="Arial" w:cs="Arial"/>
                    <w:b w:val="0"/>
                    <w:bCs w:val="0"/>
                    <w:color w:val="auto"/>
                    <w:szCs w:val="24"/>
                  </w:rPr>
                </w:rPrChange>
              </w:rPr>
            </w:pPr>
            <w:commentRangeStart w:id="3857"/>
            <w:ins w:id="3858" w:author="FELIPE BERNAL" w:date="2014-03-13T13:46:00Z">
              <w:r w:rsidRPr="00F175FC">
                <w:rPr>
                  <w:rFonts w:ascii="Arial" w:hAnsi="Arial" w:cs="Arial"/>
                  <w:szCs w:val="24"/>
                </w:rPr>
                <w:t>A-Factor</w:t>
              </w:r>
            </w:ins>
            <w:commentRangeEnd w:id="3857"/>
            <w:r w:rsidR="000B51A9">
              <w:rPr>
                <w:rStyle w:val="Refdecomentario"/>
                <w:b w:val="0"/>
                <w:bCs w:val="0"/>
                <w:color w:val="auto"/>
              </w:rPr>
              <w:commentReference w:id="3857"/>
            </w:r>
          </w:p>
        </w:tc>
        <w:tc>
          <w:tcPr>
            <w:tcW w:w="4431" w:type="dxa"/>
            <w:tcPrChange w:id="3859" w:author="FELIPE BERNAL" w:date="2014-03-13T13:46:00Z">
              <w:tcPr>
                <w:tcW w:w="4431" w:type="dxa"/>
              </w:tcPr>
            </w:tcPrChange>
          </w:tcPr>
          <w:p w:rsidR="00F175FC" w:rsidRPr="00F175FC" w:rsidRDefault="002956A8" w:rsidP="00710218">
            <w:pPr>
              <w:keepLines/>
              <w:widowControl w:val="0"/>
              <w:numPr>
                <w:ilvl w:val="1"/>
                <w:numId w:val="6"/>
              </w:numPr>
              <w:autoSpaceDE w:val="0"/>
              <w:autoSpaceDN w:val="0"/>
              <w:adjustRightInd w:val="0"/>
              <w:spacing w:before="200" w:after="200" w:line="276" w:lineRule="auto"/>
              <w:outlineLvl w:val="1"/>
              <w:cnfStyle w:val="000000100000"/>
              <w:rPr>
                <w:ins w:id="3860" w:author="FELIPE BERNAL" w:date="2014-03-13T13:46:00Z"/>
                <w:rFonts w:ascii="Arial" w:hAnsi="Arial" w:cs="Arial"/>
                <w:i/>
                <w:iCs/>
                <w:szCs w:val="24"/>
                <w:rPrChange w:id="3861" w:author="FELIPE BERNAL" w:date="2014-03-13T13:46:00Z">
                  <w:rPr>
                    <w:ins w:id="3862" w:author="FELIPE BERNAL" w:date="2014-03-13T13:46:00Z"/>
                    <w:rFonts w:ascii="Arial" w:hAnsi="Arial" w:cs="Arial"/>
                    <w:b/>
                    <w:bCs/>
                    <w:i/>
                    <w:iCs/>
                    <w:sz w:val="26"/>
                    <w:szCs w:val="24"/>
                  </w:rPr>
                </w:rPrChange>
              </w:rPr>
            </w:pPr>
            <w:ins w:id="3863" w:author="FELIPE BERNAL" w:date="2014-03-13T13:46:00Z">
              <w:r w:rsidRPr="002956A8">
                <w:rPr>
                  <w:rFonts w:ascii="Arial" w:hAnsi="Arial" w:cs="Arial"/>
                  <w:i/>
                  <w:iCs/>
                  <w:szCs w:val="24"/>
                  <w:rPrChange w:id="3864" w:author="FELIPE BERNAL" w:date="2014-03-13T13:46:00Z">
                    <w:rPr>
                      <w:rFonts w:ascii="Arial" w:hAnsi="Arial" w:cs="Arial"/>
                      <w:b/>
                      <w:i/>
                      <w:iCs/>
                      <w:sz w:val="16"/>
                      <w:szCs w:val="24"/>
                    </w:rPr>
                  </w:rPrChange>
                </w:rPr>
                <w:t xml:space="preserve">A-factor = (Suma de 1 a n del peso de los </w:t>
              </w:r>
              <w:commentRangeStart w:id="3865"/>
              <w:r w:rsidRPr="002956A8">
                <w:rPr>
                  <w:rFonts w:ascii="Arial" w:hAnsi="Arial" w:cs="Arial"/>
                  <w:i/>
                  <w:iCs/>
                  <w:szCs w:val="24"/>
                  <w:rPrChange w:id="3866" w:author="FELIPE BERNAL" w:date="2014-03-13T13:46:00Z">
                    <w:rPr>
                      <w:rFonts w:ascii="Arial" w:hAnsi="Arial" w:cs="Arial"/>
                      <w:b/>
                      <w:i/>
                      <w:iCs/>
                      <w:sz w:val="16"/>
                      <w:szCs w:val="24"/>
                    </w:rPr>
                  </w:rPrChange>
                </w:rPr>
                <w:t>casos de uso</w:t>
              </w:r>
            </w:ins>
            <w:commentRangeEnd w:id="3865"/>
            <w:r w:rsidR="00EB4C89">
              <w:rPr>
                <w:rStyle w:val="Refdecomentario"/>
              </w:rPr>
              <w:commentReference w:id="3865"/>
            </w:r>
            <w:ins w:id="3867" w:author="FELIPE BERNAL" w:date="2014-03-13T13:46:00Z">
              <w:r w:rsidRPr="002956A8">
                <w:rPr>
                  <w:rFonts w:ascii="Arial" w:hAnsi="Arial" w:cs="Arial"/>
                  <w:i/>
                  <w:iCs/>
                  <w:szCs w:val="24"/>
                  <w:rPrChange w:id="3868" w:author="FELIPE BERNAL" w:date="2014-03-13T13:46:00Z">
                    <w:rPr>
                      <w:rFonts w:ascii="Arial" w:hAnsi="Arial" w:cs="Arial"/>
                      <w:b/>
                      <w:i/>
                      <w:iCs/>
                      <w:sz w:val="16"/>
                      <w:szCs w:val="24"/>
                    </w:rPr>
                  </w:rPrChange>
                </w:rPr>
                <w:t>) + UAW (valor original del</w:t>
              </w:r>
            </w:ins>
          </w:p>
          <w:p w:rsidR="00F175FC" w:rsidRPr="00F175FC" w:rsidRDefault="002956A8" w:rsidP="00710218">
            <w:pPr>
              <w:keepLines/>
              <w:widowControl w:val="0"/>
              <w:numPr>
                <w:ilvl w:val="1"/>
                <w:numId w:val="6"/>
              </w:numPr>
              <w:spacing w:before="200" w:after="200" w:line="276" w:lineRule="auto"/>
              <w:outlineLvl w:val="1"/>
              <w:cnfStyle w:val="000000100000"/>
              <w:rPr>
                <w:ins w:id="3869" w:author="FELIPE BERNAL" w:date="2014-03-13T13:46:00Z"/>
                <w:rFonts w:ascii="Arial" w:hAnsi="Arial" w:cs="Arial"/>
                <w:bCs/>
                <w:szCs w:val="24"/>
                <w:rPrChange w:id="3870" w:author="FELIPE BERNAL" w:date="2014-03-13T13:46:00Z">
                  <w:rPr>
                    <w:ins w:id="3871" w:author="FELIPE BERNAL" w:date="2014-03-13T13:46:00Z"/>
                    <w:rFonts w:ascii="Arial" w:hAnsi="Arial" w:cs="Arial"/>
                    <w:b/>
                    <w:bCs/>
                    <w:sz w:val="26"/>
                    <w:szCs w:val="24"/>
                  </w:rPr>
                </w:rPrChange>
              </w:rPr>
            </w:pPr>
            <w:ins w:id="3872" w:author="FELIPE BERNAL" w:date="2014-03-13T13:46:00Z">
              <w:r w:rsidRPr="002956A8">
                <w:rPr>
                  <w:rFonts w:ascii="Arial" w:hAnsi="Arial" w:cs="Arial"/>
                  <w:i/>
                  <w:iCs/>
                  <w:szCs w:val="24"/>
                  <w:rPrChange w:id="3873" w:author="FELIPE BERNAL" w:date="2014-03-13T13:46:00Z">
                    <w:rPr>
                      <w:rFonts w:ascii="Arial" w:hAnsi="Arial" w:cs="Arial"/>
                      <w:b/>
                      <w:i/>
                      <w:iCs/>
                      <w:sz w:val="16"/>
                      <w:szCs w:val="24"/>
                    </w:rPr>
                  </w:rPrChange>
                </w:rPr>
                <w:t>método UCP)</w:t>
              </w:r>
            </w:ins>
          </w:p>
        </w:tc>
        <w:tc>
          <w:tcPr>
            <w:tcW w:w="4263" w:type="dxa"/>
            <w:tcPrChange w:id="3874" w:author="FELIPE BERNAL" w:date="2014-03-13T13:46:00Z">
              <w:tcPr>
                <w:tcW w:w="4263" w:type="dxa"/>
              </w:tcPr>
            </w:tcPrChange>
          </w:tcPr>
          <w:p w:rsidR="00F175FC" w:rsidRPr="00A87D0A" w:rsidRDefault="00F175FC" w:rsidP="00710218">
            <w:pPr>
              <w:cnfStyle w:val="000000100000"/>
              <w:rPr>
                <w:ins w:id="3875" w:author="FELIPE BERNAL" w:date="2014-03-13T13:46:00Z"/>
                <w:rFonts w:ascii="Arial" w:hAnsi="Arial" w:cs="Arial"/>
                <w:b/>
                <w:szCs w:val="24"/>
              </w:rPr>
            </w:pPr>
            <w:ins w:id="3876" w:author="FELIPE BERNAL" w:date="2014-03-13T13:46:00Z">
              <w:r w:rsidRPr="00A87D0A">
                <w:rPr>
                  <w:rFonts w:ascii="Arial" w:hAnsi="Arial" w:cs="Arial"/>
                  <w:b/>
                  <w:szCs w:val="24"/>
                </w:rPr>
                <w:t>109</w:t>
              </w:r>
            </w:ins>
          </w:p>
        </w:tc>
      </w:tr>
      <w:tr w:rsidR="00F175FC" w:rsidRPr="00A87D0A" w:rsidTr="00F175FC">
        <w:trPr>
          <w:ins w:id="3877" w:author="FELIPE BERNAL" w:date="2014-03-13T13:46:00Z"/>
        </w:trPr>
        <w:tc>
          <w:tcPr>
            <w:cnfStyle w:val="001000000000"/>
            <w:tcW w:w="4528" w:type="dxa"/>
            <w:tcPrChange w:id="3878" w:author="FELIPE BERNAL" w:date="2014-03-13T13:46:00Z">
              <w:tcPr>
                <w:tcW w:w="4528" w:type="dxa"/>
              </w:tcPr>
            </w:tcPrChange>
          </w:tcPr>
          <w:p w:rsidR="00F175FC" w:rsidRPr="00F175FC" w:rsidRDefault="00F175FC" w:rsidP="00710218">
            <w:pPr>
              <w:spacing w:after="200" w:line="276" w:lineRule="auto"/>
              <w:rPr>
                <w:ins w:id="3879" w:author="FELIPE BERNAL" w:date="2014-03-13T13:46:00Z"/>
                <w:rFonts w:ascii="Arial" w:hAnsi="Arial" w:cs="Arial"/>
                <w:bCs w:val="0"/>
                <w:szCs w:val="24"/>
                <w:rPrChange w:id="3880" w:author="FELIPE BERNAL" w:date="2014-03-13T13:46:00Z">
                  <w:rPr>
                    <w:ins w:id="3881" w:author="FELIPE BERNAL" w:date="2014-03-13T13:46:00Z"/>
                    <w:rFonts w:ascii="Arial" w:hAnsi="Arial" w:cs="Arial"/>
                    <w:b w:val="0"/>
                    <w:bCs w:val="0"/>
                    <w:color w:val="auto"/>
                    <w:szCs w:val="24"/>
                  </w:rPr>
                </w:rPrChange>
              </w:rPr>
            </w:pPr>
            <w:commentRangeStart w:id="3882"/>
            <w:ins w:id="3883" w:author="FELIPE BERNAL" w:date="2014-03-13T13:46:00Z">
              <w:r w:rsidRPr="00F175FC">
                <w:rPr>
                  <w:rFonts w:ascii="Arial" w:hAnsi="Arial" w:cs="Arial"/>
                  <w:szCs w:val="24"/>
                </w:rPr>
                <w:t>T-Factor</w:t>
              </w:r>
            </w:ins>
            <w:commentRangeEnd w:id="3882"/>
            <w:r w:rsidR="000B51A9">
              <w:rPr>
                <w:rStyle w:val="Refdecomentario"/>
                <w:b w:val="0"/>
                <w:bCs w:val="0"/>
                <w:color w:val="auto"/>
              </w:rPr>
              <w:commentReference w:id="3882"/>
            </w:r>
          </w:p>
        </w:tc>
        <w:tc>
          <w:tcPr>
            <w:tcW w:w="4431" w:type="dxa"/>
            <w:tcPrChange w:id="3884" w:author="FELIPE BERNAL" w:date="2014-03-13T13:46:00Z">
              <w:tcPr>
                <w:tcW w:w="4431" w:type="dxa"/>
              </w:tcPr>
            </w:tcPrChange>
          </w:tcPr>
          <w:p w:rsidR="00F175FC" w:rsidRPr="00F175FC" w:rsidRDefault="002956A8" w:rsidP="00710218">
            <w:pPr>
              <w:keepLines/>
              <w:widowControl w:val="0"/>
              <w:numPr>
                <w:ilvl w:val="1"/>
                <w:numId w:val="6"/>
              </w:numPr>
              <w:spacing w:before="200" w:after="200" w:line="276" w:lineRule="auto"/>
              <w:outlineLvl w:val="1"/>
              <w:cnfStyle w:val="000000000000"/>
              <w:rPr>
                <w:ins w:id="3885" w:author="FELIPE BERNAL" w:date="2014-03-13T13:46:00Z"/>
                <w:rFonts w:ascii="Arial" w:hAnsi="Arial" w:cs="Arial"/>
                <w:bCs/>
                <w:szCs w:val="24"/>
                <w:rPrChange w:id="3886" w:author="FELIPE BERNAL" w:date="2014-03-13T13:46:00Z">
                  <w:rPr>
                    <w:ins w:id="3887" w:author="FELIPE BERNAL" w:date="2014-03-13T13:46:00Z"/>
                    <w:rFonts w:ascii="Arial" w:hAnsi="Arial" w:cs="Arial"/>
                    <w:b/>
                    <w:bCs/>
                    <w:sz w:val="26"/>
                    <w:szCs w:val="24"/>
                  </w:rPr>
                </w:rPrChange>
              </w:rPr>
            </w:pPr>
            <w:ins w:id="3888" w:author="FELIPE BERNAL" w:date="2014-03-13T13:46:00Z">
              <w:r w:rsidRPr="002956A8">
                <w:rPr>
                  <w:rFonts w:ascii="Arial" w:hAnsi="Arial" w:cs="Arial"/>
                  <w:i/>
                  <w:iCs/>
                  <w:szCs w:val="24"/>
                  <w:rPrChange w:id="3889" w:author="FELIPE BERNAL" w:date="2014-03-13T13:46:00Z">
                    <w:rPr>
                      <w:rFonts w:ascii="Arial" w:hAnsi="Arial" w:cs="Arial"/>
                      <w:b/>
                      <w:i/>
                      <w:iCs/>
                      <w:sz w:val="16"/>
                      <w:szCs w:val="24"/>
                    </w:rPr>
                  </w:rPrChange>
                </w:rPr>
                <w:t>TCF= 0,6 + (0,01 * Σ (T1...T13)</w:t>
              </w:r>
            </w:ins>
          </w:p>
        </w:tc>
        <w:tc>
          <w:tcPr>
            <w:tcW w:w="4263" w:type="dxa"/>
            <w:tcPrChange w:id="3890" w:author="FELIPE BERNAL" w:date="2014-03-13T13:46:00Z">
              <w:tcPr>
                <w:tcW w:w="4263" w:type="dxa"/>
              </w:tcPr>
            </w:tcPrChange>
          </w:tcPr>
          <w:p w:rsidR="00F175FC" w:rsidRPr="00A87D0A" w:rsidRDefault="00F175FC" w:rsidP="00710218">
            <w:pPr>
              <w:cnfStyle w:val="000000000000"/>
              <w:rPr>
                <w:ins w:id="3891" w:author="FELIPE BERNAL" w:date="2014-03-13T13:46:00Z"/>
                <w:rFonts w:ascii="Arial" w:hAnsi="Arial" w:cs="Arial"/>
                <w:b/>
                <w:bCs/>
                <w:szCs w:val="24"/>
              </w:rPr>
            </w:pPr>
            <w:ins w:id="3892" w:author="FELIPE BERNAL" w:date="2014-03-13T13:46:00Z">
              <w:r w:rsidRPr="00A87D0A">
                <w:rPr>
                  <w:rFonts w:ascii="Arial" w:hAnsi="Arial" w:cs="Arial"/>
                  <w:b/>
                  <w:bCs/>
                  <w:szCs w:val="24"/>
                </w:rPr>
                <w:t>1,27</w:t>
              </w:r>
            </w:ins>
          </w:p>
        </w:tc>
      </w:tr>
      <w:tr w:rsidR="00F175FC" w:rsidRPr="00A87D0A" w:rsidTr="00F175FC">
        <w:trPr>
          <w:cnfStyle w:val="000000100000"/>
          <w:ins w:id="3893" w:author="FELIPE BERNAL" w:date="2014-03-13T13:46:00Z"/>
        </w:trPr>
        <w:tc>
          <w:tcPr>
            <w:cnfStyle w:val="001000000000"/>
            <w:tcW w:w="4528" w:type="dxa"/>
            <w:tcPrChange w:id="3894" w:author="FELIPE BERNAL" w:date="2014-03-13T13:46:00Z">
              <w:tcPr>
                <w:tcW w:w="4528" w:type="dxa"/>
              </w:tcPr>
            </w:tcPrChange>
          </w:tcPr>
          <w:p w:rsidR="00F175FC" w:rsidRPr="00F175FC" w:rsidRDefault="00F175FC" w:rsidP="00710218">
            <w:pPr>
              <w:spacing w:after="200" w:line="276" w:lineRule="auto"/>
              <w:cnfStyle w:val="001000100000"/>
              <w:rPr>
                <w:ins w:id="3895" w:author="FELIPE BERNAL" w:date="2014-03-13T13:46:00Z"/>
                <w:rFonts w:ascii="Arial" w:hAnsi="Arial" w:cs="Arial"/>
                <w:bCs w:val="0"/>
                <w:szCs w:val="24"/>
                <w:rPrChange w:id="3896" w:author="FELIPE BERNAL" w:date="2014-03-13T13:46:00Z">
                  <w:rPr>
                    <w:ins w:id="3897" w:author="FELIPE BERNAL" w:date="2014-03-13T13:46:00Z"/>
                    <w:rFonts w:ascii="Arial" w:hAnsi="Arial" w:cs="Arial"/>
                    <w:b w:val="0"/>
                    <w:bCs w:val="0"/>
                    <w:color w:val="auto"/>
                    <w:szCs w:val="24"/>
                  </w:rPr>
                </w:rPrChange>
              </w:rPr>
            </w:pPr>
            <w:commentRangeStart w:id="3898"/>
            <w:ins w:id="3899" w:author="FELIPE BERNAL" w:date="2014-03-13T13:46:00Z">
              <w:r w:rsidRPr="00F175FC">
                <w:rPr>
                  <w:rFonts w:ascii="Arial" w:hAnsi="Arial" w:cs="Arial"/>
                  <w:szCs w:val="24"/>
                </w:rPr>
                <w:t>M-Factor</w:t>
              </w:r>
            </w:ins>
            <w:commentRangeEnd w:id="3898"/>
            <w:r w:rsidR="000B51A9">
              <w:rPr>
                <w:rStyle w:val="Refdecomentario"/>
                <w:b w:val="0"/>
                <w:bCs w:val="0"/>
                <w:color w:val="auto"/>
              </w:rPr>
              <w:commentReference w:id="3898"/>
            </w:r>
          </w:p>
        </w:tc>
        <w:tc>
          <w:tcPr>
            <w:tcW w:w="4431" w:type="dxa"/>
            <w:tcPrChange w:id="3900" w:author="FELIPE BERNAL" w:date="2014-03-13T13:46:00Z">
              <w:tcPr>
                <w:tcW w:w="4431" w:type="dxa"/>
              </w:tcPr>
            </w:tcPrChange>
          </w:tcPr>
          <w:p w:rsidR="00F175FC" w:rsidRPr="00F175FC" w:rsidRDefault="002956A8" w:rsidP="00710218">
            <w:pPr>
              <w:keepLines/>
              <w:widowControl w:val="0"/>
              <w:numPr>
                <w:ilvl w:val="1"/>
                <w:numId w:val="6"/>
              </w:numPr>
              <w:spacing w:before="200" w:after="200" w:line="276" w:lineRule="auto"/>
              <w:outlineLvl w:val="1"/>
              <w:cnfStyle w:val="000000100000"/>
              <w:rPr>
                <w:ins w:id="3901" w:author="FELIPE BERNAL" w:date="2014-03-13T13:46:00Z"/>
                <w:rFonts w:ascii="Arial" w:hAnsi="Arial" w:cs="Arial"/>
                <w:bCs/>
                <w:szCs w:val="24"/>
                <w:rPrChange w:id="3902" w:author="FELIPE BERNAL" w:date="2014-03-13T13:46:00Z">
                  <w:rPr>
                    <w:ins w:id="3903" w:author="FELIPE BERNAL" w:date="2014-03-13T13:46:00Z"/>
                    <w:rFonts w:ascii="Arial" w:hAnsi="Arial" w:cs="Arial"/>
                    <w:b/>
                    <w:bCs/>
                    <w:sz w:val="26"/>
                    <w:szCs w:val="24"/>
                  </w:rPr>
                </w:rPrChange>
              </w:rPr>
            </w:pPr>
            <w:ins w:id="3904" w:author="FELIPE BERNAL" w:date="2014-03-13T13:46:00Z">
              <w:r w:rsidRPr="002956A8">
                <w:rPr>
                  <w:rFonts w:ascii="Arial" w:hAnsi="Arial" w:cs="Arial"/>
                  <w:i/>
                  <w:iCs/>
                  <w:szCs w:val="24"/>
                  <w:rPrChange w:id="3905" w:author="FELIPE BERNAL" w:date="2014-03-13T13:46:00Z">
                    <w:rPr>
                      <w:rFonts w:ascii="Arial" w:hAnsi="Arial" w:cs="Arial"/>
                      <w:b/>
                      <w:i/>
                      <w:iCs/>
                      <w:sz w:val="16"/>
                      <w:szCs w:val="24"/>
                    </w:rPr>
                  </w:rPrChange>
                </w:rPr>
                <w:t>M-Factor = 0,8875 - Σi = 1...7 (Mi * Gi * 0,025)</w:t>
              </w:r>
            </w:ins>
          </w:p>
        </w:tc>
        <w:tc>
          <w:tcPr>
            <w:tcW w:w="4263" w:type="dxa"/>
            <w:tcPrChange w:id="3906" w:author="FELIPE BERNAL" w:date="2014-03-13T13:46:00Z">
              <w:tcPr>
                <w:tcW w:w="4263" w:type="dxa"/>
              </w:tcPr>
            </w:tcPrChange>
          </w:tcPr>
          <w:p w:rsidR="00F175FC" w:rsidRPr="00A87D0A" w:rsidRDefault="00F175FC" w:rsidP="00710218">
            <w:pPr>
              <w:cnfStyle w:val="000000100000"/>
              <w:rPr>
                <w:ins w:id="3907" w:author="FELIPE BERNAL" w:date="2014-03-13T13:46:00Z"/>
                <w:rFonts w:ascii="Arial" w:hAnsi="Arial" w:cs="Arial"/>
                <w:b/>
                <w:bCs/>
                <w:color w:val="000080"/>
                <w:szCs w:val="24"/>
              </w:rPr>
            </w:pPr>
            <w:ins w:id="3908" w:author="FELIPE BERNAL" w:date="2014-03-13T13:46:00Z">
              <w:r w:rsidRPr="00A87D0A">
                <w:rPr>
                  <w:rFonts w:ascii="Arial" w:hAnsi="Arial" w:cs="Arial"/>
                  <w:b/>
                  <w:bCs/>
                  <w:szCs w:val="24"/>
                </w:rPr>
                <w:t>0,69625</w:t>
              </w:r>
            </w:ins>
          </w:p>
        </w:tc>
      </w:tr>
      <w:tr w:rsidR="00F175FC" w:rsidRPr="00A87D0A" w:rsidTr="00F175FC">
        <w:trPr>
          <w:ins w:id="3909" w:author="FELIPE BERNAL" w:date="2014-03-13T13:46:00Z"/>
        </w:trPr>
        <w:tc>
          <w:tcPr>
            <w:cnfStyle w:val="001000000000"/>
            <w:tcW w:w="4528" w:type="dxa"/>
            <w:tcPrChange w:id="3910" w:author="FELIPE BERNAL" w:date="2014-03-13T13:46:00Z">
              <w:tcPr>
                <w:tcW w:w="4528" w:type="dxa"/>
              </w:tcPr>
            </w:tcPrChange>
          </w:tcPr>
          <w:p w:rsidR="00F175FC" w:rsidRPr="00F175FC" w:rsidRDefault="00F175FC" w:rsidP="00710218">
            <w:pPr>
              <w:spacing w:after="200" w:line="276" w:lineRule="auto"/>
              <w:rPr>
                <w:ins w:id="3911" w:author="FELIPE BERNAL" w:date="2014-03-13T13:46:00Z"/>
                <w:rFonts w:ascii="Arial" w:hAnsi="Arial" w:cs="Arial"/>
                <w:bCs w:val="0"/>
                <w:szCs w:val="24"/>
                <w:rPrChange w:id="3912" w:author="FELIPE BERNAL" w:date="2014-03-13T13:46:00Z">
                  <w:rPr>
                    <w:ins w:id="3913" w:author="FELIPE BERNAL" w:date="2014-03-13T13:46:00Z"/>
                    <w:rFonts w:ascii="Arial" w:hAnsi="Arial" w:cs="Arial"/>
                    <w:b w:val="0"/>
                    <w:bCs w:val="0"/>
                    <w:color w:val="auto"/>
                    <w:szCs w:val="24"/>
                  </w:rPr>
                </w:rPrChange>
              </w:rPr>
            </w:pPr>
            <w:ins w:id="3914" w:author="FELIPE BERNAL" w:date="2014-03-13T13:46:00Z">
              <w:r w:rsidRPr="00F175FC">
                <w:rPr>
                  <w:rFonts w:ascii="Arial" w:hAnsi="Arial" w:cs="Arial"/>
                  <w:szCs w:val="24"/>
                </w:rPr>
                <w:t>Esfuerzo del proyecto (en horas/persona)</w:t>
              </w:r>
            </w:ins>
          </w:p>
        </w:tc>
        <w:tc>
          <w:tcPr>
            <w:tcW w:w="4431" w:type="dxa"/>
            <w:tcPrChange w:id="3915" w:author="FELIPE BERNAL" w:date="2014-03-13T13:46:00Z">
              <w:tcPr>
                <w:tcW w:w="4431" w:type="dxa"/>
              </w:tcPr>
            </w:tcPrChange>
          </w:tcPr>
          <w:p w:rsidR="00F175FC" w:rsidRPr="00F175FC" w:rsidRDefault="002956A8" w:rsidP="00710218">
            <w:pPr>
              <w:spacing w:after="200" w:line="276" w:lineRule="auto"/>
              <w:cnfStyle w:val="000000000000"/>
              <w:rPr>
                <w:ins w:id="3916" w:author="FELIPE BERNAL" w:date="2014-03-13T13:46:00Z"/>
                <w:rFonts w:ascii="Arial" w:hAnsi="Arial" w:cs="Arial"/>
                <w:i/>
                <w:iCs/>
                <w:szCs w:val="24"/>
                <w:lang w:val="en-US"/>
                <w:rPrChange w:id="3917" w:author="FELIPE BERNAL" w:date="2014-03-13T13:46:00Z">
                  <w:rPr>
                    <w:ins w:id="3918" w:author="FELIPE BERNAL" w:date="2014-03-13T13:46:00Z"/>
                    <w:rFonts w:ascii="Arial" w:hAnsi="Arial" w:cs="Arial"/>
                    <w:b/>
                    <w:i/>
                    <w:iCs/>
                    <w:szCs w:val="24"/>
                    <w:lang w:val="en-US"/>
                  </w:rPr>
                </w:rPrChange>
              </w:rPr>
            </w:pPr>
            <w:ins w:id="3919" w:author="FELIPE BERNAL" w:date="2014-03-13T13:46:00Z">
              <w:r w:rsidRPr="002956A8">
                <w:rPr>
                  <w:rFonts w:ascii="Arial" w:hAnsi="Arial" w:cs="Arial"/>
                  <w:i/>
                  <w:iCs/>
                  <w:szCs w:val="24"/>
                  <w:lang w:val="en-US"/>
                  <w:rPrChange w:id="3920" w:author="FELIPE BERNAL" w:date="2014-03-13T13:46:00Z">
                    <w:rPr>
                      <w:rFonts w:ascii="Arial" w:hAnsi="Arial" w:cs="Arial"/>
                      <w:b/>
                      <w:i/>
                      <w:iCs/>
                      <w:sz w:val="16"/>
                      <w:szCs w:val="24"/>
                      <w:lang w:val="en-US"/>
                    </w:rPr>
                  </w:rPrChange>
                </w:rPr>
                <w:t>PE = (PF * M-factor) * (T-factor * A-factor)</w:t>
              </w:r>
            </w:ins>
          </w:p>
        </w:tc>
        <w:tc>
          <w:tcPr>
            <w:tcW w:w="4263" w:type="dxa"/>
            <w:tcPrChange w:id="3921" w:author="FELIPE BERNAL" w:date="2014-03-13T13:46:00Z">
              <w:tcPr>
                <w:tcW w:w="4263" w:type="dxa"/>
              </w:tcPr>
            </w:tcPrChange>
          </w:tcPr>
          <w:p w:rsidR="00F175FC" w:rsidRPr="00A87D0A" w:rsidRDefault="00F175FC" w:rsidP="00710218">
            <w:pPr>
              <w:cnfStyle w:val="000000000000"/>
              <w:rPr>
                <w:ins w:id="3922" w:author="FELIPE BERNAL" w:date="2014-03-13T13:46:00Z"/>
                <w:rFonts w:ascii="Arial" w:hAnsi="Arial" w:cs="Arial"/>
                <w:b/>
                <w:bCs/>
                <w:szCs w:val="24"/>
                <w:lang w:val="en-US"/>
              </w:rPr>
            </w:pPr>
            <w:ins w:id="3923" w:author="FELIPE BERNAL" w:date="2014-03-13T13:46:00Z">
              <w:r w:rsidRPr="00A87D0A">
                <w:rPr>
                  <w:rFonts w:ascii="Arial" w:hAnsi="Arial" w:cs="Arial"/>
                  <w:b/>
                  <w:bCs/>
                  <w:szCs w:val="24"/>
                  <w:lang w:val="en-US"/>
                </w:rPr>
                <w:t>771,3541</w:t>
              </w:r>
            </w:ins>
          </w:p>
        </w:tc>
      </w:tr>
      <w:tr w:rsidR="00F175FC" w:rsidRPr="00A87D0A" w:rsidTr="00F175FC">
        <w:trPr>
          <w:cnfStyle w:val="000000100000"/>
          <w:ins w:id="3924" w:author="FELIPE BERNAL" w:date="2014-03-13T13:46:00Z"/>
        </w:trPr>
        <w:tc>
          <w:tcPr>
            <w:cnfStyle w:val="001000000000"/>
            <w:tcW w:w="4528" w:type="dxa"/>
            <w:tcPrChange w:id="3925" w:author="FELIPE BERNAL" w:date="2014-03-13T13:46:00Z">
              <w:tcPr>
                <w:tcW w:w="4528" w:type="dxa"/>
              </w:tcPr>
            </w:tcPrChange>
          </w:tcPr>
          <w:p w:rsidR="00F175FC" w:rsidRPr="00F175FC" w:rsidRDefault="00F175FC" w:rsidP="00710218">
            <w:pPr>
              <w:spacing w:after="200" w:line="276" w:lineRule="auto"/>
              <w:cnfStyle w:val="001000100000"/>
              <w:rPr>
                <w:ins w:id="3926" w:author="FELIPE BERNAL" w:date="2014-03-13T13:46:00Z"/>
                <w:rFonts w:ascii="Arial" w:hAnsi="Arial" w:cs="Arial"/>
                <w:bCs w:val="0"/>
                <w:color w:val="auto"/>
                <w:szCs w:val="24"/>
                <w:rPrChange w:id="3927" w:author="FELIPE BERNAL" w:date="2014-03-13T13:46:00Z">
                  <w:rPr>
                    <w:ins w:id="3928" w:author="FELIPE BERNAL" w:date="2014-03-13T13:46:00Z"/>
                    <w:rFonts w:ascii="Arial" w:hAnsi="Arial" w:cs="Arial"/>
                    <w:b w:val="0"/>
                    <w:bCs w:val="0"/>
                    <w:color w:val="auto"/>
                    <w:szCs w:val="24"/>
                  </w:rPr>
                </w:rPrChange>
              </w:rPr>
            </w:pPr>
            <w:ins w:id="3929" w:author="FELIPE BERNAL" w:date="2014-03-13T13:46:00Z">
              <w:r w:rsidRPr="00F175FC">
                <w:rPr>
                  <w:rFonts w:ascii="Arial" w:hAnsi="Arial" w:cs="Arial"/>
                  <w:szCs w:val="24"/>
                </w:rPr>
                <w:t>Costo hora (COP)</w:t>
              </w:r>
            </w:ins>
          </w:p>
        </w:tc>
        <w:tc>
          <w:tcPr>
            <w:tcW w:w="4431" w:type="dxa"/>
            <w:tcPrChange w:id="3930" w:author="FELIPE BERNAL" w:date="2014-03-13T13:46:00Z">
              <w:tcPr>
                <w:tcW w:w="4431" w:type="dxa"/>
              </w:tcPr>
            </w:tcPrChange>
          </w:tcPr>
          <w:p w:rsidR="00F175FC" w:rsidRPr="00F175FC" w:rsidRDefault="00F175FC" w:rsidP="00710218">
            <w:pPr>
              <w:spacing w:after="200" w:line="276" w:lineRule="auto"/>
              <w:cnfStyle w:val="000000100000"/>
              <w:rPr>
                <w:ins w:id="3931" w:author="FELIPE BERNAL" w:date="2014-03-13T13:46:00Z"/>
                <w:rFonts w:ascii="Arial" w:hAnsi="Arial" w:cs="Arial"/>
                <w:i/>
                <w:iCs/>
                <w:szCs w:val="24"/>
                <w:lang w:val="en-US"/>
                <w:rPrChange w:id="3932" w:author="FELIPE BERNAL" w:date="2014-03-13T13:46:00Z">
                  <w:rPr>
                    <w:ins w:id="3933" w:author="FELIPE BERNAL" w:date="2014-03-13T13:46:00Z"/>
                    <w:rFonts w:ascii="Arial" w:hAnsi="Arial" w:cs="Arial"/>
                    <w:b/>
                    <w:i/>
                    <w:iCs/>
                    <w:szCs w:val="24"/>
                    <w:lang w:val="en-US"/>
                  </w:rPr>
                </w:rPrChange>
              </w:rPr>
            </w:pPr>
          </w:p>
        </w:tc>
        <w:tc>
          <w:tcPr>
            <w:tcW w:w="4263" w:type="dxa"/>
            <w:tcPrChange w:id="3934" w:author="FELIPE BERNAL" w:date="2014-03-13T13:46:00Z">
              <w:tcPr>
                <w:tcW w:w="4263" w:type="dxa"/>
              </w:tcPr>
            </w:tcPrChange>
          </w:tcPr>
          <w:p w:rsidR="00F175FC" w:rsidRPr="00F175FC" w:rsidRDefault="00F175FC" w:rsidP="00710218">
            <w:pPr>
              <w:spacing w:after="200" w:line="276" w:lineRule="auto"/>
              <w:cnfStyle w:val="000000100000"/>
              <w:rPr>
                <w:ins w:id="3935" w:author="FELIPE BERNAL" w:date="2014-03-13T13:46:00Z"/>
                <w:rFonts w:ascii="Arial" w:hAnsi="Arial" w:cs="Arial"/>
                <w:b/>
                <w:bCs/>
                <w:szCs w:val="24"/>
                <w:lang w:val="en-US"/>
              </w:rPr>
            </w:pPr>
            <w:ins w:id="3936" w:author="FELIPE BERNAL" w:date="2014-03-13T13:46:00Z">
              <w:r w:rsidRPr="00F175FC">
                <w:rPr>
                  <w:rFonts w:ascii="Arial" w:hAnsi="Arial" w:cs="Arial"/>
                  <w:b/>
                  <w:bCs/>
                  <w:szCs w:val="24"/>
                  <w:lang w:val="en-US"/>
                </w:rPr>
                <w:t>$1</w:t>
              </w:r>
            </w:ins>
            <w:ins w:id="3937" w:author="Sala Virtual Piso 01" w:date="2014-03-13T14:30:00Z">
              <w:r w:rsidR="00710218">
                <w:rPr>
                  <w:rFonts w:ascii="Arial" w:hAnsi="Arial" w:cs="Arial"/>
                  <w:b/>
                  <w:bCs/>
                  <w:szCs w:val="24"/>
                  <w:lang w:val="en-US"/>
                </w:rPr>
                <w:t>2</w:t>
              </w:r>
            </w:ins>
            <w:ins w:id="3938" w:author="FELIPE BERNAL" w:date="2014-03-13T13:46:00Z">
              <w:del w:id="3939" w:author="Sala Virtual Piso 01" w:date="2014-03-13T14:30:00Z">
                <w:r w:rsidRPr="00F175FC" w:rsidDel="00710218">
                  <w:rPr>
                    <w:rFonts w:ascii="Arial" w:hAnsi="Arial" w:cs="Arial"/>
                    <w:b/>
                    <w:bCs/>
                    <w:szCs w:val="24"/>
                    <w:lang w:val="en-US"/>
                  </w:rPr>
                  <w:delText>1</w:delText>
                </w:r>
              </w:del>
              <w:r w:rsidRPr="00F175FC">
                <w:rPr>
                  <w:rFonts w:ascii="Arial" w:hAnsi="Arial" w:cs="Arial"/>
                  <w:b/>
                  <w:bCs/>
                  <w:szCs w:val="24"/>
                  <w:lang w:val="en-US"/>
                </w:rPr>
                <w:t>.000</w:t>
              </w:r>
            </w:ins>
          </w:p>
        </w:tc>
      </w:tr>
      <w:tr w:rsidR="00F175FC" w:rsidRPr="00A87D0A" w:rsidTr="00F175FC">
        <w:trPr>
          <w:ins w:id="3940" w:author="FELIPE BERNAL" w:date="2014-03-13T13:46:00Z"/>
        </w:trPr>
        <w:tc>
          <w:tcPr>
            <w:cnfStyle w:val="001000000000"/>
            <w:tcW w:w="8959" w:type="dxa"/>
            <w:gridSpan w:val="2"/>
            <w:tcPrChange w:id="3941" w:author="FELIPE BERNAL" w:date="2014-03-13T13:46:00Z">
              <w:tcPr>
                <w:tcW w:w="8959" w:type="dxa"/>
                <w:gridSpan w:val="2"/>
              </w:tcPr>
            </w:tcPrChange>
          </w:tcPr>
          <w:p w:rsidR="00F175FC" w:rsidRPr="00F175FC" w:rsidRDefault="002956A8" w:rsidP="00710218">
            <w:pPr>
              <w:spacing w:after="200" w:line="276" w:lineRule="auto"/>
              <w:rPr>
                <w:ins w:id="3942" w:author="FELIPE BERNAL" w:date="2014-03-13T13:46:00Z"/>
                <w:rFonts w:ascii="Arial" w:hAnsi="Arial" w:cs="Arial"/>
                <w:i/>
                <w:iCs/>
                <w:color w:val="auto"/>
                <w:szCs w:val="24"/>
                <w:rPrChange w:id="3943" w:author="FELIPE BERNAL" w:date="2014-03-13T13:46:00Z">
                  <w:rPr>
                    <w:ins w:id="3944" w:author="FELIPE BERNAL" w:date="2014-03-13T13:46:00Z"/>
                    <w:rFonts w:ascii="Arial" w:hAnsi="Arial" w:cs="Arial"/>
                    <w:b w:val="0"/>
                    <w:bCs w:val="0"/>
                    <w:i/>
                    <w:iCs/>
                    <w:color w:val="FF0000"/>
                    <w:szCs w:val="24"/>
                  </w:rPr>
                </w:rPrChange>
              </w:rPr>
            </w:pPr>
            <w:ins w:id="3945" w:author="FELIPE BERNAL" w:date="2014-03-13T13:46:00Z">
              <w:r w:rsidRPr="002956A8">
                <w:rPr>
                  <w:rFonts w:ascii="Arial" w:hAnsi="Arial" w:cs="Arial"/>
                  <w:color w:val="auto"/>
                  <w:szCs w:val="24"/>
                  <w:rPrChange w:id="3946" w:author="FELIPE BERNAL" w:date="2014-03-13T13:46:00Z">
                    <w:rPr>
                      <w:rFonts w:ascii="Arial" w:hAnsi="Arial" w:cs="Arial"/>
                      <w:color w:val="FF0000"/>
                      <w:sz w:val="16"/>
                      <w:szCs w:val="24"/>
                    </w:rPr>
                  </w:rPrChange>
                </w:rPr>
                <w:t>Estimación costo Total del proyecto:</w:t>
              </w:r>
            </w:ins>
          </w:p>
        </w:tc>
        <w:tc>
          <w:tcPr>
            <w:tcW w:w="4263" w:type="dxa"/>
            <w:tcPrChange w:id="3947" w:author="FELIPE BERNAL" w:date="2014-03-13T13:46:00Z">
              <w:tcPr>
                <w:tcW w:w="4263" w:type="dxa"/>
              </w:tcPr>
            </w:tcPrChange>
          </w:tcPr>
          <w:p w:rsidR="00F175FC" w:rsidRPr="00F175FC" w:rsidRDefault="002956A8">
            <w:pPr>
              <w:spacing w:after="200" w:line="276" w:lineRule="auto"/>
              <w:cnfStyle w:val="000000000000"/>
              <w:rPr>
                <w:ins w:id="3948" w:author="FELIPE BERNAL" w:date="2014-03-13T13:46:00Z"/>
                <w:rFonts w:ascii="Arial" w:hAnsi="Arial" w:cs="Arial"/>
                <w:b/>
                <w:bCs/>
                <w:szCs w:val="24"/>
                <w:rPrChange w:id="3949" w:author="FELIPE BERNAL" w:date="2014-03-13T13:46:00Z">
                  <w:rPr>
                    <w:ins w:id="3950" w:author="FELIPE BERNAL" w:date="2014-03-13T13:46:00Z"/>
                    <w:rFonts w:ascii="Arial" w:hAnsi="Arial" w:cs="Arial"/>
                    <w:b/>
                    <w:bCs/>
                    <w:color w:val="FF0000"/>
                    <w:szCs w:val="24"/>
                  </w:rPr>
                </w:rPrChange>
              </w:rPr>
            </w:pPr>
            <w:ins w:id="3951" w:author="FELIPE BERNAL" w:date="2014-03-13T13:46:00Z">
              <w:r w:rsidRPr="002956A8">
                <w:rPr>
                  <w:rFonts w:ascii="Arial" w:hAnsi="Arial" w:cs="Arial"/>
                  <w:b/>
                  <w:bCs/>
                  <w:szCs w:val="24"/>
                  <w:rPrChange w:id="3952" w:author="FELIPE BERNAL" w:date="2014-03-13T13:46:00Z">
                    <w:rPr>
                      <w:rFonts w:ascii="Arial" w:hAnsi="Arial" w:cs="Arial"/>
                      <w:b/>
                      <w:bCs/>
                      <w:color w:val="FF0000"/>
                      <w:sz w:val="16"/>
                      <w:szCs w:val="24"/>
                    </w:rPr>
                  </w:rPrChange>
                </w:rPr>
                <w:t>$</w:t>
              </w:r>
              <w:del w:id="3953" w:author="Sala Virtual Piso 01" w:date="2014-03-13T14:30:00Z">
                <w:r w:rsidRPr="002956A8">
                  <w:rPr>
                    <w:rFonts w:ascii="Arial" w:hAnsi="Arial" w:cs="Arial"/>
                    <w:b/>
                    <w:bCs/>
                    <w:szCs w:val="24"/>
                    <w:rPrChange w:id="3954" w:author="FELIPE BERNAL" w:date="2014-03-13T13:46:00Z">
                      <w:rPr>
                        <w:rFonts w:ascii="Arial" w:hAnsi="Arial" w:cs="Arial"/>
                        <w:b/>
                        <w:bCs/>
                        <w:color w:val="FF0000"/>
                        <w:sz w:val="16"/>
                        <w:szCs w:val="24"/>
                      </w:rPr>
                    </w:rPrChange>
                  </w:rPr>
                  <w:delText>8´484.895</w:delText>
                </w:r>
              </w:del>
            </w:ins>
            <w:ins w:id="3955" w:author="Sala Virtual Piso 01" w:date="2014-03-13T14:30:00Z">
              <w:r w:rsidR="00710218">
                <w:rPr>
                  <w:rFonts w:ascii="Arial" w:hAnsi="Arial" w:cs="Arial"/>
                  <w:b/>
                  <w:bCs/>
                  <w:szCs w:val="24"/>
                </w:rPr>
                <w:t>9´256.249</w:t>
              </w:r>
            </w:ins>
          </w:p>
        </w:tc>
      </w:tr>
    </w:tbl>
    <w:p w:rsidR="00380229" w:rsidRDefault="00380229">
      <w:pPr>
        <w:rPr>
          <w:ins w:id="3956" w:author="FELIPE BERNAL" w:date="2014-03-13T13:47:00Z"/>
          <w:rFonts w:ascii="Arial" w:hAnsi="Arial" w:cs="Arial"/>
          <w:color w:val="000090"/>
        </w:rPr>
      </w:pPr>
    </w:p>
    <w:p w:rsidR="00F175FC" w:rsidRPr="00F175FC" w:rsidRDefault="002956A8" w:rsidP="00F175FC">
      <w:pPr>
        <w:rPr>
          <w:ins w:id="3957" w:author="FELIPE BERNAL" w:date="2014-03-13T13:47:00Z"/>
          <w:rFonts w:ascii="Arial" w:hAnsi="Arial" w:cs="Arial"/>
          <w:szCs w:val="24"/>
          <w:rPrChange w:id="3958" w:author="FELIPE BERNAL" w:date="2014-03-13T13:47:00Z">
            <w:rPr>
              <w:ins w:id="3959" w:author="FELIPE BERNAL" w:date="2014-03-13T13:47:00Z"/>
              <w:rFonts w:ascii="Arial" w:hAnsi="Arial" w:cs="Arial"/>
              <w:b/>
              <w:szCs w:val="24"/>
            </w:rPr>
          </w:rPrChange>
        </w:rPr>
      </w:pPr>
      <w:ins w:id="3960" w:author="FELIPE BERNAL" w:date="2014-03-13T13:47:00Z">
        <w:r w:rsidRPr="002956A8">
          <w:rPr>
            <w:rFonts w:ascii="Arial" w:hAnsi="Arial" w:cs="Arial"/>
            <w:bCs/>
            <w:szCs w:val="24"/>
            <w:rPrChange w:id="3961" w:author="FELIPE BERNAL" w:date="2014-03-13T13:47:00Z">
              <w:rPr>
                <w:rFonts w:ascii="Arial" w:hAnsi="Arial" w:cs="Arial"/>
                <w:b/>
                <w:bCs/>
                <w:sz w:val="16"/>
                <w:szCs w:val="24"/>
              </w:rPr>
            </w:rPrChange>
          </w:rPr>
          <w:t xml:space="preserve">PF: Factor de productividad, constante, ajustado 35 hh/UCP según </w:t>
        </w:r>
        <w:r w:rsidRPr="002956A8">
          <w:rPr>
            <w:rFonts w:ascii="Arial" w:hAnsi="Arial" w:cs="Arial"/>
            <w:szCs w:val="24"/>
            <w:rPrChange w:id="3962" w:author="FELIPE BERNAL" w:date="2014-03-13T13:47:00Z">
              <w:rPr>
                <w:rFonts w:ascii="Arial" w:hAnsi="Arial" w:cs="Arial"/>
                <w:b/>
                <w:sz w:val="16"/>
                <w:szCs w:val="24"/>
              </w:rPr>
            </w:rPrChange>
          </w:rPr>
          <w:t>Frohnhoff y Engels</w:t>
        </w:r>
        <w:r w:rsidR="00F175FC">
          <w:rPr>
            <w:rFonts w:ascii="Arial" w:hAnsi="Arial" w:cs="Arial"/>
            <w:szCs w:val="24"/>
          </w:rPr>
          <w:t xml:space="preserve"> </w:t>
        </w:r>
      </w:ins>
      <w:customXmlInsRangeStart w:id="3963" w:author="FELIPE BERNAL" w:date="2014-03-13T13:50:00Z"/>
      <w:sdt>
        <w:sdtPr>
          <w:rPr>
            <w:rFonts w:ascii="Arial" w:hAnsi="Arial" w:cs="Arial"/>
            <w:szCs w:val="24"/>
          </w:rPr>
          <w:id w:val="-895583603"/>
          <w:citation/>
        </w:sdtPr>
        <w:sdtContent>
          <w:customXmlInsRangeEnd w:id="3963"/>
          <w:ins w:id="3964" w:author="FELIPE BERNAL" w:date="2014-03-13T13:50:00Z">
            <w:r>
              <w:rPr>
                <w:rFonts w:ascii="Arial" w:hAnsi="Arial" w:cs="Arial"/>
                <w:szCs w:val="24"/>
              </w:rPr>
              <w:fldChar w:fldCharType="begin"/>
            </w:r>
            <w:r w:rsidR="00F175FC">
              <w:rPr>
                <w:rFonts w:ascii="Arial" w:hAnsi="Arial" w:cs="Arial"/>
                <w:szCs w:val="24"/>
                <w:lang w:val="es-CO"/>
              </w:rPr>
              <w:instrText xml:space="preserve"> CITATION MIn14 \l 9226 </w:instrText>
            </w:r>
            <w:r>
              <w:rPr>
                <w:rFonts w:ascii="Arial" w:hAnsi="Arial" w:cs="Arial"/>
                <w:szCs w:val="24"/>
              </w:rPr>
              <w:fldChar w:fldCharType="separate"/>
            </w:r>
          </w:ins>
          <w:r w:rsidR="000F5A96" w:rsidRPr="000F5A96">
            <w:rPr>
              <w:rFonts w:ascii="Arial" w:hAnsi="Arial" w:cs="Arial"/>
              <w:noProof/>
              <w:szCs w:val="24"/>
              <w:lang w:val="es-CO"/>
            </w:rPr>
            <w:t>[36]</w:t>
          </w:r>
          <w:ins w:id="3965" w:author="FELIPE BERNAL" w:date="2014-03-13T13:50:00Z">
            <w:r>
              <w:rPr>
                <w:rFonts w:ascii="Arial" w:hAnsi="Arial" w:cs="Arial"/>
                <w:szCs w:val="24"/>
              </w:rPr>
              <w:fldChar w:fldCharType="end"/>
            </w:r>
          </w:ins>
          <w:customXmlInsRangeStart w:id="3966" w:author="FELIPE BERNAL" w:date="2014-03-13T13:50:00Z"/>
        </w:sdtContent>
      </w:sdt>
      <w:customXmlInsRangeEnd w:id="3966"/>
      <w:ins w:id="3967" w:author="FELIPE BERNAL" w:date="2014-03-13T13:47:00Z">
        <w:r w:rsidRPr="002956A8">
          <w:rPr>
            <w:rFonts w:ascii="Arial" w:hAnsi="Arial" w:cs="Arial"/>
            <w:szCs w:val="24"/>
            <w:rPrChange w:id="3968" w:author="FELIPE BERNAL" w:date="2014-03-13T13:47:00Z">
              <w:rPr>
                <w:rFonts w:ascii="Arial" w:hAnsi="Arial" w:cs="Arial"/>
                <w:b/>
                <w:sz w:val="16"/>
                <w:szCs w:val="24"/>
              </w:rPr>
            </w:rPrChange>
          </w:rPr>
          <w:t>; Para el presente proyecto tomaremos un PF de 8 hh/UCP</w:t>
        </w:r>
      </w:ins>
    </w:p>
    <w:p w:rsidR="00F175FC" w:rsidRPr="00F175FC" w:rsidRDefault="002956A8" w:rsidP="00F175FC">
      <w:pPr>
        <w:rPr>
          <w:ins w:id="3969" w:author="FELIPE BERNAL" w:date="2014-03-13T13:47:00Z"/>
          <w:rFonts w:ascii="Arial" w:hAnsi="Arial" w:cs="Arial"/>
          <w:szCs w:val="24"/>
          <w:rPrChange w:id="3970" w:author="FELIPE BERNAL" w:date="2014-03-13T13:47:00Z">
            <w:rPr>
              <w:ins w:id="3971" w:author="FELIPE BERNAL" w:date="2014-03-13T13:47:00Z"/>
              <w:rFonts w:ascii="Arial" w:hAnsi="Arial" w:cs="Arial"/>
              <w:b/>
              <w:szCs w:val="24"/>
            </w:rPr>
          </w:rPrChange>
        </w:rPr>
      </w:pPr>
      <w:ins w:id="3972" w:author="FELIPE BERNAL" w:date="2014-03-13T13:47:00Z">
        <w:r w:rsidRPr="002956A8">
          <w:rPr>
            <w:rFonts w:ascii="Arial" w:hAnsi="Arial" w:cs="Arial"/>
            <w:szCs w:val="24"/>
            <w:rPrChange w:id="3973" w:author="FELIPE BERNAL" w:date="2014-03-13T13:47:00Z">
              <w:rPr>
                <w:rFonts w:ascii="Arial" w:hAnsi="Arial" w:cs="Arial"/>
                <w:b/>
                <w:sz w:val="16"/>
                <w:szCs w:val="24"/>
              </w:rPr>
            </w:rPrChange>
          </w:rPr>
          <w:t xml:space="preserve">El desglose completo de cómo se calcularon estos valores, </w:t>
        </w:r>
      </w:ins>
      <w:ins w:id="3974" w:author="FELIPE BERNAL" w:date="2014-03-13T13:50:00Z">
        <w:r w:rsidR="00F175FC">
          <w:rPr>
            <w:rFonts w:ascii="Arial" w:hAnsi="Arial" w:cs="Arial"/>
            <w:szCs w:val="24"/>
          </w:rPr>
          <w:t xml:space="preserve">está en el siguiente </w:t>
        </w:r>
        <w:commentRangeStart w:id="3975"/>
        <w:r w:rsidR="00F175FC" w:rsidRPr="009A457B">
          <w:rPr>
            <w:rFonts w:ascii="Arial" w:hAnsi="Arial" w:cs="Arial"/>
            <w:szCs w:val="24"/>
          </w:rPr>
          <w:t>vínculo</w:t>
        </w:r>
      </w:ins>
      <w:commentRangeEnd w:id="3975"/>
      <w:r w:rsidR="00D35430">
        <w:rPr>
          <w:rStyle w:val="Refdecomentario"/>
        </w:rPr>
        <w:commentReference w:id="3975"/>
      </w:r>
      <w:ins w:id="3976" w:author="FELIPE BERNAL" w:date="2014-03-13T13:47:00Z">
        <w:r w:rsidRPr="002956A8">
          <w:rPr>
            <w:rFonts w:ascii="Arial" w:hAnsi="Arial" w:cs="Arial"/>
            <w:szCs w:val="24"/>
            <w:rPrChange w:id="3977" w:author="Sala Virtual Piso 01" w:date="2014-03-13T14:34:00Z">
              <w:rPr>
                <w:rFonts w:ascii="Arial" w:hAnsi="Arial" w:cs="Arial"/>
                <w:b/>
                <w:sz w:val="16"/>
                <w:szCs w:val="24"/>
              </w:rPr>
            </w:rPrChange>
          </w:rPr>
          <w:t xml:space="preserve"> </w:t>
        </w:r>
        <w:r w:rsidRPr="002956A8">
          <w:rPr>
            <w:rFonts w:ascii="Arial" w:hAnsi="Arial" w:cs="Arial"/>
            <w:szCs w:val="24"/>
            <w:highlight w:val="red"/>
            <w:rPrChange w:id="3978" w:author="Sala Virtual Piso 01" w:date="2014-03-13T14:35:00Z">
              <w:rPr>
                <w:rFonts w:ascii="Arial" w:hAnsi="Arial" w:cs="Arial"/>
                <w:b/>
                <w:sz w:val="16"/>
                <w:szCs w:val="24"/>
              </w:rPr>
            </w:rPrChange>
          </w:rPr>
          <w:t>Estimacion[SoftLute].docx</w:t>
        </w:r>
      </w:ins>
    </w:p>
    <w:p w:rsidR="00F175FC" w:rsidRPr="00D85F8B" w:rsidRDefault="00F175FC">
      <w:pPr>
        <w:rPr>
          <w:rFonts w:ascii="Arial" w:hAnsi="Arial" w:cs="Arial"/>
          <w:color w:val="000090"/>
          <w:rPrChange w:id="3979" w:author="FELIPE BERNAL" w:date="2014-03-13T13:40:00Z">
            <w:rPr>
              <w:rFonts w:ascii="Arial" w:hAnsi="Arial" w:cs="Arial"/>
              <w:color w:val="000090"/>
              <w:lang w:val="es-ES_tradnl"/>
            </w:rPr>
          </w:rPrChange>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Del="00D010BA" w:rsidRDefault="00380229">
      <w:pPr>
        <w:rPr>
          <w:del w:id="3980" w:author="Familia Valderrama A" w:date="2014-03-11T20:40:00Z"/>
          <w:rFonts w:ascii="Arial" w:hAnsi="Arial" w:cs="Arial"/>
          <w:color w:val="000090"/>
          <w:lang w:val="es-ES_tradnl"/>
        </w:rPr>
      </w:pPr>
    </w:p>
    <w:p w:rsidR="00D010BA" w:rsidDel="00FA203D" w:rsidRDefault="00D010BA">
      <w:pPr>
        <w:rPr>
          <w:ins w:id="3981" w:author="Sergio" w:date="2014-03-12T20:28:00Z"/>
          <w:del w:id="3982" w:author="FELIPE BERNAL" w:date="2014-03-13T13:51:00Z"/>
          <w:rFonts w:ascii="Arial" w:hAnsi="Arial" w:cs="Arial"/>
          <w:color w:val="000090"/>
          <w:lang w:val="es-ES_tradnl"/>
        </w:rPr>
      </w:pPr>
    </w:p>
    <w:p w:rsidR="00D010BA" w:rsidDel="00FA203D" w:rsidRDefault="00D010BA">
      <w:pPr>
        <w:rPr>
          <w:ins w:id="3983" w:author="Sergio" w:date="2014-03-12T20:28:00Z"/>
          <w:del w:id="3984" w:author="FELIPE BERNAL" w:date="2014-03-13T13:51:00Z"/>
          <w:rFonts w:ascii="Arial" w:hAnsi="Arial" w:cs="Arial"/>
          <w:color w:val="000090"/>
          <w:lang w:val="es-ES_tradnl"/>
        </w:rPr>
      </w:pPr>
    </w:p>
    <w:p w:rsidR="00380229" w:rsidDel="00380229" w:rsidRDefault="00380229">
      <w:pPr>
        <w:rPr>
          <w:del w:id="3985" w:author="Familia Valderrama A" w:date="2014-03-11T20:40:00Z"/>
          <w:rFonts w:ascii="Arial" w:hAnsi="Arial" w:cs="Arial"/>
          <w:color w:val="000090"/>
          <w:lang w:val="es-ES_tradnl"/>
        </w:rPr>
      </w:pPr>
    </w:p>
    <w:p w:rsidR="00380229" w:rsidDel="00093016" w:rsidRDefault="00380229">
      <w:pPr>
        <w:rPr>
          <w:del w:id="3986" w:author="Sergio" w:date="2014-04-18T14:37:00Z"/>
          <w:rFonts w:ascii="Arial" w:hAnsi="Arial" w:cs="Arial"/>
          <w:lang w:val="es-ES_tradnl"/>
        </w:rPr>
      </w:pPr>
    </w:p>
    <w:p w:rsidR="008B38F0" w:rsidRDefault="000F4284">
      <w:pPr>
        <w:pStyle w:val="Ttulo2"/>
        <w:rPr>
          <w:ins w:id="3987" w:author="Familia Valderrama A" w:date="2014-03-13T04:31:00Z"/>
          <w:rFonts w:ascii="Arial" w:hAnsi="Arial" w:cs="Arial"/>
          <w:sz w:val="28"/>
          <w:szCs w:val="28"/>
          <w:lang w:val="es-ES_tradnl"/>
        </w:rPr>
        <w:pPrChange w:id="3988" w:author="Familia Valderrama A" w:date="2014-03-13T04:30:00Z">
          <w:pPr>
            <w:pStyle w:val="Textbody"/>
          </w:pPr>
        </w:pPrChange>
      </w:pPr>
      <w:bookmarkStart w:id="3989" w:name="_Toc384230538"/>
      <w:bookmarkStart w:id="3990" w:name="_Toc382328984"/>
      <w:ins w:id="3991" w:author="Familia Valderrama A" w:date="2014-03-13T04:31:00Z">
        <w:r>
          <w:rPr>
            <w:rFonts w:ascii="Arial" w:hAnsi="Arial" w:cs="Arial"/>
            <w:sz w:val="28"/>
            <w:szCs w:val="28"/>
            <w:lang w:val="es-ES_tradnl"/>
          </w:rPr>
          <w:t>Inicio del Proyecto</w:t>
        </w:r>
        <w:bookmarkEnd w:id="3989"/>
      </w:ins>
    </w:p>
    <w:p w:rsidR="008B38F0" w:rsidRDefault="000F4284">
      <w:pPr>
        <w:pStyle w:val="Ttulo3"/>
        <w:spacing w:after="240"/>
        <w:rPr>
          <w:ins w:id="3992" w:author="Familia Valderrama A" w:date="2014-03-13T04:32:00Z"/>
          <w:rFonts w:ascii="Arial" w:hAnsi="Arial" w:cs="Arial"/>
          <w:sz w:val="28"/>
          <w:szCs w:val="28"/>
          <w:lang w:val="es-ES_tradnl"/>
        </w:rPr>
        <w:pPrChange w:id="3993" w:author="Familia Valderrama A" w:date="2014-03-11T20:41:00Z">
          <w:pPr>
            <w:pStyle w:val="Textbody"/>
          </w:pPr>
        </w:pPrChange>
      </w:pPr>
      <w:bookmarkStart w:id="3994" w:name="_Toc384230539"/>
      <w:commentRangeStart w:id="3995"/>
      <w:ins w:id="3996" w:author="Familia Valderrama A" w:date="2014-03-13T04:32:00Z">
        <w:r>
          <w:rPr>
            <w:rFonts w:ascii="Arial" w:hAnsi="Arial" w:cs="Arial"/>
            <w:sz w:val="28"/>
            <w:szCs w:val="28"/>
            <w:lang w:val="es-ES_tradnl"/>
          </w:rPr>
          <w:t>Entrenamiento del Personal</w:t>
        </w:r>
      </w:ins>
      <w:commentRangeEnd w:id="3995"/>
      <w:r w:rsidR="00D566D6">
        <w:rPr>
          <w:rStyle w:val="Refdecomentario"/>
          <w:rFonts w:ascii="Calibri" w:hAnsi="Calibri"/>
          <w:b w:val="0"/>
          <w:bCs w:val="0"/>
        </w:rPr>
        <w:commentReference w:id="3995"/>
      </w:r>
      <w:bookmarkEnd w:id="3994"/>
    </w:p>
    <w:p w:rsidR="008B38F0" w:rsidRDefault="00B60442">
      <w:pPr>
        <w:pStyle w:val="Ttulo2"/>
        <w:numPr>
          <w:ilvl w:val="0"/>
          <w:numId w:val="0"/>
        </w:numPr>
        <w:rPr>
          <w:ins w:id="3997" w:author="Sergio" w:date="2014-03-12T20:33:00Z"/>
          <w:del w:id="3998" w:author="Familia Valderrama A" w:date="2014-03-13T04:30:00Z"/>
          <w:rFonts w:ascii="Arial" w:hAnsi="Arial" w:cs="Arial"/>
          <w:sz w:val="28"/>
          <w:szCs w:val="28"/>
          <w:lang w:val="es-ES_tradnl"/>
        </w:rPr>
        <w:pPrChange w:id="3999" w:author="Familia Valderrama A" w:date="2014-03-13T04:31:00Z">
          <w:pPr>
            <w:pStyle w:val="Ttulo2"/>
          </w:pPr>
        </w:pPrChange>
      </w:pPr>
      <w:ins w:id="4000" w:author="Sergio" w:date="2014-03-12T20:33:00Z">
        <w:del w:id="4001" w:author="Familia Valderrama A" w:date="2014-03-13T04:31:00Z">
          <w:r w:rsidRPr="00975F6E" w:rsidDel="000F4284">
            <w:rPr>
              <w:rFonts w:ascii="Arial" w:hAnsi="Arial" w:cs="Arial"/>
              <w:sz w:val="28"/>
              <w:szCs w:val="28"/>
              <w:lang w:val="es-ES_tradnl"/>
            </w:rPr>
            <w:delText>Inicio del proyecto</w:delText>
          </w:r>
        </w:del>
        <w:bookmarkEnd w:id="3990"/>
      </w:ins>
    </w:p>
    <w:p w:rsidR="008B38F0" w:rsidRDefault="00B60442">
      <w:pPr>
        <w:pStyle w:val="Textbody"/>
        <w:rPr>
          <w:del w:id="4002" w:author="Familia Valderrama A" w:date="2014-03-13T04:32:00Z"/>
          <w:lang w:val="es-ES_tradnl"/>
          <w:rPrChange w:id="4003" w:author="Sergio" w:date="2014-03-12T20:32:00Z">
            <w:rPr>
              <w:del w:id="4004" w:author="Familia Valderrama A" w:date="2014-03-13T04:32:00Z"/>
              <w:rFonts w:ascii="Arial" w:hAnsi="Arial" w:cs="Arial"/>
              <w:sz w:val="28"/>
              <w:szCs w:val="28"/>
              <w:lang w:val="es-ES_tradnl"/>
            </w:rPr>
          </w:rPrChange>
        </w:rPr>
        <w:pPrChange w:id="4005" w:author="Familia Valderrama A" w:date="2014-03-13T04:32:00Z">
          <w:pPr>
            <w:pStyle w:val="Ttulo2"/>
          </w:pPr>
        </w:pPrChange>
      </w:pPr>
      <w:bookmarkStart w:id="4006" w:name="_Toc382328985"/>
      <w:ins w:id="4007" w:author="Sergio" w:date="2014-03-12T20:39:00Z">
        <w:del w:id="4008" w:author="Familia Valderrama A" w:date="2014-03-13T04:32:00Z">
          <w:r w:rsidDel="000F4284">
            <w:rPr>
              <w:rFonts w:ascii="Arial" w:hAnsi="Arial" w:cs="Arial"/>
              <w:sz w:val="28"/>
              <w:szCs w:val="28"/>
              <w:lang w:val="es-ES_tradnl"/>
            </w:rPr>
            <w:delText xml:space="preserve">Entrenamiento del personal </w:delText>
          </w:r>
        </w:del>
      </w:ins>
      <w:bookmarkEnd w:id="4006"/>
      <w:del w:id="4009" w:author="Familia Valderrama A" w:date="2014-03-13T04:32:00Z">
        <w:r w:rsidR="00975F6E" w:rsidRPr="00975F6E" w:rsidDel="000F4284">
          <w:rPr>
            <w:rFonts w:ascii="Arial" w:hAnsi="Arial" w:cs="Arial"/>
            <w:sz w:val="28"/>
            <w:szCs w:val="28"/>
            <w:lang w:val="es-ES_tradnl"/>
          </w:rPr>
          <w:delText>Inicio del proyecto</w:delText>
        </w:r>
      </w:del>
    </w:p>
    <w:p w:rsidR="008B38F0" w:rsidRDefault="00975F6E">
      <w:pPr>
        <w:pStyle w:val="Ttulo3"/>
        <w:numPr>
          <w:ilvl w:val="0"/>
          <w:numId w:val="0"/>
        </w:numPr>
        <w:spacing w:after="240"/>
        <w:rPr>
          <w:del w:id="4010" w:author="Sergio" w:date="2014-03-12T20:33:00Z"/>
          <w:rFonts w:ascii="Arial" w:hAnsi="Arial" w:cs="Arial"/>
          <w:sz w:val="28"/>
          <w:szCs w:val="28"/>
          <w:lang w:val="es-ES_tradnl"/>
        </w:rPr>
        <w:pPrChange w:id="4011" w:author="Familia Valderrama A" w:date="2014-03-13T04:32:00Z">
          <w:pPr>
            <w:pStyle w:val="Ttulo3"/>
          </w:pPr>
        </w:pPrChange>
      </w:pPr>
      <w:bookmarkStart w:id="4012" w:name="_Toc382263291"/>
      <w:bookmarkStart w:id="4013" w:name="_Toc382263292"/>
      <w:bookmarkEnd w:id="4012"/>
      <w:bookmarkEnd w:id="4013"/>
      <w:del w:id="4014" w:author="Sergio" w:date="2014-03-12T20:33:00Z">
        <w:r w:rsidRPr="004815AC" w:rsidDel="00B60442">
          <w:rPr>
            <w:rFonts w:ascii="Arial" w:hAnsi="Arial" w:cs="Arial"/>
            <w:b w:val="0"/>
            <w:bCs w:val="0"/>
            <w:sz w:val="28"/>
            <w:szCs w:val="28"/>
            <w:lang w:val="es-ES_tradnl"/>
          </w:rPr>
          <w:delText>Entrenamiento del Personal</w:delText>
        </w:r>
        <w:bookmarkStart w:id="4015" w:name="_Toc382419860"/>
        <w:bookmarkStart w:id="4016" w:name="_Toc382420367"/>
        <w:bookmarkStart w:id="4017" w:name="_Toc382420477"/>
        <w:bookmarkStart w:id="4018" w:name="_Toc382427919"/>
        <w:bookmarkStart w:id="4019" w:name="_Toc382428746"/>
        <w:bookmarkStart w:id="4020" w:name="_Toc382436029"/>
        <w:bookmarkStart w:id="4021" w:name="_Toc382447327"/>
        <w:bookmarkStart w:id="4022" w:name="_Toc382447869"/>
        <w:bookmarkStart w:id="4023" w:name="_Toc382448296"/>
        <w:bookmarkStart w:id="4024" w:name="_Toc382448527"/>
        <w:bookmarkStart w:id="4025" w:name="_Toc382448630"/>
        <w:bookmarkEnd w:id="4015"/>
        <w:bookmarkEnd w:id="4016"/>
        <w:bookmarkEnd w:id="4017"/>
        <w:bookmarkEnd w:id="4018"/>
        <w:bookmarkEnd w:id="4019"/>
        <w:bookmarkEnd w:id="4020"/>
        <w:bookmarkEnd w:id="4021"/>
        <w:bookmarkEnd w:id="4022"/>
        <w:bookmarkEnd w:id="4023"/>
        <w:bookmarkEnd w:id="4024"/>
        <w:bookmarkEnd w:id="4025"/>
      </w:del>
    </w:p>
    <w:p w:rsidR="008B38F0" w:rsidRDefault="008B38F0">
      <w:pPr>
        <w:pStyle w:val="Ttulo3"/>
        <w:numPr>
          <w:ilvl w:val="0"/>
          <w:numId w:val="0"/>
        </w:numPr>
        <w:spacing w:after="240"/>
        <w:rPr>
          <w:del w:id="4026" w:author="Familia Valderrama A" w:date="2014-03-13T04:32:00Z"/>
          <w:lang w:val="es-ES_tradnl"/>
        </w:rPr>
        <w:pPrChange w:id="4027" w:author="Familia Valderrama A" w:date="2014-03-13T04:32:00Z">
          <w:pPr>
            <w:pStyle w:val="Textbody"/>
          </w:pPr>
        </w:pPrChange>
      </w:pPr>
    </w:p>
    <w:p w:rsidR="00380229" w:rsidRDefault="00CB08B9">
      <w:pPr>
        <w:pStyle w:val="FormatoIngesoft"/>
        <w:jc w:val="both"/>
        <w:rPr>
          <w:lang w:val="es-ES"/>
        </w:rPr>
      </w:pPr>
      <w:r>
        <w:rPr>
          <w:lang w:val="es-ES"/>
        </w:rPr>
        <w:t xml:space="preserve">Con respecto al manejo y conocimiento de los distintos programas (ver </w:t>
      </w:r>
      <w:r w:rsidR="002956A8" w:rsidRPr="002956A8">
        <w:rPr>
          <w:u w:val="single"/>
          <w:rPrChange w:id="4028" w:author="Familia Valderrama A" w:date="2014-03-11T20:41:00Z">
            <w:rPr>
              <w:rFonts w:ascii="Calibri" w:eastAsia="DejaVu Sans" w:hAnsi="Calibri" w:cs="Calibri"/>
              <w:color w:val="0000FF" w:themeColor="hyperlink"/>
              <w:sz w:val="16"/>
              <w:szCs w:val="22"/>
              <w:u w:val="single"/>
              <w:lang w:val="es-ES"/>
            </w:rPr>
          </w:rPrChange>
        </w:rPr>
        <w:fldChar w:fldCharType="begin"/>
      </w:r>
      <w:r w:rsidR="002956A8" w:rsidRPr="002956A8">
        <w:rPr>
          <w:u w:val="single"/>
          <w:lang w:val="es-CO"/>
          <w:rPrChange w:id="4029" w:author="Familia Valderrama A" w:date="2014-03-11T20:41:00Z">
            <w:rPr>
              <w:rFonts w:ascii="Calibri" w:eastAsia="DejaVu Sans" w:hAnsi="Calibri" w:cs="Calibri"/>
              <w:color w:val="0000FF" w:themeColor="hyperlink"/>
              <w:sz w:val="16"/>
              <w:szCs w:val="22"/>
              <w:u w:val="single"/>
              <w:lang w:val="es-CO"/>
            </w:rPr>
          </w:rPrChange>
        </w:rPr>
        <w:instrText xml:space="preserve"> REF _Ref382262520 \r \h  \* MERGEFORMAT </w:instrText>
      </w:r>
      <w:r w:rsidR="002956A8" w:rsidRPr="002956A8">
        <w:rPr>
          <w:u w:val="single"/>
          <w:rPrChange w:id="4030" w:author="Familia Valderrama A" w:date="2014-03-11T20:41:00Z">
            <w:rPr>
              <w:u w:val="single"/>
            </w:rPr>
          </w:rPrChange>
        </w:rPr>
      </w:r>
      <w:r w:rsidR="002956A8" w:rsidRPr="002956A8">
        <w:rPr>
          <w:u w:val="single"/>
          <w:rPrChange w:id="4031" w:author="Familia Valderrama A" w:date="2014-03-11T20:41:00Z">
            <w:rPr>
              <w:rFonts w:ascii="Calibri" w:eastAsia="DejaVu Sans" w:hAnsi="Calibri" w:cs="Calibri"/>
              <w:color w:val="0000FF" w:themeColor="hyperlink"/>
              <w:sz w:val="16"/>
              <w:szCs w:val="22"/>
              <w:u w:val="single"/>
              <w:lang w:val="es-ES"/>
            </w:rPr>
          </w:rPrChange>
        </w:rPr>
        <w:fldChar w:fldCharType="separate"/>
      </w:r>
      <w:ins w:id="4032" w:author="Estudiante" w:date="2014-04-01T16:48:00Z">
        <w:r w:rsidR="002956A8" w:rsidRPr="002956A8">
          <w:rPr>
            <w:u w:val="single"/>
            <w:lang w:val="es-ES"/>
            <w:rPrChange w:id="4033" w:author="Estudiante" w:date="2014-04-01T16:48:00Z">
              <w:rPr>
                <w:rFonts w:ascii="Calibri" w:eastAsia="DejaVu Sans" w:hAnsi="Calibri" w:cs="Calibri"/>
                <w:sz w:val="16"/>
                <w:szCs w:val="22"/>
                <w:u w:val="single"/>
                <w:lang w:val="es-CO"/>
              </w:rPr>
            </w:rPrChange>
          </w:rPr>
          <w:t>8.2</w:t>
        </w:r>
      </w:ins>
      <w:del w:id="4034" w:author="Estudiante" w:date="2014-04-01T16:48:00Z">
        <w:r w:rsidR="000910A8" w:rsidRPr="000910A8" w:rsidDel="000910A8">
          <w:rPr>
            <w:u w:val="single"/>
            <w:lang w:val="es-ES"/>
          </w:rPr>
          <w:delText>8.2</w:delText>
        </w:r>
      </w:del>
      <w:r w:rsidR="002956A8" w:rsidRPr="002956A8">
        <w:rPr>
          <w:u w:val="single"/>
          <w:rPrChange w:id="4035" w:author="Familia Valderrama A" w:date="2014-03-11T20:41:00Z">
            <w:rPr>
              <w:rFonts w:ascii="Calibri" w:eastAsia="DejaVu Sans" w:hAnsi="Calibri" w:cs="Calibri"/>
              <w:color w:val="0000FF" w:themeColor="hyperlink"/>
              <w:sz w:val="16"/>
              <w:szCs w:val="22"/>
              <w:u w:val="single"/>
              <w:lang w:val="es-ES"/>
            </w:rPr>
          </w:rPrChange>
        </w:rPr>
        <w:fldChar w:fldCharType="end"/>
      </w:r>
      <w:del w:id="4036" w:author="Familia Valderrama A" w:date="2014-03-11T20:41:00Z">
        <w:r w:rsidDel="00401C7D">
          <w:rPr>
            <w:lang w:val="es-ES"/>
          </w:rPr>
          <w:delText xml:space="preserve"> Lenguajes y Herramientas</w:delText>
        </w:r>
      </w:del>
      <w:r>
        <w:rPr>
          <w:lang w:val="es-ES"/>
        </w:rPr>
        <w:t>) se realizar</w:t>
      </w:r>
      <w:ins w:id="4037" w:author="Familia Valderrama A" w:date="2014-03-11T20:41:00Z">
        <w:r w:rsidR="00401C7D">
          <w:rPr>
            <w:lang w:val="es-ES"/>
          </w:rPr>
          <w:t>á</w:t>
        </w:r>
      </w:ins>
      <w:del w:id="4038" w:author="Familia Valderrama A" w:date="2014-03-11T20:41:00Z">
        <w:r w:rsidDel="00401C7D">
          <w:rPr>
            <w:lang w:val="es-ES"/>
          </w:rPr>
          <w:delText>a</w:delText>
        </w:r>
      </w:del>
      <w:ins w:id="4039" w:author="Familia Valderrama A" w:date="2014-03-11T20:41:00Z">
        <w:r w:rsidR="00401C7D">
          <w:rPr>
            <w:lang w:val="es-ES"/>
          </w:rPr>
          <w:t>n</w:t>
        </w:r>
      </w:ins>
      <w:r>
        <w:rPr>
          <w:lang w:val="es-ES"/>
        </w:rPr>
        <w:t xml:space="preserve"> </w:t>
      </w:r>
      <w:commentRangeStart w:id="4040"/>
      <w:r>
        <w:rPr>
          <w:lang w:val="es-ES"/>
        </w:rPr>
        <w:t xml:space="preserve">tutoriales por parte del Jefe de desarrollo </w:t>
      </w:r>
      <w:commentRangeEnd w:id="4040"/>
      <w:r w:rsidR="00FD0ADE">
        <w:rPr>
          <w:rStyle w:val="Refdecomentario"/>
          <w:rFonts w:ascii="Calibri" w:eastAsia="DejaVu Sans" w:hAnsi="Calibri" w:cs="Calibri"/>
          <w:lang w:val="es-ES"/>
        </w:rPr>
        <w:commentReference w:id="4040"/>
      </w:r>
      <w:r>
        <w:rPr>
          <w:lang w:val="es-ES"/>
        </w:rPr>
        <w:t xml:space="preserve">(ver Sección </w:t>
      </w:r>
      <w:r w:rsidR="002956A8" w:rsidRPr="002956A8">
        <w:rPr>
          <w:u w:val="single"/>
          <w:rPrChange w:id="4041" w:author="Familia Valderrama A" w:date="2014-03-11T20:41:00Z">
            <w:rPr>
              <w:rFonts w:ascii="Calibri" w:eastAsia="DejaVu Sans" w:hAnsi="Calibri" w:cs="Calibri"/>
              <w:color w:val="0000FF" w:themeColor="hyperlink"/>
              <w:sz w:val="16"/>
              <w:szCs w:val="22"/>
              <w:u w:val="single"/>
              <w:lang w:val="es-ES"/>
            </w:rPr>
          </w:rPrChange>
        </w:rPr>
        <w:fldChar w:fldCharType="begin"/>
      </w:r>
      <w:r w:rsidR="002956A8" w:rsidRPr="002956A8">
        <w:rPr>
          <w:u w:val="single"/>
          <w:lang w:val="es-CO"/>
          <w:rPrChange w:id="4042" w:author="Familia Valderrama A" w:date="2014-03-11T20:41:00Z">
            <w:rPr>
              <w:rFonts w:ascii="Calibri" w:eastAsia="DejaVu Sans" w:hAnsi="Calibri" w:cs="Calibri"/>
              <w:color w:val="0000FF" w:themeColor="hyperlink"/>
              <w:sz w:val="16"/>
              <w:szCs w:val="22"/>
              <w:u w:val="single"/>
              <w:lang w:val="es-CO"/>
            </w:rPr>
          </w:rPrChange>
        </w:rPr>
        <w:instrText xml:space="preserve"> REF _Ref382081672 \r \h  \* MERGEFORMAT </w:instrText>
      </w:r>
      <w:r w:rsidR="002956A8" w:rsidRPr="002956A8">
        <w:rPr>
          <w:u w:val="single"/>
          <w:rPrChange w:id="4043" w:author="Familia Valderrama A" w:date="2014-03-11T20:41:00Z">
            <w:rPr>
              <w:u w:val="single"/>
            </w:rPr>
          </w:rPrChange>
        </w:rPr>
      </w:r>
      <w:r w:rsidR="002956A8" w:rsidRPr="002956A8">
        <w:rPr>
          <w:u w:val="single"/>
          <w:rPrChange w:id="4044" w:author="Familia Valderrama A" w:date="2014-03-11T20:41:00Z">
            <w:rPr>
              <w:rFonts w:ascii="Calibri" w:eastAsia="DejaVu Sans" w:hAnsi="Calibri" w:cs="Calibri"/>
              <w:color w:val="0000FF" w:themeColor="hyperlink"/>
              <w:sz w:val="16"/>
              <w:szCs w:val="22"/>
              <w:u w:val="single"/>
              <w:lang w:val="es-ES"/>
            </w:rPr>
          </w:rPrChange>
        </w:rPr>
        <w:fldChar w:fldCharType="separate"/>
      </w:r>
      <w:ins w:id="4045" w:author="Estudiante" w:date="2014-04-01T16:48:00Z">
        <w:r w:rsidR="002956A8" w:rsidRPr="002956A8">
          <w:rPr>
            <w:u w:val="single"/>
            <w:lang w:val="es-ES"/>
            <w:rPrChange w:id="4046" w:author="Estudiante" w:date="2014-04-01T16:48:00Z">
              <w:rPr>
                <w:rFonts w:ascii="Calibri" w:eastAsia="DejaVu Sans" w:hAnsi="Calibri" w:cs="Calibri"/>
                <w:sz w:val="16"/>
                <w:szCs w:val="22"/>
                <w:u w:val="single"/>
                <w:lang w:val="es-CO"/>
              </w:rPr>
            </w:rPrChange>
          </w:rPr>
          <w:t>8.4.2</w:t>
        </w:r>
      </w:ins>
      <w:del w:id="4047" w:author="Estudiante" w:date="2014-04-01T16:48:00Z">
        <w:r w:rsidR="000910A8" w:rsidRPr="000910A8" w:rsidDel="000910A8">
          <w:rPr>
            <w:u w:val="single"/>
            <w:lang w:val="es-ES"/>
          </w:rPr>
          <w:delText>8.4.2</w:delText>
        </w:r>
      </w:del>
      <w:r w:rsidR="002956A8" w:rsidRPr="002956A8">
        <w:rPr>
          <w:u w:val="single"/>
          <w:rPrChange w:id="4048" w:author="Familia Valderrama A" w:date="2014-03-11T20:41:00Z">
            <w:rPr>
              <w:rFonts w:ascii="Calibri" w:eastAsia="DejaVu Sans" w:hAnsi="Calibri" w:cs="Calibri"/>
              <w:color w:val="0000FF" w:themeColor="hyperlink"/>
              <w:sz w:val="16"/>
              <w:szCs w:val="22"/>
              <w:u w:val="single"/>
              <w:lang w:val="es-ES"/>
            </w:rPr>
          </w:rPrChange>
        </w:rPr>
        <w:fldChar w:fldCharType="end"/>
      </w:r>
      <w:del w:id="4049" w:author="Familia Valderrama A" w:date="2014-03-11T20:41:00Z">
        <w:r w:rsidDel="00401C7D">
          <w:rPr>
            <w:lang w:val="es-ES"/>
          </w:rPr>
          <w:delText xml:space="preserve"> Organigrama y Descripción de roles</w:delText>
        </w:r>
      </w:del>
      <w:r>
        <w:rPr>
          <w:lang w:val="es-ES"/>
        </w:rPr>
        <w:t xml:space="preserve">) dentro de las reuniones semanales para que los integrantes del grupo puedan aprender la </w:t>
      </w:r>
      <w:commentRangeStart w:id="4050"/>
      <w:r>
        <w:rPr>
          <w:lang w:val="es-ES"/>
        </w:rPr>
        <w:t>manera correcta</w:t>
      </w:r>
      <w:commentRangeEnd w:id="4050"/>
      <w:r w:rsidR="008C6B80">
        <w:rPr>
          <w:rStyle w:val="Refdecomentario"/>
          <w:rFonts w:ascii="Calibri" w:eastAsia="DejaVu Sans" w:hAnsi="Calibri" w:cs="Calibri"/>
          <w:lang w:val="es-ES"/>
        </w:rPr>
        <w:commentReference w:id="4050"/>
      </w:r>
      <w:r>
        <w:rPr>
          <w:lang w:val="es-ES"/>
        </w:rPr>
        <w:t xml:space="preserve"> para utilizar las distintas herramientas.</w:t>
      </w:r>
    </w:p>
    <w:p w:rsidR="00380229" w:rsidRDefault="00CB08B9">
      <w:pPr>
        <w:pStyle w:val="FormatoIngesoft"/>
        <w:jc w:val="both"/>
        <w:rPr>
          <w:lang w:val="es-ES"/>
        </w:rPr>
      </w:pPr>
      <w:r>
        <w:rPr>
          <w:lang w:val="es-ES"/>
        </w:rPr>
        <w:t xml:space="preserve">Con respecto a la parte de los distintos lenguajes a tratar en la parte directa de la programación, se </w:t>
      </w:r>
      <w:commentRangeStart w:id="4051"/>
      <w:r>
        <w:rPr>
          <w:lang w:val="es-ES"/>
        </w:rPr>
        <w:t>realizar</w:t>
      </w:r>
      <w:ins w:id="4052" w:author="Sergio" w:date="2014-03-13T00:34:00Z">
        <w:r w:rsidR="00512F62">
          <w:rPr>
            <w:lang w:val="es-ES"/>
          </w:rPr>
          <w:t>á</w:t>
        </w:r>
      </w:ins>
      <w:del w:id="4053" w:author="Sergio" w:date="2014-03-13T00:34:00Z">
        <w:r w:rsidDel="00512F62">
          <w:rPr>
            <w:lang w:val="es-ES"/>
          </w:rPr>
          <w:delText>a</w:delText>
        </w:r>
      </w:del>
      <w:r>
        <w:rPr>
          <w:lang w:val="es-ES"/>
        </w:rPr>
        <w:t xml:space="preserve"> también unas capacitaciones</w:t>
      </w:r>
      <w:commentRangeEnd w:id="4051"/>
      <w:r w:rsidR="00FD0ADE">
        <w:rPr>
          <w:rStyle w:val="Refdecomentario"/>
          <w:rFonts w:ascii="Calibri" w:eastAsia="DejaVu Sans" w:hAnsi="Calibri" w:cs="Calibri"/>
          <w:lang w:val="es-ES"/>
        </w:rPr>
        <w:commentReference w:id="4051"/>
      </w:r>
      <w:r>
        <w:rPr>
          <w:lang w:val="es-ES"/>
        </w:rPr>
        <w:t xml:space="preserve"> dentro de las reuniones semanales con el soporte de material académico para poder avanzar de manera eficaz en el entendimiento de los </w:t>
      </w:r>
      <w:commentRangeStart w:id="4054"/>
      <w:r>
        <w:rPr>
          <w:lang w:val="es-ES"/>
        </w:rPr>
        <w:t>nuevos lenguajes a manejar.</w:t>
      </w:r>
      <w:commentRangeEnd w:id="4054"/>
      <w:r w:rsidR="00FD0ADE">
        <w:rPr>
          <w:rStyle w:val="Refdecomentario"/>
          <w:rFonts w:ascii="Calibri" w:eastAsia="DejaVu Sans" w:hAnsi="Calibri" w:cs="Calibri"/>
          <w:lang w:val="es-ES"/>
        </w:rPr>
        <w:commentReference w:id="4054"/>
      </w:r>
    </w:p>
    <w:p w:rsidR="00380229" w:rsidRDefault="00CB08B9">
      <w:pPr>
        <w:pStyle w:val="FormatoIngesoft"/>
        <w:jc w:val="both"/>
        <w:rPr>
          <w:lang w:val="es-ES"/>
        </w:rPr>
      </w:pPr>
      <w:r>
        <w:rPr>
          <w:lang w:val="es-ES"/>
        </w:rPr>
        <w:t xml:space="preserve">En caso alguno de seguir con alguna duda con respecto al lenguaje de desarrollo, se puede realizar una pequeña consultoría con los </w:t>
      </w:r>
      <w:commentRangeStart w:id="4055"/>
      <w:r>
        <w:rPr>
          <w:lang w:val="es-ES"/>
        </w:rPr>
        <w:t>profesores de planta especialistas</w:t>
      </w:r>
      <w:commentRangeEnd w:id="4055"/>
      <w:r w:rsidR="00D566D6">
        <w:rPr>
          <w:rStyle w:val="Refdecomentario"/>
          <w:rFonts w:ascii="Calibri" w:eastAsia="DejaVu Sans" w:hAnsi="Calibri" w:cs="Calibri"/>
          <w:lang w:val="es-ES"/>
        </w:rPr>
        <w:commentReference w:id="4055"/>
      </w:r>
      <w:r>
        <w:rPr>
          <w:lang w:val="es-ES"/>
        </w:rPr>
        <w:t xml:space="preserve"> en el tema de programación gr</w:t>
      </w:r>
      <w:ins w:id="4056" w:author="Sergio" w:date="2014-03-13T00:34:00Z">
        <w:r w:rsidR="00512F62">
          <w:rPr>
            <w:lang w:val="es-ES"/>
          </w:rPr>
          <w:t>á</w:t>
        </w:r>
      </w:ins>
      <w:del w:id="4057" w:author="Sergio" w:date="2014-03-13T00:34:00Z">
        <w:r w:rsidDel="00512F62">
          <w:rPr>
            <w:lang w:val="es-ES"/>
          </w:rPr>
          <w:delText>a</w:delText>
        </w:r>
      </w:del>
      <w:r>
        <w:rPr>
          <w:lang w:val="es-ES"/>
        </w:rPr>
        <w:t>fica para aclarar dudas.</w:t>
      </w:r>
    </w:p>
    <w:p w:rsidR="00380229" w:rsidRPr="004815AC" w:rsidRDefault="00380229">
      <w:pPr>
        <w:rPr>
          <w:rFonts w:ascii="Arial" w:hAnsi="Arial" w:cs="Arial"/>
          <w:b/>
          <w:lang w:val="es-ES_tradnl"/>
          <w:rPrChange w:id="4058" w:author="Sergio" w:date="2014-03-12T20:31:00Z">
            <w:rPr>
              <w:rFonts w:ascii="Arial" w:hAnsi="Arial" w:cs="Arial"/>
              <w:lang w:val="es-ES_tradnl"/>
            </w:rPr>
          </w:rPrChange>
        </w:rPr>
      </w:pPr>
    </w:p>
    <w:p w:rsidR="008B38F0" w:rsidRDefault="00B60442">
      <w:pPr>
        <w:pStyle w:val="Ttulo3"/>
        <w:spacing w:after="240"/>
        <w:rPr>
          <w:ins w:id="4059" w:author="Familia Valderrama A" w:date="2014-03-13T04:27:00Z"/>
          <w:rFonts w:ascii="Arial" w:hAnsi="Arial" w:cs="Arial"/>
          <w:sz w:val="28"/>
          <w:szCs w:val="28"/>
          <w:lang w:val="es-ES_tradnl"/>
        </w:rPr>
        <w:pPrChange w:id="4060" w:author="Familia Valderrama A" w:date="2014-03-11T20:42:00Z">
          <w:pPr/>
        </w:pPrChange>
      </w:pPr>
      <w:bookmarkStart w:id="4061" w:name="_Toc384230540"/>
      <w:commentRangeStart w:id="4062"/>
      <w:ins w:id="4063" w:author="Sergio" w:date="2014-03-12T20:39:00Z">
        <w:r>
          <w:rPr>
            <w:rFonts w:ascii="Arial" w:hAnsi="Arial" w:cs="Arial"/>
            <w:bCs w:val="0"/>
            <w:sz w:val="28"/>
            <w:szCs w:val="28"/>
            <w:lang w:val="es-ES_tradnl"/>
          </w:rPr>
          <w:t xml:space="preserve">Infraestructura </w:t>
        </w:r>
      </w:ins>
      <w:commentRangeEnd w:id="4062"/>
      <w:r w:rsidR="00F4547C">
        <w:rPr>
          <w:rStyle w:val="Refdecomentario"/>
          <w:rFonts w:ascii="Calibri" w:hAnsi="Calibri"/>
          <w:b w:val="0"/>
          <w:bCs w:val="0"/>
        </w:rPr>
        <w:commentReference w:id="4062"/>
      </w:r>
      <w:r w:rsidR="00277614">
        <w:rPr>
          <w:rStyle w:val="Refdecomentario"/>
          <w:rFonts w:ascii="Calibri" w:hAnsi="Calibri"/>
          <w:b w:val="0"/>
          <w:bCs w:val="0"/>
        </w:rPr>
        <w:commentReference w:id="4064"/>
      </w:r>
      <w:bookmarkEnd w:id="4061"/>
    </w:p>
    <w:p w:rsidR="008B38F0" w:rsidRDefault="00975F6E">
      <w:pPr>
        <w:pStyle w:val="Ttulo3"/>
        <w:numPr>
          <w:ilvl w:val="0"/>
          <w:numId w:val="0"/>
        </w:numPr>
        <w:spacing w:after="240"/>
        <w:rPr>
          <w:del w:id="4065" w:author="Familia Valderrama A" w:date="2014-03-11T20:41:00Z"/>
          <w:rFonts w:ascii="Arial" w:hAnsi="Arial" w:cs="Arial"/>
          <w:sz w:val="28"/>
          <w:szCs w:val="28"/>
          <w:lang w:val="es-ES_tradnl"/>
        </w:rPr>
        <w:pPrChange w:id="4066" w:author="Familia Valderrama A" w:date="2014-03-13T04:27:00Z">
          <w:pPr>
            <w:pStyle w:val="Ttulo3"/>
          </w:pPr>
        </w:pPrChange>
      </w:pPr>
      <w:del w:id="4067" w:author="Sergio" w:date="2014-03-12T20:39:00Z">
        <w:r w:rsidRPr="00C64E30" w:rsidDel="00B60442">
          <w:rPr>
            <w:rFonts w:ascii="Arial" w:hAnsi="Arial" w:cs="Arial"/>
            <w:sz w:val="28"/>
            <w:szCs w:val="28"/>
            <w:lang w:val="es-ES_tradnl"/>
          </w:rPr>
          <w:delText>Infraestructura</w:delText>
        </w:r>
      </w:del>
    </w:p>
    <w:p w:rsidR="008B38F0" w:rsidRDefault="008B38F0">
      <w:pPr>
        <w:pStyle w:val="Ttulo3"/>
        <w:numPr>
          <w:ilvl w:val="0"/>
          <w:numId w:val="0"/>
        </w:numPr>
        <w:spacing w:after="240"/>
        <w:rPr>
          <w:del w:id="4068" w:author="Familia Valderrama A" w:date="2014-03-13T04:28:00Z"/>
          <w:rFonts w:ascii="Arial" w:hAnsi="Arial" w:cs="Arial"/>
          <w:color w:val="000090"/>
          <w:lang w:val="es-ES_tradnl"/>
          <w:rPrChange w:id="4069" w:author="Familia Valderrama A" w:date="2014-03-11T20:41:00Z">
            <w:rPr>
              <w:del w:id="4070" w:author="Familia Valderrama A" w:date="2014-03-13T04:28:00Z"/>
              <w:lang w:val="es-ES_tradnl"/>
            </w:rPr>
          </w:rPrChange>
        </w:rPr>
        <w:pPrChange w:id="4071" w:author="Familia Valderrama A" w:date="2014-03-13T04:27:00Z">
          <w:pPr/>
        </w:pPrChange>
      </w:pPr>
    </w:p>
    <w:p w:rsidR="00380229" w:rsidRDefault="00832E7D">
      <w:pPr>
        <w:pStyle w:val="FormatoIngesoft"/>
        <w:jc w:val="both"/>
        <w:rPr>
          <w:lang w:val="es-ES"/>
        </w:rPr>
      </w:pPr>
      <w:r>
        <w:rPr>
          <w:lang w:val="es-ES"/>
        </w:rPr>
        <w:t>Para evitar la utilización de l</w:t>
      </w:r>
      <w:commentRangeStart w:id="4072"/>
      <w:r>
        <w:rPr>
          <w:lang w:val="es-ES"/>
        </w:rPr>
        <w:t>icencias pagadas</w:t>
      </w:r>
      <w:commentRangeEnd w:id="4072"/>
      <w:r w:rsidR="00613358">
        <w:rPr>
          <w:rStyle w:val="Refdecomentario"/>
          <w:rFonts w:ascii="Calibri" w:eastAsia="DejaVu Sans" w:hAnsi="Calibri" w:cs="Calibri"/>
          <w:lang w:val="es-ES"/>
        </w:rPr>
        <w:commentReference w:id="4072"/>
      </w:r>
      <w:r>
        <w:rPr>
          <w:lang w:val="es-ES"/>
        </w:rPr>
        <w:t xml:space="preserve">, la mayoría de programas a utilizar son programas </w:t>
      </w:r>
      <w:commentRangeStart w:id="4073"/>
      <w:r>
        <w:rPr>
          <w:lang w:val="es-ES"/>
        </w:rPr>
        <w:t>Open Source</w:t>
      </w:r>
      <w:ins w:id="4074" w:author="Sergio" w:date="2014-03-12T18:08:00Z">
        <w:r w:rsidR="009F41AB">
          <w:rPr>
            <w:lang w:val="es-ES"/>
          </w:rPr>
          <w:t xml:space="preserve"> </w:t>
        </w:r>
      </w:ins>
      <w:commentRangeEnd w:id="4073"/>
      <w:r w:rsidR="00277614">
        <w:rPr>
          <w:rStyle w:val="Refdecomentario"/>
          <w:rFonts w:ascii="Calibri" w:eastAsia="DejaVu Sans" w:hAnsi="Calibri" w:cs="Calibri"/>
          <w:lang w:val="es-ES"/>
        </w:rPr>
        <w:commentReference w:id="4073"/>
      </w:r>
      <w:customXmlInsRangeStart w:id="4075" w:author="Sergio" w:date="2014-03-12T18:14:00Z"/>
      <w:sdt>
        <w:sdtPr>
          <w:rPr>
            <w:sz w:val="16"/>
            <w:szCs w:val="16"/>
            <w:lang w:val="es-ES"/>
          </w:rPr>
          <w:id w:val="-1955002385"/>
          <w:citation/>
        </w:sdtPr>
        <w:sdtContent>
          <w:customXmlInsRangeEnd w:id="4075"/>
          <w:ins w:id="4076" w:author="Sergio" w:date="2014-03-12T18:14:00Z">
            <w:r w:rsidR="002956A8">
              <w:rPr>
                <w:lang w:val="es-ES"/>
              </w:rPr>
              <w:fldChar w:fldCharType="begin"/>
            </w:r>
            <w:r w:rsidR="00F82DF3">
              <w:rPr>
                <w:lang w:val="es-CO"/>
              </w:rPr>
              <w:instrText xml:space="preserve"> CITATION ope14 \l 9226 </w:instrText>
            </w:r>
          </w:ins>
          <w:r w:rsidR="002956A8">
            <w:rPr>
              <w:lang w:val="es-ES"/>
            </w:rPr>
            <w:fldChar w:fldCharType="separate"/>
          </w:r>
          <w:r w:rsidR="000F5A96">
            <w:rPr>
              <w:noProof/>
              <w:lang w:val="es-CO"/>
            </w:rPr>
            <w:t xml:space="preserve"> </w:t>
          </w:r>
          <w:r w:rsidR="000F5A96" w:rsidRPr="000F5A96">
            <w:rPr>
              <w:noProof/>
              <w:lang w:val="es-CO"/>
            </w:rPr>
            <w:t>[38]</w:t>
          </w:r>
          <w:ins w:id="4077" w:author="Sergio" w:date="2014-03-12T18:14:00Z">
            <w:r w:rsidR="002956A8">
              <w:rPr>
                <w:lang w:val="es-ES"/>
              </w:rPr>
              <w:fldChar w:fldCharType="end"/>
            </w:r>
          </w:ins>
          <w:customXmlInsRangeStart w:id="4078" w:author="Sergio" w:date="2014-03-12T18:14:00Z"/>
        </w:sdtContent>
      </w:sdt>
      <w:customXmlInsRangeEnd w:id="4078"/>
      <w:r>
        <w:rPr>
          <w:lang w:val="es-ES"/>
        </w:rPr>
        <w:t xml:space="preserve"> lo que significa que son programas completamente gratuitos y en el caso de los programas que necesiten licencias pagas,</w:t>
      </w:r>
      <w:commentRangeStart w:id="4079"/>
      <w:r>
        <w:rPr>
          <w:lang w:val="es-ES"/>
        </w:rPr>
        <w:t xml:space="preserve"> se habla</w:t>
      </w:r>
      <w:commentRangeEnd w:id="4079"/>
      <w:r w:rsidR="00803C45">
        <w:rPr>
          <w:rStyle w:val="Refdecomentario"/>
          <w:rFonts w:ascii="Calibri" w:eastAsia="DejaVu Sans" w:hAnsi="Calibri" w:cs="Calibri"/>
          <w:lang w:val="es-ES"/>
        </w:rPr>
        <w:commentReference w:id="4079"/>
      </w:r>
      <w:r>
        <w:rPr>
          <w:lang w:val="es-ES"/>
        </w:rPr>
        <w:t xml:space="preserve"> con el Ingeniero </w:t>
      </w:r>
      <w:commentRangeStart w:id="4080"/>
      <w:r>
        <w:rPr>
          <w:lang w:val="es-ES"/>
        </w:rPr>
        <w:t xml:space="preserve">Hernán </w:t>
      </w:r>
      <w:commentRangeEnd w:id="4080"/>
      <w:r w:rsidR="00277614">
        <w:rPr>
          <w:rStyle w:val="Refdecomentario"/>
          <w:rFonts w:ascii="Calibri" w:eastAsia="DejaVu Sans" w:hAnsi="Calibri" w:cs="Calibri"/>
          <w:lang w:val="es-ES"/>
        </w:rPr>
        <w:commentReference w:id="4080"/>
      </w:r>
      <w:r>
        <w:rPr>
          <w:lang w:val="es-ES"/>
        </w:rPr>
        <w:t>Hurtado del departamento de Sistemas para consultar la posibilidad de obtener una licencia de los programas requeridos para el proyecto.</w:t>
      </w:r>
    </w:p>
    <w:p w:rsidR="00380229" w:rsidRDefault="00832E7D">
      <w:pPr>
        <w:pStyle w:val="FormatoIngesoft"/>
        <w:jc w:val="both"/>
        <w:rPr>
          <w:lang w:val="es-ES"/>
        </w:rPr>
      </w:pPr>
      <w:r>
        <w:rPr>
          <w:lang w:val="es-ES"/>
        </w:rPr>
        <w:t>Para la parte de redes y comunicación, la arquitectura cliente-servidor se desarrollar</w:t>
      </w:r>
      <w:ins w:id="4081" w:author="Familia Valderrama A" w:date="2014-03-11T20:42:00Z">
        <w:r w:rsidR="00401C7D">
          <w:rPr>
            <w:lang w:val="es-ES"/>
          </w:rPr>
          <w:t>á</w:t>
        </w:r>
      </w:ins>
      <w:del w:id="4082" w:author="Familia Valderrama A" w:date="2014-03-11T20:42:00Z">
        <w:r w:rsidDel="00401C7D">
          <w:rPr>
            <w:lang w:val="es-ES"/>
          </w:rPr>
          <w:delText>a</w:delText>
        </w:r>
      </w:del>
      <w:r>
        <w:rPr>
          <w:lang w:val="es-ES"/>
        </w:rPr>
        <w:t xml:space="preserve"> y probar</w:t>
      </w:r>
      <w:ins w:id="4083" w:author="Familia Valderrama A" w:date="2014-03-11T20:43:00Z">
        <w:r w:rsidR="00401C7D">
          <w:rPr>
            <w:lang w:val="es-ES"/>
          </w:rPr>
          <w:t>á</w:t>
        </w:r>
      </w:ins>
      <w:del w:id="4084" w:author="Familia Valderrama A" w:date="2014-03-11T20:43:00Z">
        <w:r w:rsidDel="00401C7D">
          <w:rPr>
            <w:lang w:val="es-ES"/>
          </w:rPr>
          <w:delText>a</w:delText>
        </w:r>
      </w:del>
      <w:r>
        <w:rPr>
          <w:lang w:val="es-ES"/>
        </w:rPr>
        <w:t xml:space="preserve"> dentro de la Pontificia Universidad Javeriana en la sala de Redes, la arquitectura de red dentro de la universidad ya se encuentra montada  y se </w:t>
      </w:r>
      <w:del w:id="4085" w:author="Sergio" w:date="2014-03-13T00:35:00Z">
        <w:r w:rsidDel="00176283">
          <w:rPr>
            <w:lang w:val="es-ES"/>
          </w:rPr>
          <w:delText xml:space="preserve">utilizara </w:delText>
        </w:r>
      </w:del>
      <w:ins w:id="4086" w:author="Sergio" w:date="2014-03-13T00:35:00Z">
        <w:r w:rsidR="00176283">
          <w:rPr>
            <w:lang w:val="es-ES"/>
          </w:rPr>
          <w:t xml:space="preserve">utilizará </w:t>
        </w:r>
      </w:ins>
      <w:commentRangeStart w:id="4087"/>
      <w:r>
        <w:rPr>
          <w:lang w:val="es-ES"/>
        </w:rPr>
        <w:t xml:space="preserve">un servidor público de la universidad </w:t>
      </w:r>
      <w:commentRangeEnd w:id="4087"/>
      <w:r w:rsidR="00921F10">
        <w:rPr>
          <w:rStyle w:val="Refdecomentario"/>
          <w:rFonts w:ascii="Calibri" w:eastAsia="DejaVu Sans" w:hAnsi="Calibri" w:cs="Calibri"/>
          <w:lang w:val="es-ES"/>
        </w:rPr>
        <w:commentReference w:id="4087"/>
      </w:r>
      <w:r>
        <w:rPr>
          <w:lang w:val="es-ES"/>
        </w:rPr>
        <w:t xml:space="preserve">para poder montar toda la arquitectura cliente-servidor. Esta solicitud se hará a la </w:t>
      </w:r>
      <w:commentRangeStart w:id="4088"/>
      <w:r>
        <w:rPr>
          <w:lang w:val="es-ES"/>
        </w:rPr>
        <w:t xml:space="preserve">Facultad de Ingeniería de Sistemas </w:t>
      </w:r>
      <w:commentRangeEnd w:id="4088"/>
      <w:r w:rsidR="00277614">
        <w:rPr>
          <w:rStyle w:val="Refdecomentario"/>
          <w:rFonts w:ascii="Calibri" w:eastAsia="DejaVu Sans" w:hAnsi="Calibri" w:cs="Calibri"/>
          <w:lang w:val="es-ES"/>
        </w:rPr>
        <w:commentReference w:id="4088"/>
      </w:r>
      <w:r>
        <w:rPr>
          <w:lang w:val="es-ES"/>
        </w:rPr>
        <w:t>para poder utilizar el servidor de la Universidad</w:t>
      </w:r>
      <w:ins w:id="4089" w:author="Sergio" w:date="2014-03-13T00:36:00Z">
        <w:r w:rsidR="00D7755B">
          <w:rPr>
            <w:lang w:val="es-ES"/>
          </w:rPr>
          <w:t xml:space="preserve"> Javeriana</w:t>
        </w:r>
      </w:ins>
      <w:r>
        <w:rPr>
          <w:lang w:val="es-ES"/>
        </w:rPr>
        <w:t>.</w:t>
      </w:r>
    </w:p>
    <w:p w:rsidR="00380229" w:rsidRDefault="00380229">
      <w:pPr>
        <w:rPr>
          <w:rFonts w:ascii="Arial" w:hAnsi="Arial" w:cs="Arial"/>
          <w:lang w:val="es-ES_tradnl"/>
        </w:rPr>
      </w:pPr>
    </w:p>
    <w:p w:rsidR="00452D7A" w:rsidRPr="00452D7A" w:rsidRDefault="00401C7D">
      <w:pPr>
        <w:keepNext w:val="0"/>
        <w:suppressAutoHyphens w:val="0"/>
        <w:jc w:val="left"/>
        <w:rPr>
          <w:ins w:id="4090" w:author="Familia Valderrama A" w:date="2014-03-13T04:30:00Z"/>
          <w:rFonts w:ascii="Arial" w:hAnsi="Arial" w:cs="Arial"/>
          <w:b/>
          <w:bCs/>
          <w:sz w:val="28"/>
          <w:szCs w:val="26"/>
          <w:lang w:val="es-ES_tradnl"/>
          <w:rPrChange w:id="4091" w:author="Familia Valderrama A" w:date="2014-03-13T04:30:00Z">
            <w:rPr>
              <w:ins w:id="4092" w:author="Familia Valderrama A" w:date="2014-03-13T04:30:00Z"/>
              <w:rFonts w:ascii="Arial" w:hAnsi="Arial" w:cs="Arial"/>
              <w:sz w:val="28"/>
              <w:lang w:val="es-ES_tradnl"/>
            </w:rPr>
          </w:rPrChange>
        </w:rPr>
      </w:pPr>
      <w:bookmarkStart w:id="4093" w:name="_Toc382263295"/>
      <w:bookmarkEnd w:id="4093"/>
      <w:ins w:id="4094" w:author="Familia Valderrama A" w:date="2014-03-11T20:44:00Z">
        <w:r>
          <w:rPr>
            <w:rFonts w:ascii="Arial" w:hAnsi="Arial" w:cs="Arial"/>
            <w:sz w:val="28"/>
            <w:lang w:val="es-ES_tradnl"/>
          </w:rPr>
          <w:br w:type="page"/>
        </w:r>
      </w:ins>
    </w:p>
    <w:p w:rsidR="008B38F0" w:rsidRDefault="00975F6E">
      <w:pPr>
        <w:pStyle w:val="Ttulo2"/>
        <w:rPr>
          <w:ins w:id="4095" w:author="Familia Valderrama A" w:date="2014-03-13T04:29:00Z"/>
          <w:rFonts w:ascii="Arial" w:hAnsi="Arial" w:cs="Arial"/>
          <w:sz w:val="28"/>
          <w:lang w:val="es-ES_tradnl"/>
        </w:rPr>
        <w:pPrChange w:id="4096" w:author="Familia Valderrama A" w:date="2014-03-11T20:44:00Z">
          <w:pPr>
            <w:keepNext w:val="0"/>
            <w:suppressAutoHyphens w:val="0"/>
            <w:jc w:val="left"/>
          </w:pPr>
        </w:pPrChange>
      </w:pPr>
      <w:bookmarkStart w:id="4097" w:name="_Toc384230541"/>
      <w:bookmarkStart w:id="4098" w:name="_Ref386056399"/>
      <w:r w:rsidRPr="00975F6E">
        <w:rPr>
          <w:rFonts w:ascii="Arial" w:hAnsi="Arial" w:cs="Arial"/>
          <w:sz w:val="28"/>
          <w:lang w:val="es-ES_tradnl"/>
        </w:rPr>
        <w:t>Planes de Trabajo del Proyect</w:t>
      </w:r>
      <w:ins w:id="4099" w:author="Familia Valderrama A" w:date="2014-03-11T20:44:00Z">
        <w:r w:rsidR="00401C7D">
          <w:rPr>
            <w:rFonts w:ascii="Arial" w:hAnsi="Arial" w:cs="Arial"/>
            <w:sz w:val="28"/>
            <w:lang w:val="es-ES_tradnl"/>
          </w:rPr>
          <w:t>o</w:t>
        </w:r>
      </w:ins>
      <w:bookmarkEnd w:id="4097"/>
      <w:bookmarkEnd w:id="4098"/>
    </w:p>
    <w:p w:rsidR="008B38F0" w:rsidRDefault="00FB16EB">
      <w:pPr>
        <w:pStyle w:val="Ttulo3"/>
        <w:spacing w:after="240"/>
        <w:rPr>
          <w:ins w:id="4100" w:author="Familia Valderrama A" w:date="2014-03-13T04:34:00Z"/>
          <w:rFonts w:ascii="Arial" w:hAnsi="Arial" w:cs="Arial"/>
          <w:sz w:val="28"/>
          <w:lang w:val="es-ES_tradnl"/>
        </w:rPr>
        <w:pPrChange w:id="4101" w:author="Familia Valderrama A" w:date="2014-03-13T04:22:00Z">
          <w:pPr/>
        </w:pPrChange>
      </w:pPr>
      <w:bookmarkStart w:id="4102" w:name="_Toc384230542"/>
      <w:commentRangeStart w:id="4103"/>
      <w:ins w:id="4104" w:author="Familia Valderrama A" w:date="2014-03-13T04:34:00Z">
        <w:r>
          <w:rPr>
            <w:rFonts w:ascii="Arial" w:hAnsi="Arial" w:cs="Arial"/>
            <w:sz w:val="28"/>
            <w:lang w:val="es-ES_tradnl"/>
          </w:rPr>
          <w:t>Descomposición</w:t>
        </w:r>
      </w:ins>
      <w:ins w:id="4105" w:author="Familia Valderrama A" w:date="2014-03-13T04:35:00Z">
        <w:r>
          <w:rPr>
            <w:rFonts w:ascii="Arial" w:hAnsi="Arial" w:cs="Arial"/>
            <w:sz w:val="28"/>
            <w:lang w:val="es-ES_tradnl"/>
          </w:rPr>
          <w:t xml:space="preserve"> de Actividades</w:t>
        </w:r>
      </w:ins>
      <w:commentRangeEnd w:id="4103"/>
      <w:r w:rsidR="00B27E3E">
        <w:rPr>
          <w:rStyle w:val="Refdecomentario"/>
          <w:rFonts w:ascii="Calibri" w:hAnsi="Calibri"/>
          <w:b w:val="0"/>
          <w:bCs w:val="0"/>
        </w:rPr>
        <w:commentReference w:id="4103"/>
      </w:r>
      <w:bookmarkEnd w:id="4102"/>
    </w:p>
    <w:p w:rsidR="008B38F0" w:rsidRDefault="00975F6E">
      <w:pPr>
        <w:pStyle w:val="Ttulo2"/>
        <w:numPr>
          <w:ilvl w:val="0"/>
          <w:numId w:val="0"/>
        </w:numPr>
        <w:rPr>
          <w:del w:id="4106" w:author="Familia Valderrama A" w:date="2014-03-11T20:44:00Z"/>
          <w:rFonts w:ascii="Arial" w:hAnsi="Arial" w:cs="Arial"/>
          <w:sz w:val="28"/>
          <w:lang w:val="es-ES_tradnl"/>
        </w:rPr>
        <w:pPrChange w:id="4107" w:author="Familia Valderrama A" w:date="2014-03-13T04:29:00Z">
          <w:pPr>
            <w:pStyle w:val="Ttulo2"/>
          </w:pPr>
        </w:pPrChange>
      </w:pPr>
      <w:del w:id="4108" w:author="Familia Valderrama A" w:date="2014-03-11T20:44:00Z">
        <w:r w:rsidRPr="00975F6E" w:rsidDel="00401C7D">
          <w:rPr>
            <w:rFonts w:ascii="Arial" w:hAnsi="Arial" w:cs="Arial"/>
            <w:sz w:val="28"/>
            <w:lang w:val="es-ES_tradnl"/>
          </w:rPr>
          <w:delText>o</w:delText>
        </w:r>
        <w:bookmarkStart w:id="4109" w:name="_Toc382448634"/>
        <w:bookmarkStart w:id="4110" w:name="_Toc382448761"/>
        <w:bookmarkStart w:id="4111" w:name="_Toc382448887"/>
        <w:bookmarkStart w:id="4112" w:name="_Toc382449013"/>
        <w:bookmarkEnd w:id="4109"/>
        <w:bookmarkEnd w:id="4110"/>
        <w:bookmarkEnd w:id="4111"/>
        <w:bookmarkEnd w:id="4112"/>
      </w:del>
    </w:p>
    <w:p w:rsidR="008B38F0" w:rsidRDefault="002956A8">
      <w:pPr>
        <w:pStyle w:val="Ttulo2"/>
        <w:numPr>
          <w:ilvl w:val="0"/>
          <w:numId w:val="0"/>
        </w:numPr>
        <w:rPr>
          <w:del w:id="4113" w:author="Familia Valderrama A" w:date="2014-03-11T20:43:00Z"/>
          <w:rFonts w:ascii="Arial" w:hAnsi="Arial" w:cs="Arial"/>
          <w:color w:val="000090"/>
          <w:lang w:val="es-ES_tradnl"/>
        </w:rPr>
        <w:pPrChange w:id="4114" w:author="Familia Valderrama A" w:date="2014-03-13T04:29:00Z">
          <w:pPr/>
        </w:pPrChange>
      </w:pPr>
      <w:del w:id="4115" w:author="Familia Valderrama A" w:date="2014-03-11T20:43:00Z">
        <w:r w:rsidRPr="002956A8">
          <w:rPr>
            <w:rFonts w:ascii="Arial" w:hAnsi="Arial" w:cs="Arial"/>
            <w:color w:val="000090"/>
            <w:sz w:val="28"/>
            <w:lang w:val="es-ES_tradnl"/>
            <w:rPrChange w:id="4116" w:author="Familia Valderrama A" w:date="2014-03-11T20:44:00Z">
              <w:rPr>
                <w:rFonts w:ascii="Arial" w:hAnsi="Arial" w:cs="Arial"/>
                <w:color w:val="000090"/>
                <w:sz w:val="16"/>
                <w:szCs w:val="16"/>
                <w:u w:val="single"/>
                <w:lang w:val="es-ES_tradnl"/>
              </w:rPr>
            </w:rPrChange>
          </w:rPr>
          <w:delText xml:space="preserve">Propósito: Que los integrantes </w:delText>
        </w:r>
        <w:r w:rsidR="005B51FA" w:rsidRPr="00F515E1" w:rsidDel="00401C7D">
          <w:rPr>
            <w:rFonts w:ascii="Arial" w:hAnsi="Arial" w:cs="Arial"/>
            <w:color w:val="000090"/>
            <w:lang w:val="es-ES_tradnl"/>
          </w:rPr>
          <w:delText xml:space="preserve">del proyecto sepan qué es lo que deben hacer durante la ejecución del proyecto. </w:delText>
        </w:r>
        <w:bookmarkStart w:id="4117" w:name="_Toc382416686"/>
        <w:bookmarkStart w:id="4118" w:name="_Toc382419519"/>
        <w:bookmarkStart w:id="4119" w:name="_Toc382419865"/>
        <w:bookmarkStart w:id="4120" w:name="_Toc382420372"/>
        <w:bookmarkStart w:id="4121" w:name="_Toc382420482"/>
        <w:bookmarkStart w:id="4122" w:name="_Toc382427924"/>
        <w:bookmarkStart w:id="4123" w:name="_Toc382428751"/>
        <w:bookmarkStart w:id="4124" w:name="_Toc382436034"/>
        <w:bookmarkStart w:id="4125" w:name="_Toc382447332"/>
        <w:bookmarkStart w:id="4126" w:name="_Toc382447874"/>
        <w:bookmarkStart w:id="4127" w:name="_Toc382448300"/>
        <w:bookmarkStart w:id="4128" w:name="_Toc382448635"/>
        <w:bookmarkStart w:id="4129" w:name="_Toc382448762"/>
        <w:bookmarkStart w:id="4130" w:name="_Toc382448888"/>
        <w:bookmarkStart w:id="4131" w:name="_Toc382449014"/>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del>
    </w:p>
    <w:p w:rsidR="008B38F0" w:rsidRDefault="00F85134">
      <w:pPr>
        <w:pStyle w:val="Ttulo2"/>
        <w:numPr>
          <w:ilvl w:val="0"/>
          <w:numId w:val="0"/>
        </w:numPr>
        <w:rPr>
          <w:del w:id="4132" w:author="Familia Valderrama A" w:date="2014-03-11T20:43:00Z"/>
          <w:rFonts w:ascii="Arial" w:hAnsi="Arial" w:cs="Arial"/>
          <w:lang w:val="es-ES_tradnl"/>
        </w:rPr>
        <w:pPrChange w:id="4133" w:author="Familia Valderrama A" w:date="2014-03-13T04:29:00Z">
          <w:pPr/>
        </w:pPrChange>
      </w:pPr>
      <w:del w:id="4134" w:author="Familia Valderrama A" w:date="2014-03-11T20:43:00Z">
        <w:r w:rsidRPr="00202678" w:rsidDel="00401C7D">
          <w:rPr>
            <w:rFonts w:ascii="Arial" w:hAnsi="Arial" w:cs="Arial"/>
            <w:color w:val="000090"/>
            <w:lang w:val="es-ES_tradnl"/>
          </w:rPr>
          <w:delText>Recuerde un plan incluye: quien</w:delText>
        </w:r>
        <w:r w:rsidRPr="0007042C" w:rsidDel="00401C7D">
          <w:rPr>
            <w:rFonts w:ascii="Arial" w:hAnsi="Arial" w:cs="Arial"/>
            <w:color w:val="000090"/>
            <w:lang w:val="es-ES_tradnl"/>
          </w:rPr>
          <w:delText>, cómo, cuándo y con qué herramientas se ejecutara el plan (además de las actividades del plan!).</w:delText>
        </w:r>
        <w:bookmarkStart w:id="4135" w:name="_Toc382416687"/>
        <w:bookmarkStart w:id="4136" w:name="_Toc382419520"/>
        <w:bookmarkStart w:id="4137" w:name="_Toc382419866"/>
        <w:bookmarkStart w:id="4138" w:name="_Toc382420373"/>
        <w:bookmarkStart w:id="4139" w:name="_Toc382420483"/>
        <w:bookmarkStart w:id="4140" w:name="_Toc382427925"/>
        <w:bookmarkStart w:id="4141" w:name="_Toc382428752"/>
        <w:bookmarkStart w:id="4142" w:name="_Toc382436035"/>
        <w:bookmarkStart w:id="4143" w:name="_Toc382447333"/>
        <w:bookmarkStart w:id="4144" w:name="_Toc382447875"/>
        <w:bookmarkStart w:id="4145" w:name="_Toc382448301"/>
        <w:bookmarkStart w:id="4146" w:name="_Toc382448636"/>
        <w:bookmarkStart w:id="4147" w:name="_Toc382448763"/>
        <w:bookmarkStart w:id="4148" w:name="_Toc382448889"/>
        <w:bookmarkStart w:id="4149" w:name="_Toc382449015"/>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del>
    </w:p>
    <w:p w:rsidR="008B38F0" w:rsidRDefault="005B51FA">
      <w:pPr>
        <w:pStyle w:val="Ttulo2"/>
        <w:numPr>
          <w:ilvl w:val="0"/>
          <w:numId w:val="0"/>
        </w:numPr>
        <w:rPr>
          <w:del w:id="4150" w:author="Familia Valderrama A" w:date="2014-03-11T20:43:00Z"/>
          <w:rFonts w:ascii="Arial" w:hAnsi="Arial" w:cs="Arial"/>
          <w:color w:val="000090"/>
          <w:lang w:val="es-ES_tradnl"/>
        </w:rPr>
        <w:pPrChange w:id="4151" w:author="Familia Valderrama A" w:date="2014-03-13T04:29:00Z">
          <w:pPr/>
        </w:pPrChange>
      </w:pPr>
      <w:del w:id="4152" w:author="Familia Valderrama A" w:date="2014-03-11T20:43:00Z">
        <w:r w:rsidRPr="0007042C" w:rsidDel="00401C7D">
          <w:rPr>
            <w:rFonts w:ascii="Arial" w:hAnsi="Arial" w:cs="Arial"/>
            <w:color w:val="000090"/>
            <w:lang w:val="es-ES_tradnl"/>
          </w:rPr>
          <w:delText>Contenido: ver sub-secciones</w:delText>
        </w:r>
        <w:bookmarkStart w:id="4153" w:name="_Toc382416688"/>
        <w:bookmarkStart w:id="4154" w:name="_Toc382419521"/>
        <w:bookmarkStart w:id="4155" w:name="_Toc382419867"/>
        <w:bookmarkStart w:id="4156" w:name="_Toc382420374"/>
        <w:bookmarkStart w:id="4157" w:name="_Toc382420484"/>
        <w:bookmarkStart w:id="4158" w:name="_Toc382427926"/>
        <w:bookmarkStart w:id="4159" w:name="_Toc382428753"/>
        <w:bookmarkStart w:id="4160" w:name="_Toc382436036"/>
        <w:bookmarkStart w:id="4161" w:name="_Toc382447334"/>
        <w:bookmarkStart w:id="4162" w:name="_Toc382447876"/>
        <w:bookmarkStart w:id="4163" w:name="_Toc382448302"/>
        <w:bookmarkStart w:id="4164" w:name="_Toc382448637"/>
        <w:bookmarkStart w:id="4165" w:name="_Toc382448764"/>
        <w:bookmarkStart w:id="4166" w:name="_Toc382448890"/>
        <w:bookmarkStart w:id="4167" w:name="_Toc382449016"/>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del>
    </w:p>
    <w:p w:rsidR="008B38F0" w:rsidRDefault="008B38F0">
      <w:pPr>
        <w:pStyle w:val="Ttulo2"/>
        <w:numPr>
          <w:ilvl w:val="0"/>
          <w:numId w:val="0"/>
        </w:numPr>
        <w:rPr>
          <w:del w:id="4168" w:author="Familia Valderrama A" w:date="2014-03-11T20:43:00Z"/>
          <w:rFonts w:ascii="Arial" w:hAnsi="Arial" w:cs="Arial"/>
          <w:color w:val="000090"/>
          <w:lang w:val="es-ES_tradnl"/>
        </w:rPr>
        <w:pPrChange w:id="4169" w:author="Familia Valderrama A" w:date="2014-03-13T04:29:00Z">
          <w:pPr/>
        </w:pPrChange>
      </w:pPr>
      <w:bookmarkStart w:id="4170" w:name="_Toc382416689"/>
      <w:bookmarkStart w:id="4171" w:name="_Toc382419522"/>
      <w:bookmarkStart w:id="4172" w:name="_Toc382419868"/>
      <w:bookmarkStart w:id="4173" w:name="_Toc382420375"/>
      <w:bookmarkStart w:id="4174" w:name="_Toc382420485"/>
      <w:bookmarkStart w:id="4175" w:name="_Toc382427927"/>
      <w:bookmarkStart w:id="4176" w:name="_Toc382428754"/>
      <w:bookmarkStart w:id="4177" w:name="_Toc382436037"/>
      <w:bookmarkStart w:id="4178" w:name="_Toc382447335"/>
      <w:bookmarkStart w:id="4179" w:name="_Toc382447877"/>
      <w:bookmarkStart w:id="4180" w:name="_Toc382448303"/>
      <w:bookmarkStart w:id="4181" w:name="_Toc382448638"/>
      <w:bookmarkStart w:id="4182" w:name="_Toc382448765"/>
      <w:bookmarkStart w:id="4183" w:name="_Toc382448891"/>
      <w:bookmarkStart w:id="4184" w:name="_Toc382449017"/>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p>
    <w:p w:rsidR="008B38F0" w:rsidRDefault="008B38F0">
      <w:pPr>
        <w:pStyle w:val="Ttulo2"/>
        <w:numPr>
          <w:ilvl w:val="0"/>
          <w:numId w:val="0"/>
        </w:numPr>
        <w:rPr>
          <w:del w:id="4185" w:author="Familia Valderrama A" w:date="2014-03-11T20:43:00Z"/>
          <w:rFonts w:ascii="Arial" w:hAnsi="Arial" w:cs="Arial"/>
          <w:color w:val="000090"/>
          <w:lang w:val="es-ES_tradnl"/>
        </w:rPr>
        <w:pPrChange w:id="4186" w:author="Familia Valderrama A" w:date="2014-03-13T04:29:00Z">
          <w:pPr/>
        </w:pPrChange>
      </w:pPr>
      <w:bookmarkStart w:id="4187" w:name="_Toc382416690"/>
      <w:bookmarkStart w:id="4188" w:name="_Toc382419523"/>
      <w:bookmarkStart w:id="4189" w:name="_Toc382419869"/>
      <w:bookmarkStart w:id="4190" w:name="_Toc382420376"/>
      <w:bookmarkStart w:id="4191" w:name="_Toc382420486"/>
      <w:bookmarkStart w:id="4192" w:name="_Toc382427928"/>
      <w:bookmarkStart w:id="4193" w:name="_Toc382428755"/>
      <w:bookmarkStart w:id="4194" w:name="_Toc382436038"/>
      <w:bookmarkStart w:id="4195" w:name="_Toc382447336"/>
      <w:bookmarkStart w:id="4196" w:name="_Toc382447878"/>
      <w:bookmarkStart w:id="4197" w:name="_Toc382448304"/>
      <w:bookmarkStart w:id="4198" w:name="_Toc382448639"/>
      <w:bookmarkStart w:id="4199" w:name="_Toc382448766"/>
      <w:bookmarkStart w:id="4200" w:name="_Toc382448892"/>
      <w:bookmarkStart w:id="4201" w:name="_Toc382449018"/>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p>
    <w:p w:rsidR="008B38F0" w:rsidRDefault="008B38F0">
      <w:pPr>
        <w:pStyle w:val="Ttulo2"/>
        <w:numPr>
          <w:ilvl w:val="0"/>
          <w:numId w:val="0"/>
        </w:numPr>
        <w:rPr>
          <w:del w:id="4202" w:author="Familia Valderrama A" w:date="2014-03-11T20:43:00Z"/>
          <w:rFonts w:ascii="Arial" w:hAnsi="Arial" w:cs="Arial"/>
          <w:color w:val="000090"/>
          <w:lang w:val="es-ES_tradnl"/>
        </w:rPr>
        <w:pPrChange w:id="4203" w:author="Familia Valderrama A" w:date="2014-03-13T04:29:00Z">
          <w:pPr/>
        </w:pPrChange>
      </w:pPr>
      <w:bookmarkStart w:id="4204" w:name="_Toc382416691"/>
      <w:bookmarkStart w:id="4205" w:name="_Toc382419524"/>
      <w:bookmarkStart w:id="4206" w:name="_Toc382419870"/>
      <w:bookmarkStart w:id="4207" w:name="_Toc382420377"/>
      <w:bookmarkStart w:id="4208" w:name="_Toc382420487"/>
      <w:bookmarkStart w:id="4209" w:name="_Toc382427929"/>
      <w:bookmarkStart w:id="4210" w:name="_Toc382428756"/>
      <w:bookmarkStart w:id="4211" w:name="_Toc382436039"/>
      <w:bookmarkStart w:id="4212" w:name="_Toc382447337"/>
      <w:bookmarkStart w:id="4213" w:name="_Toc382447879"/>
      <w:bookmarkStart w:id="4214" w:name="_Toc382448305"/>
      <w:bookmarkStart w:id="4215" w:name="_Toc382448640"/>
      <w:bookmarkStart w:id="4216" w:name="_Toc382448767"/>
      <w:bookmarkStart w:id="4217" w:name="_Toc382448893"/>
      <w:bookmarkStart w:id="4218" w:name="_Toc382449019"/>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p>
    <w:p w:rsidR="008B38F0" w:rsidRDefault="008B38F0">
      <w:pPr>
        <w:pStyle w:val="Ttulo2"/>
        <w:numPr>
          <w:ilvl w:val="0"/>
          <w:numId w:val="0"/>
        </w:numPr>
        <w:rPr>
          <w:del w:id="4219" w:author="Familia Valderrama A" w:date="2014-03-11T20:43:00Z"/>
          <w:rFonts w:ascii="Arial" w:hAnsi="Arial" w:cs="Arial"/>
          <w:color w:val="000090"/>
          <w:lang w:val="es-ES_tradnl"/>
        </w:rPr>
        <w:pPrChange w:id="4220" w:author="Familia Valderrama A" w:date="2014-03-13T04:29:00Z">
          <w:pPr/>
        </w:pPrChange>
      </w:pPr>
      <w:bookmarkStart w:id="4221" w:name="_Toc382416692"/>
      <w:bookmarkStart w:id="4222" w:name="_Toc382419525"/>
      <w:bookmarkStart w:id="4223" w:name="_Toc382419871"/>
      <w:bookmarkStart w:id="4224" w:name="_Toc382420378"/>
      <w:bookmarkStart w:id="4225" w:name="_Toc382420488"/>
      <w:bookmarkStart w:id="4226" w:name="_Toc382427930"/>
      <w:bookmarkStart w:id="4227" w:name="_Toc382428757"/>
      <w:bookmarkStart w:id="4228" w:name="_Toc382436040"/>
      <w:bookmarkStart w:id="4229" w:name="_Toc382447338"/>
      <w:bookmarkStart w:id="4230" w:name="_Toc382447880"/>
      <w:bookmarkStart w:id="4231" w:name="_Toc382448306"/>
      <w:bookmarkStart w:id="4232" w:name="_Toc382448641"/>
      <w:bookmarkStart w:id="4233" w:name="_Toc382448768"/>
      <w:bookmarkStart w:id="4234" w:name="_Toc382448894"/>
      <w:bookmarkStart w:id="4235" w:name="_Toc3824490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p>
    <w:p w:rsidR="008B38F0" w:rsidRDefault="008B38F0">
      <w:pPr>
        <w:pStyle w:val="Ttulo2"/>
        <w:numPr>
          <w:ilvl w:val="0"/>
          <w:numId w:val="0"/>
        </w:numPr>
        <w:rPr>
          <w:del w:id="4236" w:author="Familia Valderrama A" w:date="2014-03-11T20:43:00Z"/>
          <w:rFonts w:ascii="Arial" w:hAnsi="Arial" w:cs="Arial"/>
          <w:color w:val="000090"/>
          <w:lang w:val="es-ES_tradnl"/>
        </w:rPr>
        <w:pPrChange w:id="4237" w:author="Familia Valderrama A" w:date="2014-03-13T04:29:00Z">
          <w:pPr/>
        </w:pPrChange>
      </w:pPr>
      <w:bookmarkStart w:id="4238" w:name="_Toc382416693"/>
      <w:bookmarkStart w:id="4239" w:name="_Toc382419526"/>
      <w:bookmarkStart w:id="4240" w:name="_Toc382419872"/>
      <w:bookmarkStart w:id="4241" w:name="_Toc382420379"/>
      <w:bookmarkStart w:id="4242" w:name="_Toc382420489"/>
      <w:bookmarkStart w:id="4243" w:name="_Toc382427931"/>
      <w:bookmarkStart w:id="4244" w:name="_Toc382428758"/>
      <w:bookmarkStart w:id="4245" w:name="_Toc382436041"/>
      <w:bookmarkStart w:id="4246" w:name="_Toc382447339"/>
      <w:bookmarkStart w:id="4247" w:name="_Toc382447881"/>
      <w:bookmarkStart w:id="4248" w:name="_Toc382448307"/>
      <w:bookmarkStart w:id="4249" w:name="_Toc382448642"/>
      <w:bookmarkStart w:id="4250" w:name="_Toc382448769"/>
      <w:bookmarkStart w:id="4251" w:name="_Toc382448895"/>
      <w:bookmarkStart w:id="4252" w:name="_Toc382449021"/>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8B38F0" w:rsidRDefault="008B38F0">
      <w:pPr>
        <w:pStyle w:val="Ttulo2"/>
        <w:numPr>
          <w:ilvl w:val="0"/>
          <w:numId w:val="0"/>
        </w:numPr>
        <w:rPr>
          <w:del w:id="4253" w:author="Familia Valderrama A" w:date="2014-03-11T20:43:00Z"/>
          <w:rFonts w:ascii="Arial" w:hAnsi="Arial" w:cs="Arial"/>
          <w:color w:val="000090"/>
          <w:lang w:val="es-ES_tradnl"/>
        </w:rPr>
        <w:pPrChange w:id="4254" w:author="Familia Valderrama A" w:date="2014-03-13T04:29:00Z">
          <w:pPr/>
        </w:pPrChange>
      </w:pPr>
      <w:bookmarkStart w:id="4255" w:name="_Toc382416694"/>
      <w:bookmarkStart w:id="4256" w:name="_Toc382419527"/>
      <w:bookmarkStart w:id="4257" w:name="_Toc382419873"/>
      <w:bookmarkStart w:id="4258" w:name="_Toc382420380"/>
      <w:bookmarkStart w:id="4259" w:name="_Toc382420490"/>
      <w:bookmarkStart w:id="4260" w:name="_Toc382427932"/>
      <w:bookmarkStart w:id="4261" w:name="_Toc382428759"/>
      <w:bookmarkStart w:id="4262" w:name="_Toc382436042"/>
      <w:bookmarkStart w:id="4263" w:name="_Toc382447340"/>
      <w:bookmarkStart w:id="4264" w:name="_Toc382447882"/>
      <w:bookmarkStart w:id="4265" w:name="_Toc382448308"/>
      <w:bookmarkStart w:id="4266" w:name="_Toc382448643"/>
      <w:bookmarkStart w:id="4267" w:name="_Toc382448770"/>
      <w:bookmarkStart w:id="4268" w:name="_Toc382448896"/>
      <w:bookmarkStart w:id="4269" w:name="_Toc382449022"/>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rsidR="008B38F0" w:rsidRDefault="008B38F0">
      <w:pPr>
        <w:pStyle w:val="Ttulo2"/>
        <w:numPr>
          <w:ilvl w:val="0"/>
          <w:numId w:val="0"/>
        </w:numPr>
        <w:rPr>
          <w:del w:id="4270" w:author="Familia Valderrama A" w:date="2014-03-11T20:43:00Z"/>
          <w:rFonts w:ascii="Arial" w:hAnsi="Arial" w:cs="Arial"/>
          <w:color w:val="000090"/>
          <w:lang w:val="es-ES_tradnl"/>
        </w:rPr>
        <w:pPrChange w:id="4271" w:author="Familia Valderrama A" w:date="2014-03-13T04:29:00Z">
          <w:pPr/>
        </w:pPrChange>
      </w:pPr>
      <w:bookmarkStart w:id="4272" w:name="_Toc382416695"/>
      <w:bookmarkStart w:id="4273" w:name="_Toc382419528"/>
      <w:bookmarkStart w:id="4274" w:name="_Toc382419874"/>
      <w:bookmarkStart w:id="4275" w:name="_Toc382420381"/>
      <w:bookmarkStart w:id="4276" w:name="_Toc382420491"/>
      <w:bookmarkStart w:id="4277" w:name="_Toc382427933"/>
      <w:bookmarkStart w:id="4278" w:name="_Toc382428760"/>
      <w:bookmarkStart w:id="4279" w:name="_Toc382436043"/>
      <w:bookmarkStart w:id="4280" w:name="_Toc382447341"/>
      <w:bookmarkStart w:id="4281" w:name="_Toc382447883"/>
      <w:bookmarkStart w:id="4282" w:name="_Toc382448309"/>
      <w:bookmarkStart w:id="4283" w:name="_Toc382448644"/>
      <w:bookmarkStart w:id="4284" w:name="_Toc382448771"/>
      <w:bookmarkStart w:id="4285" w:name="_Toc382448897"/>
      <w:bookmarkStart w:id="4286" w:name="_Toc382449023"/>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p>
    <w:p w:rsidR="008B38F0" w:rsidRDefault="008B38F0">
      <w:pPr>
        <w:pStyle w:val="Ttulo2"/>
        <w:numPr>
          <w:ilvl w:val="0"/>
          <w:numId w:val="0"/>
        </w:numPr>
        <w:rPr>
          <w:del w:id="4287" w:author="Familia Valderrama A" w:date="2014-03-11T20:43:00Z"/>
          <w:rFonts w:ascii="Arial" w:hAnsi="Arial" w:cs="Arial"/>
          <w:color w:val="000090"/>
          <w:lang w:val="es-ES_tradnl"/>
        </w:rPr>
        <w:pPrChange w:id="4288" w:author="Familia Valderrama A" w:date="2014-03-13T04:29:00Z">
          <w:pPr/>
        </w:pPrChange>
      </w:pPr>
      <w:bookmarkStart w:id="4289" w:name="_Toc382416696"/>
      <w:bookmarkStart w:id="4290" w:name="_Toc382419529"/>
      <w:bookmarkStart w:id="4291" w:name="_Toc382419875"/>
      <w:bookmarkStart w:id="4292" w:name="_Toc382420382"/>
      <w:bookmarkStart w:id="4293" w:name="_Toc382420492"/>
      <w:bookmarkStart w:id="4294" w:name="_Toc382427934"/>
      <w:bookmarkStart w:id="4295" w:name="_Toc382428761"/>
      <w:bookmarkStart w:id="4296" w:name="_Toc382436044"/>
      <w:bookmarkStart w:id="4297" w:name="_Toc382447342"/>
      <w:bookmarkStart w:id="4298" w:name="_Toc382447884"/>
      <w:bookmarkStart w:id="4299" w:name="_Toc382448310"/>
      <w:bookmarkStart w:id="4300" w:name="_Toc382448645"/>
      <w:bookmarkStart w:id="4301" w:name="_Toc382448772"/>
      <w:bookmarkStart w:id="4302" w:name="_Toc382448898"/>
      <w:bookmarkStart w:id="4303" w:name="_Toc382449024"/>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p>
    <w:p w:rsidR="008B38F0" w:rsidRDefault="008B38F0">
      <w:pPr>
        <w:pStyle w:val="Ttulo2"/>
        <w:numPr>
          <w:ilvl w:val="0"/>
          <w:numId w:val="0"/>
        </w:numPr>
        <w:rPr>
          <w:del w:id="4304" w:author="Familia Valderrama A" w:date="2014-03-11T20:43:00Z"/>
          <w:rFonts w:ascii="Arial" w:hAnsi="Arial" w:cs="Arial"/>
          <w:color w:val="000090"/>
          <w:lang w:val="es-ES_tradnl"/>
        </w:rPr>
        <w:pPrChange w:id="4305" w:author="Familia Valderrama A" w:date="2014-03-13T04:29:00Z">
          <w:pPr/>
        </w:pPrChange>
      </w:pPr>
      <w:bookmarkStart w:id="4306" w:name="_Toc382416697"/>
      <w:bookmarkStart w:id="4307" w:name="_Toc382419530"/>
      <w:bookmarkStart w:id="4308" w:name="_Toc382419876"/>
      <w:bookmarkStart w:id="4309" w:name="_Toc382420383"/>
      <w:bookmarkStart w:id="4310" w:name="_Toc382420493"/>
      <w:bookmarkStart w:id="4311" w:name="_Toc382427935"/>
      <w:bookmarkStart w:id="4312" w:name="_Toc382428762"/>
      <w:bookmarkStart w:id="4313" w:name="_Toc382436045"/>
      <w:bookmarkStart w:id="4314" w:name="_Toc382447343"/>
      <w:bookmarkStart w:id="4315" w:name="_Toc382447885"/>
      <w:bookmarkStart w:id="4316" w:name="_Toc382448311"/>
      <w:bookmarkStart w:id="4317" w:name="_Toc382448646"/>
      <w:bookmarkStart w:id="4318" w:name="_Toc382448773"/>
      <w:bookmarkStart w:id="4319" w:name="_Toc382448899"/>
      <w:bookmarkStart w:id="4320" w:name="_Toc38244902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p>
    <w:p w:rsidR="008B38F0" w:rsidRDefault="008B38F0">
      <w:pPr>
        <w:pStyle w:val="Ttulo2"/>
        <w:numPr>
          <w:ilvl w:val="0"/>
          <w:numId w:val="0"/>
        </w:numPr>
        <w:rPr>
          <w:del w:id="4321" w:author="Familia Valderrama A" w:date="2014-03-11T20:43:00Z"/>
          <w:rFonts w:ascii="Arial" w:hAnsi="Arial" w:cs="Arial"/>
          <w:color w:val="000090"/>
          <w:lang w:val="es-ES_tradnl"/>
        </w:rPr>
        <w:pPrChange w:id="4322" w:author="Familia Valderrama A" w:date="2014-03-13T04:29:00Z">
          <w:pPr/>
        </w:pPrChange>
      </w:pPr>
      <w:bookmarkStart w:id="4323" w:name="_Toc382416698"/>
      <w:bookmarkStart w:id="4324" w:name="_Toc382419531"/>
      <w:bookmarkStart w:id="4325" w:name="_Toc382419877"/>
      <w:bookmarkStart w:id="4326" w:name="_Toc382420384"/>
      <w:bookmarkStart w:id="4327" w:name="_Toc382420494"/>
      <w:bookmarkStart w:id="4328" w:name="_Toc382427936"/>
      <w:bookmarkStart w:id="4329" w:name="_Toc382428763"/>
      <w:bookmarkStart w:id="4330" w:name="_Toc382436046"/>
      <w:bookmarkStart w:id="4331" w:name="_Toc382447344"/>
      <w:bookmarkStart w:id="4332" w:name="_Toc382447886"/>
      <w:bookmarkStart w:id="4333" w:name="_Toc382448312"/>
      <w:bookmarkStart w:id="4334" w:name="_Toc382448647"/>
      <w:bookmarkStart w:id="4335" w:name="_Toc382448774"/>
      <w:bookmarkStart w:id="4336" w:name="_Toc382448900"/>
      <w:bookmarkStart w:id="4337" w:name="_Toc382449026"/>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p>
    <w:p w:rsidR="008B38F0" w:rsidRDefault="008B38F0">
      <w:pPr>
        <w:pStyle w:val="Ttulo2"/>
        <w:numPr>
          <w:ilvl w:val="0"/>
          <w:numId w:val="0"/>
        </w:numPr>
        <w:rPr>
          <w:del w:id="4338" w:author="Familia Valderrama A" w:date="2014-03-11T20:43:00Z"/>
          <w:rFonts w:ascii="Arial" w:hAnsi="Arial" w:cs="Arial"/>
          <w:color w:val="000090"/>
          <w:lang w:val="es-ES_tradnl"/>
        </w:rPr>
        <w:pPrChange w:id="4339" w:author="Familia Valderrama A" w:date="2014-03-13T04:29:00Z">
          <w:pPr/>
        </w:pPrChange>
      </w:pPr>
      <w:bookmarkStart w:id="4340" w:name="_Toc382416699"/>
      <w:bookmarkStart w:id="4341" w:name="_Toc382419532"/>
      <w:bookmarkStart w:id="4342" w:name="_Toc382419878"/>
      <w:bookmarkStart w:id="4343" w:name="_Toc382420385"/>
      <w:bookmarkStart w:id="4344" w:name="_Toc382420495"/>
      <w:bookmarkStart w:id="4345" w:name="_Toc382427937"/>
      <w:bookmarkStart w:id="4346" w:name="_Toc382428764"/>
      <w:bookmarkStart w:id="4347" w:name="_Toc382436047"/>
      <w:bookmarkStart w:id="4348" w:name="_Toc382447345"/>
      <w:bookmarkStart w:id="4349" w:name="_Toc382447887"/>
      <w:bookmarkStart w:id="4350" w:name="_Toc382448313"/>
      <w:bookmarkStart w:id="4351" w:name="_Toc382448648"/>
      <w:bookmarkStart w:id="4352" w:name="_Toc382448775"/>
      <w:bookmarkStart w:id="4353" w:name="_Toc382448901"/>
      <w:bookmarkStart w:id="4354" w:name="_Toc382449027"/>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p>
    <w:p w:rsidR="008B38F0" w:rsidRDefault="008B38F0">
      <w:pPr>
        <w:pStyle w:val="Ttulo2"/>
        <w:numPr>
          <w:ilvl w:val="0"/>
          <w:numId w:val="0"/>
        </w:numPr>
        <w:rPr>
          <w:del w:id="4355" w:author="Familia Valderrama A" w:date="2014-03-11T20:43:00Z"/>
          <w:rFonts w:ascii="Arial" w:hAnsi="Arial" w:cs="Arial"/>
          <w:color w:val="000090"/>
          <w:lang w:val="es-ES_tradnl"/>
        </w:rPr>
        <w:pPrChange w:id="4356" w:author="Familia Valderrama A" w:date="2014-03-13T04:29:00Z">
          <w:pPr/>
        </w:pPrChange>
      </w:pPr>
      <w:bookmarkStart w:id="4357" w:name="_Toc382416700"/>
      <w:bookmarkStart w:id="4358" w:name="_Toc382419533"/>
      <w:bookmarkStart w:id="4359" w:name="_Toc382419879"/>
      <w:bookmarkStart w:id="4360" w:name="_Toc382420386"/>
      <w:bookmarkStart w:id="4361" w:name="_Toc382420496"/>
      <w:bookmarkStart w:id="4362" w:name="_Toc382427938"/>
      <w:bookmarkStart w:id="4363" w:name="_Toc382428765"/>
      <w:bookmarkStart w:id="4364" w:name="_Toc382436048"/>
      <w:bookmarkStart w:id="4365" w:name="_Toc382447346"/>
      <w:bookmarkStart w:id="4366" w:name="_Toc382447888"/>
      <w:bookmarkStart w:id="4367" w:name="_Toc382448314"/>
      <w:bookmarkStart w:id="4368" w:name="_Toc382448649"/>
      <w:bookmarkStart w:id="4369" w:name="_Toc382448776"/>
      <w:bookmarkStart w:id="4370" w:name="_Toc382448902"/>
      <w:bookmarkStart w:id="4371" w:name="_Toc382449028"/>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p>
    <w:p w:rsidR="008B38F0" w:rsidRDefault="008B38F0">
      <w:pPr>
        <w:pStyle w:val="Ttulo2"/>
        <w:numPr>
          <w:ilvl w:val="0"/>
          <w:numId w:val="0"/>
        </w:numPr>
        <w:rPr>
          <w:del w:id="4372" w:author="Familia Valderrama A" w:date="2014-03-11T20:43:00Z"/>
          <w:rFonts w:ascii="Arial" w:hAnsi="Arial" w:cs="Arial"/>
          <w:color w:val="000090"/>
          <w:lang w:val="es-ES_tradnl"/>
        </w:rPr>
        <w:pPrChange w:id="4373" w:author="Familia Valderrama A" w:date="2014-03-13T04:29:00Z">
          <w:pPr/>
        </w:pPrChange>
      </w:pPr>
      <w:bookmarkStart w:id="4374" w:name="_Toc382416701"/>
      <w:bookmarkStart w:id="4375" w:name="_Toc382419534"/>
      <w:bookmarkStart w:id="4376" w:name="_Toc382419880"/>
      <w:bookmarkStart w:id="4377" w:name="_Toc382420387"/>
      <w:bookmarkStart w:id="4378" w:name="_Toc382420497"/>
      <w:bookmarkStart w:id="4379" w:name="_Toc382427939"/>
      <w:bookmarkStart w:id="4380" w:name="_Toc382428766"/>
      <w:bookmarkStart w:id="4381" w:name="_Toc382436049"/>
      <w:bookmarkStart w:id="4382" w:name="_Toc382447347"/>
      <w:bookmarkStart w:id="4383" w:name="_Toc382447889"/>
      <w:bookmarkStart w:id="4384" w:name="_Toc382448315"/>
      <w:bookmarkStart w:id="4385" w:name="_Toc382448650"/>
      <w:bookmarkStart w:id="4386" w:name="_Toc382448777"/>
      <w:bookmarkStart w:id="4387" w:name="_Toc382448903"/>
      <w:bookmarkStart w:id="4388" w:name="_Toc382449029"/>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p>
    <w:p w:rsidR="008B38F0" w:rsidRDefault="008B38F0">
      <w:pPr>
        <w:pStyle w:val="Ttulo2"/>
        <w:numPr>
          <w:ilvl w:val="0"/>
          <w:numId w:val="0"/>
        </w:numPr>
        <w:rPr>
          <w:del w:id="4389" w:author="Familia Valderrama A" w:date="2014-03-11T20:44:00Z"/>
          <w:rFonts w:ascii="Arial" w:hAnsi="Arial" w:cs="Arial"/>
          <w:color w:val="000090"/>
          <w:lang w:val="es-ES_tradnl"/>
        </w:rPr>
        <w:pPrChange w:id="4390" w:author="Familia Valderrama A" w:date="2014-03-13T04:29:00Z">
          <w:pPr/>
        </w:pPrChange>
      </w:pPr>
      <w:bookmarkStart w:id="4391" w:name="_Toc382416702"/>
      <w:bookmarkStart w:id="4392" w:name="_Toc382419535"/>
      <w:bookmarkStart w:id="4393" w:name="_Toc382419881"/>
      <w:bookmarkStart w:id="4394" w:name="_Toc382420388"/>
      <w:bookmarkStart w:id="4395" w:name="_Toc382420498"/>
      <w:bookmarkStart w:id="4396" w:name="_Toc382427940"/>
      <w:bookmarkStart w:id="4397" w:name="_Toc382428767"/>
      <w:bookmarkStart w:id="4398" w:name="_Toc382436050"/>
      <w:bookmarkStart w:id="4399" w:name="_Toc382447348"/>
      <w:bookmarkStart w:id="4400" w:name="_Toc382447890"/>
      <w:bookmarkStart w:id="4401" w:name="_Toc382448316"/>
      <w:bookmarkStart w:id="4402" w:name="_Toc382448651"/>
      <w:bookmarkStart w:id="4403" w:name="_Toc382448778"/>
      <w:bookmarkStart w:id="4404" w:name="_Toc382448904"/>
      <w:bookmarkStart w:id="4405" w:name="_Toc38244903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rsidR="008B38F0" w:rsidRDefault="008B38F0">
      <w:pPr>
        <w:pStyle w:val="Ttulo2"/>
        <w:numPr>
          <w:ilvl w:val="0"/>
          <w:numId w:val="0"/>
        </w:numPr>
        <w:rPr>
          <w:del w:id="4406" w:author="Familia Valderrama A" w:date="2014-03-11T20:44:00Z"/>
          <w:rFonts w:ascii="Arial" w:hAnsi="Arial" w:cs="Arial"/>
          <w:color w:val="000090"/>
          <w:lang w:val="es-ES_tradnl"/>
        </w:rPr>
        <w:pPrChange w:id="4407" w:author="Familia Valderrama A" w:date="2014-03-13T04:29:00Z">
          <w:pPr/>
        </w:pPrChange>
      </w:pPr>
      <w:bookmarkStart w:id="4408" w:name="_Toc382416703"/>
      <w:bookmarkStart w:id="4409" w:name="_Toc382419536"/>
      <w:bookmarkStart w:id="4410" w:name="_Toc382419882"/>
      <w:bookmarkStart w:id="4411" w:name="_Toc382420389"/>
      <w:bookmarkStart w:id="4412" w:name="_Toc382420499"/>
      <w:bookmarkStart w:id="4413" w:name="_Toc382427941"/>
      <w:bookmarkStart w:id="4414" w:name="_Toc382428768"/>
      <w:bookmarkStart w:id="4415" w:name="_Toc382436051"/>
      <w:bookmarkStart w:id="4416" w:name="_Toc382447349"/>
      <w:bookmarkStart w:id="4417" w:name="_Toc382447891"/>
      <w:bookmarkStart w:id="4418" w:name="_Toc382448317"/>
      <w:bookmarkStart w:id="4419" w:name="_Toc382448652"/>
      <w:bookmarkStart w:id="4420" w:name="_Toc382448779"/>
      <w:bookmarkStart w:id="4421" w:name="_Toc382448905"/>
      <w:bookmarkStart w:id="4422" w:name="_Toc382449031"/>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8B38F0" w:rsidRDefault="008B38F0">
      <w:pPr>
        <w:pStyle w:val="Ttulo2"/>
        <w:numPr>
          <w:ilvl w:val="0"/>
          <w:numId w:val="0"/>
        </w:numPr>
        <w:rPr>
          <w:del w:id="4423" w:author="Familia Valderrama A" w:date="2014-03-11T20:44:00Z"/>
          <w:rFonts w:ascii="Arial" w:hAnsi="Arial" w:cs="Arial"/>
          <w:color w:val="000090"/>
          <w:lang w:val="es-ES_tradnl"/>
        </w:rPr>
        <w:pPrChange w:id="4424" w:author="Familia Valderrama A" w:date="2014-03-13T04:29:00Z">
          <w:pPr/>
        </w:pPrChange>
      </w:pPr>
      <w:bookmarkStart w:id="4425" w:name="_Toc382416704"/>
      <w:bookmarkStart w:id="4426" w:name="_Toc382419537"/>
      <w:bookmarkStart w:id="4427" w:name="_Toc382419883"/>
      <w:bookmarkStart w:id="4428" w:name="_Toc382420390"/>
      <w:bookmarkStart w:id="4429" w:name="_Toc382420500"/>
      <w:bookmarkStart w:id="4430" w:name="_Toc382427942"/>
      <w:bookmarkStart w:id="4431" w:name="_Toc382428769"/>
      <w:bookmarkStart w:id="4432" w:name="_Toc382436052"/>
      <w:bookmarkStart w:id="4433" w:name="_Toc382447350"/>
      <w:bookmarkStart w:id="4434" w:name="_Toc382447892"/>
      <w:bookmarkStart w:id="4435" w:name="_Toc382448318"/>
      <w:bookmarkStart w:id="4436" w:name="_Toc382448653"/>
      <w:bookmarkStart w:id="4437" w:name="_Toc382448780"/>
      <w:bookmarkStart w:id="4438" w:name="_Toc382448906"/>
      <w:bookmarkStart w:id="4439" w:name="_Toc382449032"/>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8B38F0" w:rsidRDefault="008B38F0">
      <w:pPr>
        <w:pStyle w:val="Ttulo2"/>
        <w:numPr>
          <w:ilvl w:val="0"/>
          <w:numId w:val="0"/>
        </w:numPr>
        <w:rPr>
          <w:del w:id="4440" w:author="Familia Valderrama A" w:date="2014-03-11T20:43:00Z"/>
          <w:rFonts w:ascii="Arial" w:hAnsi="Arial" w:cs="Arial"/>
          <w:color w:val="000090"/>
          <w:lang w:val="es-ES_tradnl"/>
        </w:rPr>
        <w:pPrChange w:id="4441" w:author="Familia Valderrama A" w:date="2014-03-13T04:29:00Z">
          <w:pPr/>
        </w:pPrChange>
      </w:pPr>
      <w:bookmarkStart w:id="4442" w:name="_Toc382416705"/>
      <w:bookmarkStart w:id="4443" w:name="_Toc382419538"/>
      <w:bookmarkStart w:id="4444" w:name="_Toc382419884"/>
      <w:bookmarkStart w:id="4445" w:name="_Toc382420391"/>
      <w:bookmarkStart w:id="4446" w:name="_Toc382420501"/>
      <w:bookmarkStart w:id="4447" w:name="_Toc382427943"/>
      <w:bookmarkStart w:id="4448" w:name="_Toc382428770"/>
      <w:bookmarkStart w:id="4449" w:name="_Toc382436053"/>
      <w:bookmarkStart w:id="4450" w:name="_Toc382447351"/>
      <w:bookmarkStart w:id="4451" w:name="_Toc382447893"/>
      <w:bookmarkStart w:id="4452" w:name="_Toc382448319"/>
      <w:bookmarkStart w:id="4453" w:name="_Toc382448654"/>
      <w:bookmarkStart w:id="4454" w:name="_Toc382448781"/>
      <w:bookmarkStart w:id="4455" w:name="_Toc382448907"/>
      <w:bookmarkStart w:id="4456" w:name="_Toc382449033"/>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p>
    <w:p w:rsidR="008B38F0" w:rsidRDefault="008B38F0">
      <w:pPr>
        <w:pStyle w:val="Ttulo2"/>
        <w:numPr>
          <w:ilvl w:val="0"/>
          <w:numId w:val="0"/>
        </w:numPr>
        <w:rPr>
          <w:del w:id="4457" w:author="Familia Valderrama A" w:date="2014-03-11T20:43:00Z"/>
          <w:rFonts w:ascii="Arial" w:hAnsi="Arial" w:cs="Arial"/>
          <w:color w:val="000090"/>
          <w:lang w:val="es-ES_tradnl"/>
        </w:rPr>
        <w:pPrChange w:id="4458" w:author="Familia Valderrama A" w:date="2014-03-13T04:29:00Z">
          <w:pPr/>
        </w:pPrChange>
      </w:pPr>
      <w:bookmarkStart w:id="4459" w:name="_Toc382416706"/>
      <w:bookmarkStart w:id="4460" w:name="_Toc382419539"/>
      <w:bookmarkStart w:id="4461" w:name="_Toc382419885"/>
      <w:bookmarkStart w:id="4462" w:name="_Toc382420392"/>
      <w:bookmarkStart w:id="4463" w:name="_Toc382420502"/>
      <w:bookmarkStart w:id="4464" w:name="_Toc382427944"/>
      <w:bookmarkStart w:id="4465" w:name="_Toc382428771"/>
      <w:bookmarkStart w:id="4466" w:name="_Toc382436054"/>
      <w:bookmarkStart w:id="4467" w:name="_Toc382447352"/>
      <w:bookmarkStart w:id="4468" w:name="_Toc382447894"/>
      <w:bookmarkStart w:id="4469" w:name="_Toc382448320"/>
      <w:bookmarkStart w:id="4470" w:name="_Toc382448655"/>
      <w:bookmarkStart w:id="4471" w:name="_Toc382448782"/>
      <w:bookmarkStart w:id="4472" w:name="_Toc382448908"/>
      <w:bookmarkStart w:id="4473" w:name="_Toc382449034"/>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p>
    <w:p w:rsidR="008B38F0" w:rsidRDefault="008B38F0">
      <w:pPr>
        <w:pStyle w:val="Ttulo2"/>
        <w:numPr>
          <w:ilvl w:val="0"/>
          <w:numId w:val="0"/>
        </w:numPr>
        <w:rPr>
          <w:del w:id="4474" w:author="Familia Valderrama A" w:date="2014-03-11T20:43:00Z"/>
          <w:rFonts w:ascii="Arial" w:hAnsi="Arial" w:cs="Arial"/>
          <w:color w:val="000090"/>
          <w:lang w:val="es-ES_tradnl"/>
        </w:rPr>
        <w:pPrChange w:id="4475" w:author="Familia Valderrama A" w:date="2014-03-13T04:29:00Z">
          <w:pPr/>
        </w:pPrChange>
      </w:pPr>
      <w:bookmarkStart w:id="4476" w:name="_Toc382416707"/>
      <w:bookmarkStart w:id="4477" w:name="_Toc382419540"/>
      <w:bookmarkStart w:id="4478" w:name="_Toc382419886"/>
      <w:bookmarkStart w:id="4479" w:name="_Toc382420393"/>
      <w:bookmarkStart w:id="4480" w:name="_Toc382420503"/>
      <w:bookmarkStart w:id="4481" w:name="_Toc382427945"/>
      <w:bookmarkStart w:id="4482" w:name="_Toc382428772"/>
      <w:bookmarkStart w:id="4483" w:name="_Toc382436055"/>
      <w:bookmarkStart w:id="4484" w:name="_Toc382447353"/>
      <w:bookmarkStart w:id="4485" w:name="_Toc382447895"/>
      <w:bookmarkStart w:id="4486" w:name="_Toc382448321"/>
      <w:bookmarkStart w:id="4487" w:name="_Toc382448656"/>
      <w:bookmarkStart w:id="4488" w:name="_Toc382448783"/>
      <w:bookmarkStart w:id="4489" w:name="_Toc382448909"/>
      <w:bookmarkStart w:id="4490" w:name="_Toc38244903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p>
    <w:p w:rsidR="008B38F0" w:rsidRDefault="008B38F0">
      <w:pPr>
        <w:pStyle w:val="Ttulo2"/>
        <w:numPr>
          <w:ilvl w:val="0"/>
          <w:numId w:val="0"/>
        </w:numPr>
        <w:rPr>
          <w:del w:id="4491" w:author="Familia Valderrama A" w:date="2014-03-11T20:43:00Z"/>
          <w:rFonts w:ascii="Arial" w:hAnsi="Arial" w:cs="Arial"/>
          <w:color w:val="000090"/>
          <w:lang w:val="es-ES_tradnl"/>
        </w:rPr>
        <w:pPrChange w:id="4492" w:author="Familia Valderrama A" w:date="2014-03-13T04:29:00Z">
          <w:pPr/>
        </w:pPrChange>
      </w:pPr>
      <w:bookmarkStart w:id="4493" w:name="_Toc382416708"/>
      <w:bookmarkStart w:id="4494" w:name="_Toc382419541"/>
      <w:bookmarkStart w:id="4495" w:name="_Toc382419887"/>
      <w:bookmarkStart w:id="4496" w:name="_Toc382420394"/>
      <w:bookmarkStart w:id="4497" w:name="_Toc382420504"/>
      <w:bookmarkStart w:id="4498" w:name="_Toc382427946"/>
      <w:bookmarkStart w:id="4499" w:name="_Toc382428773"/>
      <w:bookmarkStart w:id="4500" w:name="_Toc382436056"/>
      <w:bookmarkStart w:id="4501" w:name="_Toc382447354"/>
      <w:bookmarkStart w:id="4502" w:name="_Toc382447896"/>
      <w:bookmarkStart w:id="4503" w:name="_Toc382448322"/>
      <w:bookmarkStart w:id="4504" w:name="_Toc382448657"/>
      <w:bookmarkStart w:id="4505" w:name="_Toc382448784"/>
      <w:bookmarkStart w:id="4506" w:name="_Toc382448910"/>
      <w:bookmarkStart w:id="4507" w:name="_Toc382449036"/>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p>
    <w:p w:rsidR="008B38F0" w:rsidRDefault="008B38F0">
      <w:pPr>
        <w:pStyle w:val="Ttulo2"/>
        <w:numPr>
          <w:ilvl w:val="0"/>
          <w:numId w:val="0"/>
        </w:numPr>
        <w:rPr>
          <w:del w:id="4508" w:author="Familia Valderrama A" w:date="2014-03-11T20:43:00Z"/>
          <w:rFonts w:ascii="Arial" w:hAnsi="Arial" w:cs="Arial"/>
          <w:color w:val="000090"/>
          <w:lang w:val="es-ES_tradnl"/>
        </w:rPr>
        <w:pPrChange w:id="4509" w:author="Familia Valderrama A" w:date="2014-03-13T04:29:00Z">
          <w:pPr/>
        </w:pPrChange>
      </w:pPr>
      <w:bookmarkStart w:id="4510" w:name="_Toc382416709"/>
      <w:bookmarkStart w:id="4511" w:name="_Toc382419542"/>
      <w:bookmarkStart w:id="4512" w:name="_Toc382419888"/>
      <w:bookmarkStart w:id="4513" w:name="_Toc382420395"/>
      <w:bookmarkStart w:id="4514" w:name="_Toc382420505"/>
      <w:bookmarkStart w:id="4515" w:name="_Toc382427947"/>
      <w:bookmarkStart w:id="4516" w:name="_Toc382428774"/>
      <w:bookmarkStart w:id="4517" w:name="_Toc382436057"/>
      <w:bookmarkStart w:id="4518" w:name="_Toc382447355"/>
      <w:bookmarkStart w:id="4519" w:name="_Toc382447897"/>
      <w:bookmarkStart w:id="4520" w:name="_Toc382448323"/>
      <w:bookmarkStart w:id="4521" w:name="_Toc382448658"/>
      <w:bookmarkStart w:id="4522" w:name="_Toc382448785"/>
      <w:bookmarkStart w:id="4523" w:name="_Toc382448911"/>
      <w:bookmarkStart w:id="4524" w:name="_Toc382449037"/>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p>
    <w:p w:rsidR="008B38F0" w:rsidRDefault="008B38F0">
      <w:pPr>
        <w:pStyle w:val="Ttulo2"/>
        <w:numPr>
          <w:ilvl w:val="0"/>
          <w:numId w:val="0"/>
        </w:numPr>
        <w:rPr>
          <w:del w:id="4525" w:author="Familia Valderrama A" w:date="2014-03-11T20:43:00Z"/>
          <w:rFonts w:ascii="Arial" w:hAnsi="Arial" w:cs="Arial"/>
          <w:lang w:val="es-ES_tradnl"/>
        </w:rPr>
        <w:pPrChange w:id="4526" w:author="Familia Valderrama A" w:date="2014-03-13T04:29:00Z">
          <w:pPr/>
        </w:pPrChange>
      </w:pPr>
      <w:bookmarkStart w:id="4527" w:name="_Toc382416710"/>
      <w:bookmarkStart w:id="4528" w:name="_Toc382419543"/>
      <w:bookmarkStart w:id="4529" w:name="_Toc382419889"/>
      <w:bookmarkStart w:id="4530" w:name="_Toc382420396"/>
      <w:bookmarkStart w:id="4531" w:name="_Toc382420506"/>
      <w:bookmarkStart w:id="4532" w:name="_Toc382427948"/>
      <w:bookmarkStart w:id="4533" w:name="_Toc382428775"/>
      <w:bookmarkStart w:id="4534" w:name="_Toc382436058"/>
      <w:bookmarkStart w:id="4535" w:name="_Toc382447356"/>
      <w:bookmarkStart w:id="4536" w:name="_Toc382447898"/>
      <w:bookmarkStart w:id="4537" w:name="_Toc382448324"/>
      <w:bookmarkStart w:id="4538" w:name="_Toc382448659"/>
      <w:bookmarkStart w:id="4539" w:name="_Toc382448786"/>
      <w:bookmarkStart w:id="4540" w:name="_Toc382448912"/>
      <w:bookmarkStart w:id="4541" w:name="_Toc382449038"/>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p>
    <w:p w:rsidR="008B38F0" w:rsidRDefault="006F6F5C">
      <w:pPr>
        <w:pStyle w:val="Ttulo2"/>
        <w:numPr>
          <w:ilvl w:val="0"/>
          <w:numId w:val="0"/>
        </w:numPr>
        <w:rPr>
          <w:del w:id="4542" w:author="Familia Valderrama A" w:date="2014-03-13T04:30:00Z"/>
          <w:rFonts w:ascii="Arial" w:hAnsi="Arial" w:cs="Arial"/>
          <w:sz w:val="28"/>
          <w:szCs w:val="28"/>
          <w:lang w:val="es-ES_tradnl"/>
        </w:rPr>
        <w:pPrChange w:id="4543" w:author="Familia Valderrama A" w:date="2014-03-13T04:29:00Z">
          <w:pPr>
            <w:keepNext w:val="0"/>
            <w:suppressAutoHyphens w:val="0"/>
            <w:jc w:val="left"/>
          </w:pPr>
        </w:pPrChange>
      </w:pPr>
      <w:bookmarkStart w:id="4544" w:name="_Ref382260377"/>
      <w:del w:id="4545" w:author="Familia Valderrama A" w:date="2014-03-11T20:43:00Z">
        <w:r w:rsidDel="00401C7D">
          <w:rPr>
            <w:rFonts w:ascii="Arial" w:hAnsi="Arial" w:cs="Arial"/>
            <w:sz w:val="28"/>
            <w:szCs w:val="28"/>
            <w:lang w:val="es-ES_tradnl"/>
          </w:rPr>
          <w:br w:type="page"/>
        </w:r>
      </w:del>
    </w:p>
    <w:p w:rsidR="008B38F0" w:rsidRDefault="00975F6E">
      <w:pPr>
        <w:pStyle w:val="Ttulo3"/>
        <w:numPr>
          <w:ilvl w:val="0"/>
          <w:numId w:val="0"/>
        </w:numPr>
        <w:spacing w:before="0" w:after="240"/>
        <w:rPr>
          <w:del w:id="4546" w:author="Familia Valderrama A" w:date="2014-03-11T20:44:00Z"/>
          <w:rFonts w:ascii="Arial" w:hAnsi="Arial" w:cs="Arial"/>
          <w:sz w:val="28"/>
          <w:szCs w:val="28"/>
          <w:lang w:val="es-ES_tradnl"/>
        </w:rPr>
        <w:pPrChange w:id="4547" w:author="Familia Valderrama A" w:date="2014-03-13T04:35:00Z">
          <w:pPr>
            <w:pStyle w:val="Ttulo3"/>
          </w:pPr>
        </w:pPrChange>
      </w:pPr>
      <w:del w:id="4548" w:author="Familia Valderrama A" w:date="2014-03-13T04:35:00Z">
        <w:r w:rsidRPr="00975F6E" w:rsidDel="00FB16EB">
          <w:rPr>
            <w:rFonts w:ascii="Arial" w:hAnsi="Arial" w:cs="Arial"/>
            <w:sz w:val="28"/>
            <w:szCs w:val="28"/>
            <w:lang w:val="es-ES_tradnl"/>
          </w:rPr>
          <w:delText>Descomposición de Actividades</w:delText>
        </w:r>
      </w:del>
      <w:bookmarkEnd w:id="4544"/>
    </w:p>
    <w:p w:rsidR="008B38F0" w:rsidRDefault="008B38F0">
      <w:pPr>
        <w:pStyle w:val="Ttulo3"/>
        <w:numPr>
          <w:ilvl w:val="0"/>
          <w:numId w:val="0"/>
        </w:numPr>
        <w:spacing w:after="240"/>
        <w:rPr>
          <w:del w:id="4549" w:author="Familia Valderrama A" w:date="2014-03-13T04:35:00Z"/>
          <w:rFonts w:ascii="Arial" w:hAnsi="Arial" w:cs="Arial"/>
          <w:color w:val="000090"/>
          <w:lang w:val="es-ES_tradnl"/>
          <w:rPrChange w:id="4550" w:author="Familia Valderrama A" w:date="2014-03-11T20:44:00Z">
            <w:rPr>
              <w:del w:id="4551" w:author="Familia Valderrama A" w:date="2014-03-13T04:35:00Z"/>
              <w:lang w:val="es-ES_tradnl"/>
            </w:rPr>
          </w:rPrChange>
        </w:rPr>
        <w:pPrChange w:id="4552" w:author="Familia Valderrama A" w:date="2014-03-13T04:35:00Z">
          <w:pPr/>
        </w:pPrChange>
      </w:pPr>
    </w:p>
    <w:p w:rsidR="00380229" w:rsidRDefault="00157997">
      <w:pPr>
        <w:rPr>
          <w:rFonts w:ascii="Arial" w:hAnsi="Arial" w:cs="Arial"/>
          <w:szCs w:val="24"/>
        </w:rPr>
      </w:pPr>
      <w:r>
        <w:rPr>
          <w:rFonts w:ascii="Arial" w:hAnsi="Arial" w:cs="Arial"/>
          <w:szCs w:val="24"/>
        </w:rPr>
        <w:t xml:space="preserve">Estas son las actividades principales que se </w:t>
      </w:r>
      <w:del w:id="4553" w:author="Sergio" w:date="2014-03-13T00:39:00Z">
        <w:r w:rsidDel="006A430B">
          <w:rPr>
            <w:rFonts w:ascii="Arial" w:hAnsi="Arial" w:cs="Arial"/>
            <w:szCs w:val="24"/>
          </w:rPr>
          <w:delText xml:space="preserve">realizaran </w:delText>
        </w:r>
      </w:del>
      <w:ins w:id="4554" w:author="Sergio" w:date="2014-03-13T00:39:00Z">
        <w:r w:rsidR="006A430B">
          <w:rPr>
            <w:rFonts w:ascii="Arial" w:hAnsi="Arial" w:cs="Arial"/>
            <w:szCs w:val="24"/>
          </w:rPr>
          <w:t xml:space="preserve">realizarán </w:t>
        </w:r>
      </w:ins>
      <w:r>
        <w:rPr>
          <w:rFonts w:ascii="Arial" w:hAnsi="Arial" w:cs="Arial"/>
          <w:szCs w:val="24"/>
        </w:rPr>
        <w:t xml:space="preserve">en cada una de las entregas, la información detallada puede ser encontrada en los </w:t>
      </w:r>
      <w:commentRangeStart w:id="4555"/>
      <w:r>
        <w:rPr>
          <w:rFonts w:ascii="Arial" w:hAnsi="Arial" w:cs="Arial"/>
          <w:szCs w:val="24"/>
        </w:rPr>
        <w:t>anexos adjuntos:</w:t>
      </w:r>
      <w:commentRangeEnd w:id="4555"/>
      <w:r w:rsidR="00366E0D">
        <w:rPr>
          <w:rStyle w:val="Refdecomentario"/>
        </w:rPr>
        <w:commentReference w:id="4555"/>
      </w:r>
    </w:p>
    <w:p w:rsidR="00380229" w:rsidDel="006E1CDE" w:rsidRDefault="002956A8">
      <w:pPr>
        <w:rPr>
          <w:del w:id="4556" w:author="Familia Valderrama A" w:date="2014-03-13T04:22:00Z"/>
          <w:rFonts w:ascii="Arial" w:hAnsi="Arial" w:cs="Arial"/>
          <w:b/>
          <w:szCs w:val="24"/>
        </w:rPr>
      </w:pPr>
      <w:del w:id="4557" w:author="Familia Valderrama A" w:date="2014-03-13T04:22:00Z">
        <w:r w:rsidRPr="002956A8">
          <w:rPr>
            <w:noProof/>
            <w:sz w:val="22"/>
            <w:lang w:val="es-CO" w:eastAsia="es-CO"/>
          </w:rPr>
          <w:pict>
            <v:shape id="15 Cuadro de texto" o:spid="_x0000_s1035" type="#_x0000_t202" style="position:absolute;left:0;text-align:left;margin-left:-1.65pt;margin-top:3.85pt;width:174.75pt;height:173.8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" fillcolor="white [3201]" strokecolor="#9bbb59 [3206]" strokeweight="2.5pt">
              <v:shadow color="#868686"/>
              <v:textbox>
                <w:txbxContent>
                  <w:p w:rsidR="008B38F0" w:rsidRPr="00940962" w:rsidRDefault="008B38F0" w:rsidP="00157997">
                    <w:pPr>
                      <w:rPr>
                        <w:rFonts w:ascii="Arial" w:hAnsi="Arial" w:cs="Arial"/>
                        <w:b/>
                        <w:szCs w:val="24"/>
                      </w:rPr>
                    </w:pPr>
                    <w:del w:id="4558" w:author="Familia Valderrama A" w:date="2014-03-13T04:22:00Z">
                      <w:r w:rsidRPr="00975F6E" w:rsidDel="006E1CDE">
                        <w:rPr>
                          <w:rFonts w:ascii="Arial" w:hAnsi="Arial" w:cs="Arial"/>
                          <w:b/>
                          <w:szCs w:val="24"/>
                        </w:rPr>
                        <w:delText>P</w:delText>
                      </w:r>
                    </w:del>
                    <w:r w:rsidRPr="00975F6E">
                      <w:rPr>
                        <w:rFonts w:ascii="Arial" w:hAnsi="Arial" w:cs="Arial"/>
                        <w:b/>
                        <w:szCs w:val="24"/>
                      </w:rPr>
                      <w:t>rimera entrega</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Definición de reglas de trabajo</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Definición de roles de trabajo</w:t>
                    </w:r>
                  </w:p>
                  <w:p w:rsidR="008B38F0" w:rsidRDefault="008B38F0">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Selección de aplicación a desarrollar</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Planeación</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Desarrollo plantilla SPMP</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Corrección plantilla SPMP</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r w:rsidRPr="00975F6E">
                      <w:rPr>
                        <w:rFonts w:ascii="Arial" w:hAnsi="Arial" w:cs="Arial"/>
                        <w:sz w:val="18"/>
                        <w:szCs w:val="18"/>
                      </w:rPr>
                      <w:t>Identificación de riesgos</w:t>
                    </w:r>
                  </w:p>
                  <w:p w:rsidR="008B38F0" w:rsidRPr="00940962" w:rsidRDefault="008B38F0" w:rsidP="00157997">
                    <w:pPr>
                      <w:pStyle w:val="Prrafodelista"/>
                      <w:keepNext w:val="0"/>
                      <w:numPr>
                        <w:ilvl w:val="0"/>
                        <w:numId w:val="20"/>
                      </w:numPr>
                      <w:suppressAutoHyphens w:val="0"/>
                      <w:jc w:val="left"/>
                      <w:rPr>
                        <w:rFonts w:ascii="Arial" w:hAnsi="Arial" w:cs="Arial"/>
                        <w:sz w:val="18"/>
                        <w:szCs w:val="18"/>
                      </w:rPr>
                    </w:pPr>
                    <w:del w:id="4559" w:author="Familia Valderrama A" w:date="2014-03-13T03:39:00Z">
                      <w:r w:rsidRPr="00975F6E" w:rsidDel="00885B22">
                        <w:rPr>
                          <w:rFonts w:ascii="Arial" w:hAnsi="Arial" w:cs="Arial"/>
                          <w:sz w:val="18"/>
                          <w:szCs w:val="18"/>
                        </w:rPr>
                        <w:delText>User Stories</w:delText>
                      </w:r>
                    </w:del>
                    <w:ins w:id="4560" w:author="Familia Valderrama A" w:date="2014-03-13T03:39:00Z">
                      <w:r>
                        <w:rPr>
                          <w:rFonts w:ascii="Arial" w:hAnsi="Arial" w:cs="Arial"/>
                          <w:sz w:val="18"/>
                          <w:szCs w:val="18"/>
                        </w:rPr>
                        <w:t>Task Slips</w:t>
                      </w:r>
                    </w:ins>
                  </w:p>
                  <w:p w:rsidR="008B38F0" w:rsidRDefault="008B38F0">
                    <w:pPr>
                      <w:pStyle w:val="Prrafodelista"/>
                      <w:keepNext w:val="0"/>
                      <w:numPr>
                        <w:ilvl w:val="0"/>
                        <w:numId w:val="20"/>
                      </w:numPr>
                      <w:suppressAutoHyphens w:val="0"/>
                      <w:jc w:val="left"/>
                      <w:rPr>
                        <w:b/>
                        <w:szCs w:val="24"/>
                      </w:rPr>
                    </w:pPr>
                    <w:r w:rsidRPr="00975F6E">
                      <w:rPr>
                        <w:rFonts w:ascii="Arial" w:hAnsi="Arial" w:cs="Arial"/>
                        <w:sz w:val="18"/>
                        <w:szCs w:val="18"/>
                      </w:rPr>
                      <w:t>Presentació</w:t>
                    </w:r>
                    <w:r>
                      <w:rPr>
                        <w:rFonts w:ascii="Arial" w:hAnsi="Arial" w:cs="Arial"/>
                        <w:sz w:val="18"/>
                        <w:szCs w:val="18"/>
                      </w:rPr>
                      <w:t>n</w:t>
                    </w:r>
                  </w:p>
                  <w:p w:rsidR="008B38F0" w:rsidRPr="00157997" w:rsidRDefault="008B38F0" w:rsidP="00157997">
                    <w:pPr>
                      <w:rPr>
                        <w:b/>
                        <w:color w:val="F79646" w:themeColor="accent6"/>
                      </w:rPr>
                    </w:pPr>
                  </w:p>
                </w:txbxContent>
              </v:textbox>
            </v:shape>
          </w:pict>
        </w:r>
      </w:del>
      <w:commentRangeStart w:id="4561"/>
      <w:r>
        <w:rPr>
          <w:rFonts w:ascii="Arial" w:hAnsi="Arial" w:cs="Arial"/>
          <w:b/>
          <w:noProof/>
          <w:szCs w:val="24"/>
          <w:lang w:val="es-CO" w:eastAsia="es-CO"/>
        </w:rPr>
      </w:r>
      <w:r w:rsidRPr="002956A8">
        <w:rPr>
          <w:rFonts w:ascii="Arial" w:hAnsi="Arial" w:cs="Arial"/>
          <w:b/>
          <w:noProof/>
          <w:szCs w:val="24"/>
          <w:lang w:val="es-CO" w:eastAsia="es-CO"/>
        </w:rPr>
        <w:pict>
          <v:group id="Group 30" o:spid="_x0000_s1036" style="width:422.45pt;height:519.6pt;mso-position-horizontal-relative:char;mso-position-vertical-relative:line" coordorigin="2235,3130" coordsize="9375,1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">
            <v:shape id="1 Cuadro de texto" o:spid="_x0000_s1037" type="#_x0000_t202" style="position:absolute;left:2235;top:3130;width:3495;height:3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Jb4A&#10;AADbAAAADwAAAGRycy9kb3ducmV2LnhtbERPS4vCMBC+C/sfwix401RhRatpcYVlvfq4eBubsSk2&#10;k26TtfXfG0HwNh/fc1Z5b2txo9ZXjhVMxgkI4sLpiksFx8PPaA7CB2SNtWNScCcPefYxWGGqXcc7&#10;uu1DKWII+xQVmBCaVEpfGLLox64hjtzFtRZDhG0pdYtdDLe1nCbJTFqsODYYbGhjqLju/60CbU72&#10;3P0133xPvtB0+rI+/Uqlhp/9egkiUB/e4pd7q+P8BTx/iQfI7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l/iW+AAAA2wAAAA8AAAAAAAAAAAAAAAAAmAIAAGRycy9kb3ducmV2&#10;LnhtbFBLBQYAAAAABAAEAPUAAACDAwAAAAA=&#10;" fillcolor="#dafda7" strokecolor="#94b64e [3046]">
              <v:fill color2="#f5ffe6" rotate="t" angle="180" colors="0 #dafda7;22938f #e4fdc2;1 #f5ffe6" focus="100%" type="gradient"/>
              <v:shadow on="t" color="black" opacity="24903f" origin=",.5" offset="0,.55556mm"/>
              <v:textbox>
                <w:txbxContent>
                  <w:p w:rsidR="008B38F0" w:rsidRPr="006E1CDE" w:rsidRDefault="008B38F0" w:rsidP="006E1CDE">
                    <w:pPr>
                      <w:rPr>
                        <w:rFonts w:ascii="Arial" w:hAnsi="Arial" w:cs="Arial"/>
                        <w:b/>
                        <w:sz w:val="20"/>
                        <w:szCs w:val="24"/>
                        <w:rPrChange w:id="4562" w:author="Familia Valderrama A" w:date="2014-03-13T04:24:00Z">
                          <w:rPr>
                            <w:rFonts w:ascii="Arial" w:hAnsi="Arial" w:cs="Arial"/>
                            <w:b/>
                            <w:szCs w:val="24"/>
                          </w:rPr>
                        </w:rPrChange>
                      </w:rPr>
                    </w:pPr>
                    <w:r w:rsidRPr="002956A8">
                      <w:rPr>
                        <w:rFonts w:ascii="Arial" w:hAnsi="Arial" w:cs="Arial"/>
                        <w:b/>
                        <w:sz w:val="20"/>
                        <w:szCs w:val="24"/>
                        <w:rPrChange w:id="4563" w:author="Familia Valderrama A" w:date="2014-03-13T04:24:00Z">
                          <w:rPr>
                            <w:rFonts w:ascii="Arial" w:hAnsi="Arial" w:cs="Arial"/>
                            <w:b/>
                            <w:szCs w:val="24"/>
                          </w:rPr>
                        </w:rPrChange>
                      </w:rPr>
                      <w:t>Primera entrega</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64" w:author="Familia Valderrama A" w:date="2014-03-13T04:26:00Z">
                          <w:rPr>
                            <w:rFonts w:ascii="Arial" w:hAnsi="Arial" w:cs="Arial"/>
                            <w:sz w:val="18"/>
                            <w:szCs w:val="18"/>
                          </w:rPr>
                        </w:rPrChange>
                      </w:rPr>
                    </w:pPr>
                    <w:r w:rsidRPr="002956A8">
                      <w:rPr>
                        <w:rFonts w:ascii="Arial" w:hAnsi="Arial" w:cs="Arial"/>
                        <w:sz w:val="16"/>
                        <w:szCs w:val="16"/>
                        <w:rPrChange w:id="4565" w:author="Familia Valderrama A" w:date="2014-03-13T04:26:00Z">
                          <w:rPr>
                            <w:rFonts w:ascii="Arial" w:hAnsi="Arial" w:cs="Arial"/>
                            <w:sz w:val="18"/>
                            <w:szCs w:val="18"/>
                          </w:rPr>
                        </w:rPrChange>
                      </w:rPr>
                      <w:t>Definición de reglas de trabajo.</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66" w:author="Familia Valderrama A" w:date="2014-03-13T04:26:00Z">
                          <w:rPr>
                            <w:rFonts w:ascii="Arial" w:hAnsi="Arial" w:cs="Arial"/>
                            <w:sz w:val="18"/>
                            <w:szCs w:val="18"/>
                          </w:rPr>
                        </w:rPrChange>
                      </w:rPr>
                    </w:pPr>
                    <w:r w:rsidRPr="002956A8">
                      <w:rPr>
                        <w:rFonts w:ascii="Arial" w:hAnsi="Arial" w:cs="Arial"/>
                        <w:sz w:val="16"/>
                        <w:szCs w:val="16"/>
                        <w:rPrChange w:id="4567" w:author="Familia Valderrama A" w:date="2014-03-13T04:26:00Z">
                          <w:rPr>
                            <w:rFonts w:ascii="Arial" w:hAnsi="Arial" w:cs="Arial"/>
                            <w:sz w:val="18"/>
                            <w:szCs w:val="18"/>
                          </w:rPr>
                        </w:rPrChange>
                      </w:rPr>
                      <w:t>Definición de roles de trabajo.</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68" w:author="Familia Valderrama A" w:date="2014-03-13T04:26:00Z">
                          <w:rPr>
                            <w:rFonts w:ascii="Arial" w:hAnsi="Arial" w:cs="Arial"/>
                            <w:sz w:val="18"/>
                            <w:szCs w:val="18"/>
                          </w:rPr>
                        </w:rPrChange>
                      </w:rPr>
                    </w:pPr>
                    <w:r w:rsidRPr="002956A8">
                      <w:rPr>
                        <w:rFonts w:ascii="Arial" w:hAnsi="Arial" w:cs="Arial"/>
                        <w:sz w:val="16"/>
                        <w:szCs w:val="16"/>
                        <w:rPrChange w:id="4569" w:author="Familia Valderrama A" w:date="2014-03-13T04:26:00Z">
                          <w:rPr>
                            <w:rFonts w:ascii="Arial" w:hAnsi="Arial" w:cs="Arial"/>
                            <w:sz w:val="18"/>
                            <w:szCs w:val="18"/>
                          </w:rPr>
                        </w:rPrChange>
                      </w:rPr>
                      <w:t>Selección de aplicación a desarrollar.</w:t>
                    </w:r>
                  </w:p>
                  <w:p w:rsidR="008B38F0" w:rsidRPr="006E1CDE" w:rsidDel="006E1CDE" w:rsidRDefault="008B38F0" w:rsidP="006E1CDE">
                    <w:pPr>
                      <w:pStyle w:val="Prrafodelista"/>
                      <w:keepNext w:val="0"/>
                      <w:numPr>
                        <w:ilvl w:val="0"/>
                        <w:numId w:val="20"/>
                      </w:numPr>
                      <w:suppressAutoHyphens w:val="0"/>
                      <w:jc w:val="left"/>
                      <w:rPr>
                        <w:del w:id="4570" w:author="Familia Valderrama A" w:date="2014-03-13T04:26:00Z"/>
                        <w:rFonts w:ascii="Arial" w:hAnsi="Arial" w:cs="Arial"/>
                        <w:sz w:val="16"/>
                        <w:szCs w:val="16"/>
                        <w:rPrChange w:id="4571" w:author="Familia Valderrama A" w:date="2014-03-13T04:26:00Z">
                          <w:rPr>
                            <w:del w:id="4572" w:author="Familia Valderrama A" w:date="2014-03-13T04:26:00Z"/>
                            <w:rFonts w:ascii="Arial" w:hAnsi="Arial" w:cs="Arial"/>
                            <w:sz w:val="18"/>
                            <w:szCs w:val="18"/>
                          </w:rPr>
                        </w:rPrChange>
                      </w:rPr>
                    </w:pPr>
                    <w:del w:id="4573" w:author="Familia Valderrama A" w:date="2014-03-13T04:26:00Z">
                      <w:r w:rsidRPr="002956A8">
                        <w:rPr>
                          <w:rFonts w:ascii="Arial" w:hAnsi="Arial" w:cs="Arial"/>
                          <w:sz w:val="16"/>
                          <w:szCs w:val="16"/>
                          <w:rPrChange w:id="4574" w:author="Familia Valderrama A" w:date="2014-03-13T04:26:00Z">
                            <w:rPr>
                              <w:rFonts w:ascii="Arial" w:hAnsi="Arial" w:cs="Arial"/>
                              <w:sz w:val="18"/>
                              <w:szCs w:val="18"/>
                            </w:rPr>
                          </w:rPrChange>
                        </w:rPr>
                        <w:delText>Revisión plantilla SPMP.</w:delText>
                      </w:r>
                    </w:del>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75" w:author="Familia Valderrama A" w:date="2014-03-13T04:26:00Z">
                          <w:rPr>
                            <w:rFonts w:ascii="Arial" w:hAnsi="Arial" w:cs="Arial"/>
                            <w:sz w:val="18"/>
                            <w:szCs w:val="18"/>
                          </w:rPr>
                        </w:rPrChange>
                      </w:rPr>
                    </w:pPr>
                    <w:r w:rsidRPr="002956A8">
                      <w:rPr>
                        <w:rFonts w:ascii="Arial" w:hAnsi="Arial" w:cs="Arial"/>
                        <w:sz w:val="16"/>
                        <w:szCs w:val="16"/>
                        <w:rPrChange w:id="4576" w:author="Familia Valderrama A" w:date="2014-03-13T04:26:00Z">
                          <w:rPr>
                            <w:rFonts w:ascii="Arial" w:hAnsi="Arial" w:cs="Arial"/>
                            <w:sz w:val="18"/>
                            <w:szCs w:val="18"/>
                          </w:rPr>
                        </w:rPrChange>
                      </w:rPr>
                      <w:t>Planeación.</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77" w:author="Familia Valderrama A" w:date="2014-03-13T04:26:00Z">
                          <w:rPr>
                            <w:rFonts w:ascii="Arial" w:hAnsi="Arial" w:cs="Arial"/>
                            <w:sz w:val="18"/>
                            <w:szCs w:val="18"/>
                          </w:rPr>
                        </w:rPrChange>
                      </w:rPr>
                    </w:pPr>
                    <w:r w:rsidRPr="002956A8">
                      <w:rPr>
                        <w:rFonts w:ascii="Arial" w:hAnsi="Arial" w:cs="Arial"/>
                        <w:sz w:val="16"/>
                        <w:szCs w:val="16"/>
                        <w:rPrChange w:id="4578" w:author="Familia Valderrama A" w:date="2014-03-13T04:26:00Z">
                          <w:rPr>
                            <w:rFonts w:ascii="Arial" w:hAnsi="Arial" w:cs="Arial"/>
                            <w:sz w:val="18"/>
                            <w:szCs w:val="18"/>
                          </w:rPr>
                        </w:rPrChange>
                      </w:rPr>
                      <w:t>Desarrollo plantilla SPMP.</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79" w:author="Familia Valderrama A" w:date="2014-03-13T04:26:00Z">
                          <w:rPr>
                            <w:rFonts w:ascii="Arial" w:hAnsi="Arial" w:cs="Arial"/>
                            <w:sz w:val="18"/>
                            <w:szCs w:val="18"/>
                          </w:rPr>
                        </w:rPrChange>
                      </w:rPr>
                    </w:pPr>
                    <w:r w:rsidRPr="002956A8">
                      <w:rPr>
                        <w:rFonts w:ascii="Arial" w:hAnsi="Arial" w:cs="Arial"/>
                        <w:sz w:val="16"/>
                        <w:szCs w:val="16"/>
                        <w:rPrChange w:id="4580" w:author="Familia Valderrama A" w:date="2014-03-13T04:26:00Z">
                          <w:rPr>
                            <w:rFonts w:ascii="Arial" w:hAnsi="Arial" w:cs="Arial"/>
                            <w:sz w:val="18"/>
                            <w:szCs w:val="18"/>
                          </w:rPr>
                        </w:rPrChange>
                      </w:rPr>
                      <w:t>Corrección plantilla SPMP.</w:t>
                    </w:r>
                  </w:p>
                  <w:p w:rsidR="008B38F0" w:rsidRDefault="008B38F0" w:rsidP="006E1CDE">
                    <w:pPr>
                      <w:pStyle w:val="Prrafodelista"/>
                      <w:keepNext w:val="0"/>
                      <w:numPr>
                        <w:ilvl w:val="0"/>
                        <w:numId w:val="20"/>
                      </w:numPr>
                      <w:suppressAutoHyphens w:val="0"/>
                      <w:jc w:val="left"/>
                      <w:rPr>
                        <w:ins w:id="4581" w:author="Familia Valderrama A" w:date="2014-03-13T04:27:00Z"/>
                        <w:rFonts w:ascii="Arial" w:hAnsi="Arial" w:cs="Arial"/>
                        <w:sz w:val="16"/>
                        <w:szCs w:val="16"/>
                      </w:rPr>
                    </w:pPr>
                    <w:r w:rsidRPr="002956A8">
                      <w:rPr>
                        <w:rFonts w:ascii="Arial" w:hAnsi="Arial" w:cs="Arial"/>
                        <w:sz w:val="16"/>
                        <w:szCs w:val="16"/>
                        <w:rPrChange w:id="4582" w:author="Familia Valderrama A" w:date="2014-03-13T04:26:00Z">
                          <w:rPr>
                            <w:rFonts w:ascii="Arial" w:hAnsi="Arial" w:cs="Arial"/>
                            <w:sz w:val="18"/>
                            <w:szCs w:val="18"/>
                          </w:rPr>
                        </w:rPrChange>
                      </w:rPr>
                      <w:t>Identificación de riesgos.</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83" w:author="Familia Valderrama A" w:date="2014-03-13T04:26:00Z">
                          <w:rPr>
                            <w:rFonts w:ascii="Arial" w:hAnsi="Arial" w:cs="Arial"/>
                            <w:sz w:val="18"/>
                            <w:szCs w:val="18"/>
                          </w:rPr>
                        </w:rPrChange>
                      </w:rPr>
                    </w:pPr>
                    <w:ins w:id="4584" w:author="Familia Valderrama A" w:date="2014-03-13T04:27:00Z">
                      <w:r>
                        <w:rPr>
                          <w:rFonts w:ascii="Arial" w:hAnsi="Arial" w:cs="Arial"/>
                          <w:sz w:val="16"/>
                          <w:szCs w:val="16"/>
                        </w:rPr>
                        <w:t>Task Slips</w:t>
                      </w:r>
                    </w:ins>
                  </w:p>
                  <w:p w:rsidR="008B38F0" w:rsidRPr="006E1CDE" w:rsidDel="006E1CDE" w:rsidRDefault="008B38F0" w:rsidP="006E1CDE">
                    <w:pPr>
                      <w:pStyle w:val="Prrafodelista"/>
                      <w:keepNext w:val="0"/>
                      <w:numPr>
                        <w:ilvl w:val="0"/>
                        <w:numId w:val="20"/>
                      </w:numPr>
                      <w:suppressAutoHyphens w:val="0"/>
                      <w:jc w:val="left"/>
                      <w:rPr>
                        <w:del w:id="4585" w:author="Familia Valderrama A" w:date="2014-03-13T04:27:00Z"/>
                        <w:rFonts w:ascii="Arial" w:hAnsi="Arial" w:cs="Arial"/>
                        <w:sz w:val="16"/>
                        <w:szCs w:val="16"/>
                        <w:rPrChange w:id="4586" w:author="Familia Valderrama A" w:date="2014-03-13T04:26:00Z">
                          <w:rPr>
                            <w:del w:id="4587" w:author="Familia Valderrama A" w:date="2014-03-13T04:27:00Z"/>
                            <w:rFonts w:ascii="Arial" w:hAnsi="Arial" w:cs="Arial"/>
                            <w:sz w:val="18"/>
                            <w:szCs w:val="18"/>
                          </w:rPr>
                        </w:rPrChange>
                      </w:rPr>
                    </w:pPr>
                    <w:del w:id="4588" w:author="Familia Valderrama A" w:date="2014-03-13T04:27:00Z">
                      <w:r w:rsidRPr="002956A8">
                        <w:rPr>
                          <w:rFonts w:ascii="Arial" w:hAnsi="Arial" w:cs="Arial"/>
                          <w:sz w:val="16"/>
                          <w:szCs w:val="16"/>
                          <w:rPrChange w:id="4589" w:author="Familia Valderrama A" w:date="2014-03-13T04:26:00Z">
                            <w:rPr>
                              <w:rFonts w:ascii="Arial" w:hAnsi="Arial" w:cs="Arial"/>
                              <w:sz w:val="18"/>
                              <w:szCs w:val="18"/>
                            </w:rPr>
                          </w:rPrChange>
                        </w:rPr>
                        <w:delText>User Stories.</w:delText>
                      </w:r>
                    </w:del>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90" w:author="Familia Valderrama A" w:date="2014-03-13T04:26:00Z">
                          <w:rPr>
                            <w:rFonts w:ascii="Arial" w:hAnsi="Arial" w:cs="Arial"/>
                            <w:sz w:val="18"/>
                            <w:szCs w:val="18"/>
                          </w:rPr>
                        </w:rPrChange>
                      </w:rPr>
                    </w:pPr>
                    <w:r w:rsidRPr="002956A8">
                      <w:rPr>
                        <w:rFonts w:ascii="Arial" w:hAnsi="Arial" w:cs="Arial"/>
                        <w:sz w:val="16"/>
                        <w:szCs w:val="16"/>
                        <w:rPrChange w:id="4591" w:author="Familia Valderrama A" w:date="2014-03-13T04:26:00Z">
                          <w:rPr>
                            <w:rFonts w:ascii="Arial" w:hAnsi="Arial" w:cs="Arial"/>
                            <w:sz w:val="18"/>
                            <w:szCs w:val="18"/>
                          </w:rPr>
                        </w:rPrChange>
                      </w:rPr>
                      <w:t>Presentación.</w:t>
                    </w:r>
                  </w:p>
                  <w:p w:rsidR="008B38F0" w:rsidRPr="006E1CDE" w:rsidRDefault="008B38F0" w:rsidP="006E1CDE">
                    <w:pPr>
                      <w:pStyle w:val="Prrafodelista"/>
                      <w:keepNext w:val="0"/>
                      <w:numPr>
                        <w:ilvl w:val="0"/>
                        <w:numId w:val="20"/>
                      </w:numPr>
                      <w:suppressAutoHyphens w:val="0"/>
                      <w:jc w:val="left"/>
                      <w:rPr>
                        <w:rFonts w:ascii="Arial" w:hAnsi="Arial" w:cs="Arial"/>
                        <w:sz w:val="16"/>
                        <w:szCs w:val="16"/>
                        <w:rPrChange w:id="4592" w:author="Familia Valderrama A" w:date="2014-03-13T04:26:00Z">
                          <w:rPr>
                            <w:rFonts w:ascii="Arial" w:hAnsi="Arial" w:cs="Arial"/>
                            <w:sz w:val="18"/>
                            <w:szCs w:val="18"/>
                          </w:rPr>
                        </w:rPrChange>
                      </w:rPr>
                    </w:pPr>
                    <w:r w:rsidRPr="002956A8">
                      <w:rPr>
                        <w:rFonts w:ascii="Arial" w:hAnsi="Arial" w:cs="Arial"/>
                        <w:sz w:val="16"/>
                        <w:szCs w:val="16"/>
                        <w:rPrChange w:id="4593" w:author="Familia Valderrama A" w:date="2014-03-13T04:26:00Z">
                          <w:rPr>
                            <w:rFonts w:ascii="Arial" w:hAnsi="Arial" w:cs="Arial"/>
                            <w:sz w:val="18"/>
                            <w:szCs w:val="18"/>
                          </w:rPr>
                        </w:rPrChange>
                      </w:rPr>
                      <w:t>Cierre primera entrega.</w:t>
                    </w:r>
                  </w:p>
                  <w:p w:rsidR="008B38F0" w:rsidRPr="00F368D0" w:rsidRDefault="008B38F0" w:rsidP="006E1CDE">
                    <w:pPr>
                      <w:rPr>
                        <w:rFonts w:ascii="Arial" w:hAnsi="Arial" w:cs="Arial"/>
                        <w:b/>
                        <w:szCs w:val="24"/>
                      </w:rPr>
                    </w:pPr>
                  </w:p>
                  <w:p w:rsidR="008B38F0" w:rsidRPr="00F368D0" w:rsidRDefault="008B38F0" w:rsidP="006E1CDE">
                    <w:pPr>
                      <w:rPr>
                        <w:b/>
                      </w:rPr>
                    </w:pPr>
                  </w:p>
                </w:txbxContent>
              </v:textbox>
            </v:shape>
            <v:shape id="2 Cuadro de texto" o:spid="_x0000_s1038" type="#_x0000_t202" style="position:absolute;left:4620;top:7675;width:3495;height:3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ee7sA&#10;AADbAAAADwAAAGRycy9kb3ducmV2LnhtbERPyQrCMBC9C/5DGMGbTVVQqUYRwQVvbvehGdtqMylN&#10;tPXvzUHw+Hj7YtWaUrypdoVlBcMoBkGcWl1wpuB62Q5mIJxH1lhaJgUfcrBadjsLTLRt+ETvs89E&#10;CGGXoILc+yqR0qU5GXSRrYgDd7e1QR9gnUldYxPCTSlHcTyRBgsODTlWtMkpfZ5fRsHjeZN2691r&#10;um8/5j4dH3fNEZXq99r1HISn1v/FP/dBKxiF9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ni3nu7AAAA2wAAAA8AAAAAAAAAAAAAAAAAmAIAAGRycy9kb3ducmV2Lnht&#10;bFBLBQYAAAAABAAEAPUAAACAAwAAAAA=&#10;" fillcolor="#ffa2a1" strokecolor="#bc4542 [3045]">
              <v:fill color2="#ffe5e5" rotate="t" angle="180" colors="0 #ffa2a1;22938f #ffbebd;1 #ffe5e5" focus="100%" type="gradient"/>
              <v:shadow on="t" color="black" opacity="24903f" origin=",.5" offset="0,.55556mm"/>
              <v:textbox>
                <w:txbxContent>
                  <w:p w:rsidR="008B38F0" w:rsidRPr="006E1CDE" w:rsidRDefault="008B38F0" w:rsidP="006E1CDE">
                    <w:pPr>
                      <w:rPr>
                        <w:rFonts w:ascii="Arial" w:hAnsi="Arial" w:cs="Arial"/>
                        <w:b/>
                        <w:sz w:val="20"/>
                        <w:szCs w:val="24"/>
                        <w:rPrChange w:id="4594" w:author="Familia Valderrama A" w:date="2014-03-13T04:25:00Z">
                          <w:rPr>
                            <w:rFonts w:ascii="Arial" w:hAnsi="Arial" w:cs="Arial"/>
                            <w:b/>
                            <w:szCs w:val="24"/>
                          </w:rPr>
                        </w:rPrChange>
                      </w:rPr>
                    </w:pPr>
                    <w:r w:rsidRPr="002956A8">
                      <w:rPr>
                        <w:rFonts w:ascii="Arial" w:hAnsi="Arial" w:cs="Arial"/>
                        <w:b/>
                        <w:sz w:val="20"/>
                        <w:szCs w:val="24"/>
                        <w:rPrChange w:id="4595" w:author="Familia Valderrama A" w:date="2014-03-13T04:25:00Z">
                          <w:rPr>
                            <w:rFonts w:ascii="Arial" w:hAnsi="Arial" w:cs="Arial"/>
                            <w:b/>
                            <w:szCs w:val="24"/>
                          </w:rPr>
                        </w:rPrChange>
                      </w:rPr>
                      <w:t xml:space="preserve">Segunda Entrega </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596" w:author="Familia Valderrama A" w:date="2014-03-13T04:25:00Z">
                          <w:rPr>
                            <w:rFonts w:ascii="Arial" w:hAnsi="Arial" w:cs="Arial"/>
                            <w:b/>
                            <w:szCs w:val="24"/>
                          </w:rPr>
                        </w:rPrChange>
                      </w:rPr>
                    </w:pPr>
                    <w:r w:rsidRPr="002956A8">
                      <w:rPr>
                        <w:rFonts w:ascii="Arial" w:hAnsi="Arial" w:cs="Arial"/>
                        <w:sz w:val="16"/>
                        <w:szCs w:val="16"/>
                        <w:rPrChange w:id="4597" w:author="Familia Valderrama A" w:date="2014-03-13T04:25:00Z">
                          <w:rPr>
                            <w:rFonts w:ascii="Arial" w:hAnsi="Arial" w:cs="Arial"/>
                            <w:sz w:val="18"/>
                            <w:szCs w:val="18"/>
                          </w:rPr>
                        </w:rPrChange>
                      </w:rPr>
                      <w:t>Análisis de la primera entrega.</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598" w:author="Familia Valderrama A" w:date="2014-03-13T04:25:00Z">
                          <w:rPr>
                            <w:rFonts w:ascii="Arial" w:hAnsi="Arial" w:cs="Arial"/>
                            <w:b/>
                            <w:szCs w:val="24"/>
                          </w:rPr>
                        </w:rPrChange>
                      </w:rPr>
                    </w:pPr>
                    <w:r w:rsidRPr="002956A8">
                      <w:rPr>
                        <w:rFonts w:ascii="Arial" w:hAnsi="Arial" w:cs="Arial"/>
                        <w:sz w:val="16"/>
                        <w:szCs w:val="16"/>
                        <w:rPrChange w:id="4599" w:author="Familia Valderrama A" w:date="2014-03-13T04:25:00Z">
                          <w:rPr>
                            <w:rFonts w:ascii="Arial" w:hAnsi="Arial" w:cs="Arial"/>
                            <w:sz w:val="18"/>
                            <w:szCs w:val="18"/>
                          </w:rPr>
                        </w:rPrChange>
                      </w:rPr>
                      <w:t>Corrección de la primera entrega.</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00" w:author="Familia Valderrama A" w:date="2014-03-13T04:25:00Z">
                          <w:rPr>
                            <w:rFonts w:ascii="Arial" w:hAnsi="Arial" w:cs="Arial"/>
                            <w:b/>
                            <w:szCs w:val="24"/>
                          </w:rPr>
                        </w:rPrChange>
                      </w:rPr>
                    </w:pPr>
                    <w:r w:rsidRPr="002956A8">
                      <w:rPr>
                        <w:rFonts w:ascii="Arial" w:hAnsi="Arial" w:cs="Arial"/>
                        <w:sz w:val="16"/>
                        <w:szCs w:val="16"/>
                        <w:rPrChange w:id="4601" w:author="Familia Valderrama A" w:date="2014-03-13T04:25:00Z">
                          <w:rPr>
                            <w:rFonts w:ascii="Arial" w:hAnsi="Arial" w:cs="Arial"/>
                            <w:sz w:val="18"/>
                            <w:szCs w:val="18"/>
                          </w:rPr>
                        </w:rPrChange>
                      </w:rPr>
                      <w:t>Estudio plantilla SRS.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02" w:author="Familia Valderrama A" w:date="2014-03-13T04:25:00Z">
                          <w:rPr>
                            <w:rFonts w:ascii="Arial" w:hAnsi="Arial" w:cs="Arial"/>
                            <w:b/>
                            <w:szCs w:val="24"/>
                          </w:rPr>
                        </w:rPrChange>
                      </w:rPr>
                    </w:pPr>
                    <w:r w:rsidRPr="002956A8">
                      <w:rPr>
                        <w:rFonts w:ascii="Arial" w:hAnsi="Arial" w:cs="Arial"/>
                        <w:sz w:val="16"/>
                        <w:szCs w:val="16"/>
                        <w:rPrChange w:id="4603" w:author="Familia Valderrama A" w:date="2014-03-13T04:25:00Z">
                          <w:rPr>
                            <w:rFonts w:ascii="Arial" w:hAnsi="Arial" w:cs="Arial"/>
                            <w:sz w:val="18"/>
                            <w:szCs w:val="18"/>
                          </w:rPr>
                        </w:rPrChange>
                      </w:rPr>
                      <w:t>Realización plantilla SRS.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04" w:author="Familia Valderrama A" w:date="2014-03-13T04:25:00Z">
                          <w:rPr>
                            <w:rFonts w:ascii="Arial" w:hAnsi="Arial" w:cs="Arial"/>
                            <w:b/>
                            <w:szCs w:val="24"/>
                          </w:rPr>
                        </w:rPrChange>
                      </w:rPr>
                    </w:pPr>
                    <w:r w:rsidRPr="002956A8">
                      <w:rPr>
                        <w:rFonts w:ascii="Arial" w:hAnsi="Arial" w:cs="Arial"/>
                        <w:sz w:val="16"/>
                        <w:szCs w:val="16"/>
                        <w:rPrChange w:id="4605" w:author="Familia Valderrama A" w:date="2014-03-13T04:25:00Z">
                          <w:rPr>
                            <w:rFonts w:ascii="Arial" w:hAnsi="Arial" w:cs="Arial"/>
                            <w:sz w:val="18"/>
                            <w:szCs w:val="18"/>
                          </w:rPr>
                        </w:rPrChange>
                      </w:rPr>
                      <w:t>Corrección SRS.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06" w:author="Familia Valderrama A" w:date="2014-03-13T04:25:00Z">
                          <w:rPr>
                            <w:rFonts w:ascii="Arial" w:hAnsi="Arial" w:cs="Arial"/>
                            <w:b/>
                            <w:szCs w:val="24"/>
                          </w:rPr>
                        </w:rPrChange>
                      </w:rPr>
                    </w:pPr>
                    <w:r w:rsidRPr="002956A8">
                      <w:rPr>
                        <w:rFonts w:ascii="Arial" w:hAnsi="Arial" w:cs="Arial"/>
                        <w:sz w:val="16"/>
                        <w:szCs w:val="16"/>
                        <w:rPrChange w:id="4607" w:author="Familia Valderrama A" w:date="2014-03-13T04:25:00Z">
                          <w:rPr>
                            <w:rFonts w:ascii="Arial" w:hAnsi="Arial" w:cs="Arial"/>
                            <w:sz w:val="18"/>
                            <w:szCs w:val="18"/>
                          </w:rPr>
                        </w:rPrChange>
                      </w:rPr>
                      <w:t>Prototipo.</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08" w:author="Familia Valderrama A" w:date="2014-03-13T04:25:00Z">
                          <w:rPr>
                            <w:rFonts w:ascii="Arial" w:hAnsi="Arial" w:cs="Arial"/>
                            <w:b/>
                            <w:szCs w:val="24"/>
                          </w:rPr>
                        </w:rPrChange>
                      </w:rPr>
                    </w:pPr>
                    <w:r w:rsidRPr="002956A8">
                      <w:rPr>
                        <w:rFonts w:ascii="Arial" w:hAnsi="Arial" w:cs="Arial"/>
                        <w:sz w:val="16"/>
                        <w:szCs w:val="16"/>
                        <w:rPrChange w:id="4609" w:author="Familia Valderrama A" w:date="2014-03-13T04:25:00Z">
                          <w:rPr>
                            <w:rFonts w:ascii="Arial" w:hAnsi="Arial" w:cs="Arial"/>
                            <w:sz w:val="18"/>
                            <w:szCs w:val="18"/>
                          </w:rPr>
                        </w:rPrChange>
                      </w:rPr>
                      <w:t>Presentación.</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10" w:author="Familia Valderrama A" w:date="2014-03-13T04:25:00Z">
                          <w:rPr>
                            <w:rFonts w:ascii="Arial" w:hAnsi="Arial" w:cs="Arial"/>
                            <w:b/>
                            <w:szCs w:val="24"/>
                          </w:rPr>
                        </w:rPrChange>
                      </w:rPr>
                    </w:pPr>
                    <w:r w:rsidRPr="002956A8">
                      <w:rPr>
                        <w:rFonts w:ascii="Arial" w:hAnsi="Arial" w:cs="Arial"/>
                        <w:sz w:val="16"/>
                        <w:szCs w:val="16"/>
                        <w:rPrChange w:id="4611" w:author="Familia Valderrama A" w:date="2014-03-13T04:25:00Z">
                          <w:rPr>
                            <w:rFonts w:ascii="Arial" w:hAnsi="Arial" w:cs="Arial"/>
                            <w:sz w:val="18"/>
                            <w:szCs w:val="18"/>
                          </w:rPr>
                        </w:rPrChange>
                      </w:rPr>
                      <w:t>Cierre segunda entrega.</w:t>
                    </w:r>
                  </w:p>
                  <w:p w:rsidR="008B38F0" w:rsidRPr="00F368D0" w:rsidRDefault="008B38F0" w:rsidP="006E1CDE">
                    <w:pPr>
                      <w:rPr>
                        <w:b/>
                      </w:rPr>
                    </w:pP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3 Flecha curvada hacia la derecha" o:spid="_x0000_s1039" type="#_x0000_t102" style="position:absolute;left:2235;top:7240;width:2175;height:25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lWv8YA&#10;AADbAAAADwAAAGRycy9kb3ducmV2LnhtbESPQWvCQBSE74X+h+UVeqsbtWqJrtIKrV60NNaDt2f2&#10;mQ1m34bsVpN/3xUKPQ4z8w0zW7S2EhdqfOlYQb+XgCDOnS65UPC9e396AeEDssbKMSnoyMNifn83&#10;w1S7K3/RJQuFiBD2KSowIdSplD43ZNH3XE0cvZNrLIYom0LqBq8Rbis5SJKxtFhyXDBY09JQfs5+&#10;rIKP1RHpONmMuufPbn84v5lsuG2VenxoX6cgArXhP/zXXmsFgz7cvsQf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lWv8YAAADbAAAADwAAAAAAAAAAAAAAAACYAgAAZHJz&#10;L2Rvd25yZXYueG1sUEsFBgAAAAAEAAQA9QAAAIsDAAAAAA==&#10;" adj="12223,19256,16200" fillcolor="#c2d69b [1942]" strokecolor="#c2d69b [1942]" strokeweight="1pt">
              <v:fill color2="#eaf1dd [662]" angle="135" focus="50%" type="gradient"/>
              <v:shadow on="t" color="#4e6128 [1606]" opacity=".5" offset="1pt"/>
            </v:shape>
            <v:shape id="4 Cuadro de texto" o:spid="_x0000_s1040" type="#_x0000_t202" style="position:absolute;left:8115;top:11920;width:3495;height:37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ll8AA&#10;AADbAAAADwAAAGRycy9kb3ducmV2LnhtbESPQYvCMBSE74L/ITxhbza1gko1igjq4k13vT+aZ1tt&#10;XkoTbf33RhA8DjPzDbNYdaYSD2pcaVnBKIpBEGdWl5wr+P/bDmcgnEfWWFkmBU9ysFr2ewtMtW35&#10;SI+Tz0WAsEtRQeF9nUrpsoIMusjWxMG72MagD7LJpW6wDXBTySSOJ9JgyWGhwJo2BWW3090ouN7O&#10;0m69u0/33dNcpuPDrj2gUj+Dbj0H4anz3/Cn/asVJAm8v4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zll8AAAADbAAAADwAAAAAAAAAAAAAAAACYAgAAZHJzL2Rvd25y&#10;ZXYueG1sUEsFBgAAAAAEAAQA9QAAAIUDAAAAAA==&#10;" fillcolor="#ffa2a1" strokecolor="#bc4542 [3045]">
              <v:fill color2="#ffe5e5" rotate="t" angle="180" colors="0 #ffa2a1;22938f #ffbebd;1 #ffe5e5" focus="100%" type="gradient"/>
              <v:shadow on="t" color="black" opacity="24903f" origin=",.5" offset="0,.55556mm"/>
              <v:textbox>
                <w:txbxContent>
                  <w:p w:rsidR="008B38F0" w:rsidRPr="006E1CDE" w:rsidRDefault="008B38F0" w:rsidP="006E1CDE">
                    <w:pPr>
                      <w:rPr>
                        <w:rFonts w:ascii="Arial" w:hAnsi="Arial" w:cs="Arial"/>
                        <w:b/>
                        <w:sz w:val="20"/>
                        <w:szCs w:val="20"/>
                        <w:rPrChange w:id="4612" w:author="Familia Valderrama A" w:date="2014-03-13T04:26:00Z">
                          <w:rPr>
                            <w:rFonts w:ascii="Arial" w:hAnsi="Arial" w:cs="Arial"/>
                            <w:b/>
                            <w:szCs w:val="24"/>
                          </w:rPr>
                        </w:rPrChange>
                      </w:rPr>
                    </w:pPr>
                    <w:r w:rsidRPr="002956A8">
                      <w:rPr>
                        <w:rFonts w:ascii="Arial" w:hAnsi="Arial" w:cs="Arial"/>
                        <w:b/>
                        <w:sz w:val="20"/>
                        <w:szCs w:val="20"/>
                        <w:rPrChange w:id="4613" w:author="Familia Valderrama A" w:date="2014-03-13T04:26:00Z">
                          <w:rPr>
                            <w:rFonts w:ascii="Arial" w:hAnsi="Arial" w:cs="Arial"/>
                            <w:b/>
                            <w:szCs w:val="24"/>
                          </w:rPr>
                        </w:rPrChange>
                      </w:rPr>
                      <w:t xml:space="preserve">Tercera Entrega </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14" w:author="Familia Valderrama A" w:date="2014-03-13T04:26:00Z">
                          <w:rPr>
                            <w:rFonts w:ascii="Arial" w:hAnsi="Arial" w:cs="Arial"/>
                            <w:b/>
                            <w:szCs w:val="24"/>
                          </w:rPr>
                        </w:rPrChange>
                      </w:rPr>
                    </w:pPr>
                    <w:r w:rsidRPr="002956A8">
                      <w:rPr>
                        <w:rFonts w:ascii="Arial" w:hAnsi="Arial" w:cs="Arial"/>
                        <w:sz w:val="16"/>
                        <w:szCs w:val="16"/>
                        <w:rPrChange w:id="4615" w:author="Familia Valderrama A" w:date="2014-03-13T04:26:00Z">
                          <w:rPr>
                            <w:rFonts w:ascii="Arial" w:hAnsi="Arial" w:cs="Arial"/>
                            <w:sz w:val="18"/>
                            <w:szCs w:val="18"/>
                          </w:rPr>
                        </w:rPrChange>
                      </w:rPr>
                      <w:t>Análisis de la segunda entrega.</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16" w:author="Familia Valderrama A" w:date="2014-03-13T04:26:00Z">
                          <w:rPr>
                            <w:rFonts w:ascii="Arial" w:hAnsi="Arial" w:cs="Arial"/>
                            <w:b/>
                            <w:szCs w:val="24"/>
                          </w:rPr>
                        </w:rPrChange>
                      </w:rPr>
                    </w:pPr>
                    <w:r w:rsidRPr="002956A8">
                      <w:rPr>
                        <w:rFonts w:ascii="Arial" w:hAnsi="Arial" w:cs="Arial"/>
                        <w:sz w:val="16"/>
                        <w:szCs w:val="16"/>
                        <w:rPrChange w:id="4617" w:author="Familia Valderrama A" w:date="2014-03-13T04:26:00Z">
                          <w:rPr>
                            <w:rFonts w:ascii="Arial" w:hAnsi="Arial" w:cs="Arial"/>
                            <w:sz w:val="18"/>
                            <w:szCs w:val="18"/>
                          </w:rPr>
                        </w:rPrChange>
                      </w:rPr>
                      <w:t>Corrección segunda entrega.</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18" w:author="Familia Valderrama A" w:date="2014-03-13T04:26:00Z">
                          <w:rPr>
                            <w:rFonts w:ascii="Arial" w:hAnsi="Arial" w:cs="Arial"/>
                            <w:b/>
                            <w:szCs w:val="24"/>
                          </w:rPr>
                        </w:rPrChange>
                      </w:rPr>
                    </w:pPr>
                    <w:r w:rsidRPr="002956A8">
                      <w:rPr>
                        <w:rFonts w:ascii="Arial" w:hAnsi="Arial" w:cs="Arial"/>
                        <w:sz w:val="16"/>
                        <w:szCs w:val="16"/>
                        <w:rPrChange w:id="4619" w:author="Familia Valderrama A" w:date="2014-03-13T04:26:00Z">
                          <w:rPr>
                            <w:rFonts w:ascii="Arial" w:hAnsi="Arial" w:cs="Arial"/>
                            <w:sz w:val="18"/>
                            <w:szCs w:val="18"/>
                          </w:rPr>
                        </w:rPrChange>
                      </w:rPr>
                      <w:t>Desarrollo del prototipo guess who?</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20" w:author="Familia Valderrama A" w:date="2014-03-13T04:26:00Z">
                          <w:rPr>
                            <w:rFonts w:ascii="Arial" w:hAnsi="Arial" w:cs="Arial"/>
                            <w:b/>
                            <w:szCs w:val="24"/>
                          </w:rPr>
                        </w:rPrChange>
                      </w:rPr>
                    </w:pPr>
                    <w:r w:rsidRPr="002956A8">
                      <w:rPr>
                        <w:rFonts w:ascii="Arial" w:hAnsi="Arial" w:cs="Arial"/>
                        <w:sz w:val="16"/>
                        <w:szCs w:val="16"/>
                        <w:rPrChange w:id="4621" w:author="Familia Valderrama A" w:date="2014-03-13T04:26:00Z">
                          <w:rPr>
                            <w:rFonts w:ascii="Arial" w:hAnsi="Arial" w:cs="Arial"/>
                            <w:sz w:val="18"/>
                            <w:szCs w:val="18"/>
                          </w:rPr>
                        </w:rPrChange>
                      </w:rPr>
                      <w:t>Pruebas.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22" w:author="Familia Valderrama A" w:date="2014-03-13T04:26:00Z">
                          <w:rPr>
                            <w:rFonts w:ascii="Arial" w:hAnsi="Arial" w:cs="Arial"/>
                            <w:b/>
                            <w:szCs w:val="24"/>
                          </w:rPr>
                        </w:rPrChange>
                      </w:rPr>
                    </w:pPr>
                    <w:r w:rsidRPr="002956A8">
                      <w:rPr>
                        <w:rFonts w:ascii="Arial" w:hAnsi="Arial" w:cs="Arial"/>
                        <w:sz w:val="16"/>
                        <w:szCs w:val="16"/>
                        <w:rPrChange w:id="4623" w:author="Familia Valderrama A" w:date="2014-03-13T04:26:00Z">
                          <w:rPr>
                            <w:rFonts w:ascii="Arial" w:hAnsi="Arial" w:cs="Arial"/>
                            <w:sz w:val="18"/>
                            <w:szCs w:val="18"/>
                          </w:rPr>
                        </w:rPrChange>
                      </w:rPr>
                      <w:t>Redacción de manuales.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24" w:author="Familia Valderrama A" w:date="2014-03-13T04:26:00Z">
                          <w:rPr>
                            <w:rFonts w:ascii="Arial" w:hAnsi="Arial" w:cs="Arial"/>
                            <w:b/>
                            <w:szCs w:val="24"/>
                          </w:rPr>
                        </w:rPrChange>
                      </w:rPr>
                    </w:pPr>
                    <w:r w:rsidRPr="002956A8">
                      <w:rPr>
                        <w:rFonts w:ascii="Arial" w:hAnsi="Arial" w:cs="Arial"/>
                        <w:sz w:val="16"/>
                        <w:szCs w:val="16"/>
                        <w:rPrChange w:id="4625" w:author="Familia Valderrama A" w:date="2014-03-13T04:26:00Z">
                          <w:rPr>
                            <w:rFonts w:ascii="Arial" w:hAnsi="Arial" w:cs="Arial"/>
                            <w:sz w:val="18"/>
                            <w:szCs w:val="18"/>
                          </w:rPr>
                        </w:rPrChange>
                      </w:rPr>
                      <w:t>Reporte de métricas.</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26" w:author="Familia Valderrama A" w:date="2014-03-13T04:26:00Z">
                          <w:rPr>
                            <w:rFonts w:ascii="Arial" w:hAnsi="Arial" w:cs="Arial"/>
                            <w:b/>
                            <w:szCs w:val="24"/>
                          </w:rPr>
                        </w:rPrChange>
                      </w:rPr>
                    </w:pPr>
                    <w:r w:rsidRPr="002956A8">
                      <w:rPr>
                        <w:rFonts w:ascii="Arial" w:hAnsi="Arial" w:cs="Arial"/>
                        <w:sz w:val="16"/>
                        <w:szCs w:val="16"/>
                        <w:rPrChange w:id="4627" w:author="Familia Valderrama A" w:date="2014-03-13T04:26:00Z">
                          <w:rPr>
                            <w:rFonts w:ascii="Arial" w:hAnsi="Arial" w:cs="Arial"/>
                            <w:sz w:val="18"/>
                            <w:szCs w:val="18"/>
                          </w:rPr>
                        </w:rPrChange>
                      </w:rPr>
                      <w:t>Reporte gerencial.</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28" w:author="Familia Valderrama A" w:date="2014-03-13T04:26:00Z">
                          <w:rPr>
                            <w:rFonts w:ascii="Arial" w:hAnsi="Arial" w:cs="Arial"/>
                            <w:b/>
                            <w:szCs w:val="24"/>
                          </w:rPr>
                        </w:rPrChange>
                      </w:rPr>
                    </w:pPr>
                    <w:r w:rsidRPr="002956A8">
                      <w:rPr>
                        <w:rFonts w:ascii="Arial" w:hAnsi="Arial" w:cs="Arial"/>
                        <w:sz w:val="16"/>
                        <w:szCs w:val="16"/>
                        <w:rPrChange w:id="4629" w:author="Familia Valderrama A" w:date="2014-03-13T04:26:00Z">
                          <w:rPr>
                            <w:rFonts w:ascii="Arial" w:hAnsi="Arial" w:cs="Arial"/>
                            <w:sz w:val="18"/>
                            <w:szCs w:val="18"/>
                          </w:rPr>
                        </w:rPrChange>
                      </w:rPr>
                      <w:t>Presentación.</w:t>
                    </w:r>
                  </w:p>
                  <w:p w:rsidR="008B38F0" w:rsidRPr="006E1CDE" w:rsidRDefault="008B38F0" w:rsidP="006E1CDE">
                    <w:pPr>
                      <w:pStyle w:val="Prrafodelista"/>
                      <w:keepNext w:val="0"/>
                      <w:numPr>
                        <w:ilvl w:val="0"/>
                        <w:numId w:val="20"/>
                      </w:numPr>
                      <w:suppressAutoHyphens w:val="0"/>
                      <w:jc w:val="left"/>
                      <w:rPr>
                        <w:rFonts w:ascii="Arial" w:hAnsi="Arial" w:cs="Arial"/>
                        <w:b/>
                        <w:sz w:val="16"/>
                        <w:szCs w:val="16"/>
                        <w:rPrChange w:id="4630" w:author="Familia Valderrama A" w:date="2014-03-13T04:26:00Z">
                          <w:rPr>
                            <w:rFonts w:ascii="Arial" w:hAnsi="Arial" w:cs="Arial"/>
                            <w:b/>
                            <w:szCs w:val="24"/>
                          </w:rPr>
                        </w:rPrChange>
                      </w:rPr>
                    </w:pPr>
                    <w:r w:rsidRPr="002956A8">
                      <w:rPr>
                        <w:rFonts w:ascii="Arial" w:hAnsi="Arial" w:cs="Arial"/>
                        <w:sz w:val="16"/>
                        <w:szCs w:val="16"/>
                        <w:rPrChange w:id="4631" w:author="Familia Valderrama A" w:date="2014-03-13T04:26:00Z">
                          <w:rPr>
                            <w:rFonts w:ascii="Arial" w:hAnsi="Arial" w:cs="Arial"/>
                            <w:sz w:val="18"/>
                            <w:szCs w:val="18"/>
                          </w:rPr>
                        </w:rPrChange>
                      </w:rPr>
                      <w:t>Finalización de proyecto.</w:t>
                    </w:r>
                  </w:p>
                  <w:p w:rsidR="008B38F0" w:rsidRPr="00F368D0" w:rsidRDefault="008B38F0" w:rsidP="006E1CDE">
                    <w:pPr>
                      <w:rPr>
                        <w:b/>
                      </w:rPr>
                    </w:pPr>
                  </w:p>
                </w:txbxContent>
              </v:textbox>
            </v:shape>
            <v:shape id="5 Flecha curvada hacia la derecha" o:spid="_x0000_s1041" type="#_x0000_t102" style="position:absolute;left:5520;top:11305;width:2175;height:25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l+MQA&#10;AADbAAAADwAAAGRycy9kb3ducmV2LnhtbESPQUsDMRSE74L/ITyhN5u1XcSuTUsRSnvoxSp6fW6e&#10;u9HNy5K8ttt/bwoFj8PMfMPMl4Pv1JFicoENPIwLUMR1sI4bA+9v6/snUEmQLXaBycCZEiwXtzdz&#10;rGw48Ssd99KoDOFUoYFWpK+0TnVLHtM49MTZ+w7Ro2QZG20jnjLcd3pSFI/ao+O80GJPLy3Vv/uD&#10;N1DY1eyr3Oyi0GdZ/sjMfew2zpjR3bB6BiU0yH/42t5aA5MpXL7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ZfjEAAAA2wAAAA8AAAAAAAAAAAAAAAAAmAIAAGRycy9k&#10;b3ducmV2LnhtbFBLBQYAAAAABAAEAPUAAACJAwAAAAA=&#10;" adj="12223,19256,16200" fillcolor="#ffa2a1" strokecolor="#bc4542 [3045]">
              <v:fill color2="#ffe5e5" rotate="t" angle="180" colors="0 #ffa2a1;22938f #ffbebd;1 #ffe5e5" focus="100%" type="gradient"/>
              <v:shadow on="t" color="black" opacity="24903f" origin=",.5" offset="0,.55556mm"/>
            </v:shape>
            <w10:wrap type="none"/>
            <w10:anchorlock/>
          </v:group>
        </w:pict>
      </w:r>
      <w:commentRangeEnd w:id="4561"/>
      <w:r w:rsidR="00B26021">
        <w:rPr>
          <w:rStyle w:val="Refdecomentario"/>
        </w:rPr>
        <w:commentReference w:id="4561"/>
      </w:r>
    </w:p>
    <w:p w:rsidR="00380229" w:rsidDel="006E1CDE" w:rsidRDefault="00380229">
      <w:pPr>
        <w:rPr>
          <w:del w:id="4632" w:author="Familia Valderrama A" w:date="2014-03-13T04:22:00Z"/>
          <w:rFonts w:ascii="Arial" w:hAnsi="Arial" w:cs="Arial"/>
          <w:szCs w:val="24"/>
        </w:rPr>
      </w:pPr>
    </w:p>
    <w:p w:rsidR="00380229" w:rsidDel="006E1CDE" w:rsidRDefault="00380229">
      <w:pPr>
        <w:rPr>
          <w:del w:id="4633" w:author="Familia Valderrama A" w:date="2014-03-13T04:22:00Z"/>
          <w:rFonts w:ascii="Arial" w:hAnsi="Arial" w:cs="Arial"/>
          <w:szCs w:val="24"/>
        </w:rPr>
      </w:pPr>
    </w:p>
    <w:p w:rsidR="00380229" w:rsidDel="006E1CDE" w:rsidRDefault="00380229">
      <w:pPr>
        <w:rPr>
          <w:del w:id="4634" w:author="Familia Valderrama A" w:date="2014-03-13T04:22:00Z"/>
          <w:rFonts w:ascii="Arial" w:hAnsi="Arial" w:cs="Arial"/>
          <w:szCs w:val="24"/>
        </w:rPr>
      </w:pPr>
    </w:p>
    <w:p w:rsidR="00380229" w:rsidDel="006E1CDE" w:rsidRDefault="00380229">
      <w:pPr>
        <w:rPr>
          <w:del w:id="4635" w:author="Familia Valderrama A" w:date="2014-03-13T04:22:00Z"/>
          <w:rFonts w:ascii="Arial" w:hAnsi="Arial" w:cs="Arial"/>
          <w:szCs w:val="24"/>
        </w:rPr>
      </w:pPr>
    </w:p>
    <w:p w:rsidR="00380229" w:rsidDel="006E1CDE" w:rsidRDefault="00380229">
      <w:pPr>
        <w:rPr>
          <w:del w:id="4636" w:author="Familia Valderrama A" w:date="2014-03-13T04:22:00Z"/>
          <w:rFonts w:ascii="Arial" w:hAnsi="Arial" w:cs="Arial"/>
          <w:szCs w:val="24"/>
        </w:rPr>
      </w:pPr>
    </w:p>
    <w:p w:rsidR="00380229" w:rsidDel="006E1CDE" w:rsidRDefault="00380229">
      <w:pPr>
        <w:rPr>
          <w:del w:id="4637" w:author="Familia Valderrama A" w:date="2014-03-13T04:22:00Z"/>
          <w:rFonts w:ascii="Arial" w:hAnsi="Arial" w:cs="Arial"/>
          <w:szCs w:val="24"/>
        </w:rPr>
      </w:pPr>
      <w:commentRangeStart w:id="4638"/>
    </w:p>
    <w:p w:rsidR="00380229" w:rsidDel="006E1CDE" w:rsidRDefault="002956A8">
      <w:pPr>
        <w:rPr>
          <w:del w:id="4639" w:author="Familia Valderrama A" w:date="2014-03-13T04:22:00Z"/>
          <w:rFonts w:ascii="Arial" w:hAnsi="Arial" w:cs="Arial"/>
          <w:szCs w:val="24"/>
        </w:rPr>
      </w:pPr>
      <w:del w:id="4640" w:author="Familia Valderrama A" w:date="2014-03-13T04:22:00Z">
        <w:r w:rsidRPr="002956A8">
          <w:rPr>
            <w:noProof/>
            <w:sz w:val="22"/>
            <w:lang w:val="es-CO" w:eastAsia="es-CO"/>
          </w:rPr>
          <w:pict>
            <v:shape id="14 Cuadro de texto" o:spid="_x0000_s1042" type="#_x0000_t202" style="position:absolute;left:0;text-align:left;margin-left:117.6pt;margin-top:9.55pt;width:174.75pt;height:158.8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" fillcolor="white [3201]" strokecolor="#c0504d [3205]" strokeweight="2pt">
              <v:path arrowok="t"/>
              <v:textbox>
                <w:txbxContent>
                  <w:p w:rsidR="008B38F0" w:rsidRPr="00940962" w:rsidRDefault="008B38F0" w:rsidP="00157997">
                    <w:pPr>
                      <w:rPr>
                        <w:rFonts w:ascii="Arial" w:hAnsi="Arial" w:cs="Arial"/>
                        <w:b/>
                        <w:szCs w:val="24"/>
                      </w:rPr>
                    </w:pPr>
                    <w:r w:rsidRPr="00975F6E">
                      <w:rPr>
                        <w:rFonts w:ascii="Arial" w:hAnsi="Arial" w:cs="Arial"/>
                        <w:b/>
                        <w:szCs w:val="24"/>
                      </w:rPr>
                      <w:t xml:space="preserve">Segunda Entrega </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Análisis de la primera entrega.</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Corrección de la primera entrega.</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Estudio plantilla SRS.</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Realización plantilla SRS.</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Corrección SRS.</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Prototipo.</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Presentación.</w:t>
                    </w:r>
                  </w:p>
                  <w:p w:rsidR="008B38F0" w:rsidRPr="00940962" w:rsidRDefault="008B38F0" w:rsidP="00157997">
                    <w:pPr>
                      <w:pStyle w:val="Prrafodelista"/>
                      <w:keepNext w:val="0"/>
                      <w:numPr>
                        <w:ilvl w:val="0"/>
                        <w:numId w:val="20"/>
                      </w:numPr>
                      <w:suppressAutoHyphens w:val="0"/>
                      <w:jc w:val="left"/>
                      <w:rPr>
                        <w:rFonts w:ascii="Arial" w:hAnsi="Arial" w:cs="Arial"/>
                        <w:szCs w:val="24"/>
                      </w:rPr>
                    </w:pPr>
                    <w:r w:rsidRPr="00975F6E">
                      <w:rPr>
                        <w:rFonts w:ascii="Arial" w:hAnsi="Arial" w:cs="Arial"/>
                        <w:sz w:val="18"/>
                        <w:szCs w:val="18"/>
                      </w:rPr>
                      <w:t>Cierre segunda entrega.</w:t>
                    </w:r>
                  </w:p>
                  <w:p w:rsidR="008B38F0" w:rsidRPr="00157997" w:rsidRDefault="008B38F0" w:rsidP="00157997">
                    <w:pPr>
                      <w:rPr>
                        <w:b/>
                        <w:color w:val="F79646" w:themeColor="accent6"/>
                      </w:rPr>
                    </w:pPr>
                  </w:p>
                </w:txbxContent>
              </v:textbox>
            </v:shape>
          </w:pict>
        </w:r>
        <w:r w:rsidRPr="002956A8">
          <w:rPr>
            <w:noProof/>
            <w:sz w:val="22"/>
            <w:lang w:val="es-CO" w:eastAsia="es-CO"/>
            <w:rPrChange w:id="4641" w:author="Unknown">
              <w:rPr>
                <w:noProof/>
                <w:sz w:val="22"/>
                <w:lang w:val="es-CO" w:eastAsia="es-CO"/>
              </w:rPr>
            </w:rPrChange>
          </w:rPr>
          <w:pict>
            <v:shape id="11 Flecha curvada hacia la derecha" o:spid="_x0000_s1026" type="#_x0000_t102" style="position:absolute;left:0;text-align:left;margin-left:-1.65pt;margin-top:2.05pt;width:108.75pt;height:125.25pt;z-index:2516736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" adj="12223,19256,16200" fillcolor="#9bbb59 [3206]" strokecolor="#f2f2f2 [3041]" strokeweight="3pt">
              <v:shadow on="t" color="#4e6128 [1606]" opacity=".5" offset="1pt"/>
            </v:shape>
          </w:pict>
        </w:r>
      </w:del>
    </w:p>
    <w:p w:rsidR="00380229" w:rsidDel="006E1CDE" w:rsidRDefault="00380229">
      <w:pPr>
        <w:rPr>
          <w:del w:id="4642" w:author="Familia Valderrama A" w:date="2014-03-13T04:22:00Z"/>
          <w:rFonts w:ascii="Arial" w:hAnsi="Arial" w:cs="Arial"/>
          <w:szCs w:val="24"/>
        </w:rPr>
      </w:pPr>
    </w:p>
    <w:p w:rsidR="00380229" w:rsidDel="006E1CDE" w:rsidRDefault="00380229">
      <w:pPr>
        <w:rPr>
          <w:del w:id="4643" w:author="Familia Valderrama A" w:date="2014-03-13T04:22:00Z"/>
          <w:rFonts w:ascii="Arial" w:hAnsi="Arial" w:cs="Arial"/>
          <w:szCs w:val="24"/>
        </w:rPr>
      </w:pPr>
    </w:p>
    <w:p w:rsidR="008B38F0" w:rsidRDefault="00157997">
      <w:pPr>
        <w:rPr>
          <w:del w:id="4644" w:author="Familia Valderrama A" w:date="2014-03-13T04:22:00Z"/>
          <w:rFonts w:ascii="Arial" w:hAnsi="Arial" w:cs="Arial"/>
          <w:szCs w:val="24"/>
        </w:rPr>
        <w:pPrChange w:id="4645" w:author="Familia Valderrama A" w:date="2014-03-13T04:22:00Z">
          <w:pPr>
            <w:tabs>
              <w:tab w:val="left" w:pos="1515"/>
            </w:tabs>
          </w:pPr>
        </w:pPrChange>
      </w:pPr>
      <w:del w:id="4646" w:author="Familia Valderrama A" w:date="2014-03-13T04:22:00Z">
        <w:r w:rsidDel="006E1CDE">
          <w:rPr>
            <w:rFonts w:ascii="Arial" w:hAnsi="Arial" w:cs="Arial"/>
            <w:szCs w:val="24"/>
          </w:rPr>
          <w:tab/>
          <w:delText xml:space="preserve">                            </w:delText>
        </w:r>
      </w:del>
    </w:p>
    <w:p w:rsidR="008B38F0" w:rsidRDefault="008B38F0">
      <w:pPr>
        <w:rPr>
          <w:del w:id="4647" w:author="Familia Valderrama A" w:date="2014-03-13T04:22:00Z"/>
          <w:rFonts w:ascii="Arial" w:hAnsi="Arial" w:cs="Arial"/>
          <w:szCs w:val="24"/>
        </w:rPr>
        <w:pPrChange w:id="4648" w:author="Familia Valderrama A" w:date="2014-03-13T04:22:00Z">
          <w:pPr>
            <w:tabs>
              <w:tab w:val="left" w:pos="1515"/>
            </w:tabs>
          </w:pPr>
        </w:pPrChange>
      </w:pPr>
    </w:p>
    <w:p w:rsidR="008B38F0" w:rsidRDefault="008B38F0">
      <w:pPr>
        <w:rPr>
          <w:del w:id="4649" w:author="Familia Valderrama A" w:date="2014-03-13T04:22:00Z"/>
          <w:rFonts w:ascii="Arial" w:hAnsi="Arial" w:cs="Arial"/>
          <w:szCs w:val="24"/>
        </w:rPr>
        <w:pPrChange w:id="4650" w:author="Familia Valderrama A" w:date="2014-03-13T04:22:00Z">
          <w:pPr>
            <w:tabs>
              <w:tab w:val="left" w:pos="1515"/>
            </w:tabs>
          </w:pPr>
        </w:pPrChange>
      </w:pPr>
    </w:p>
    <w:p w:rsidR="008B38F0" w:rsidRDefault="002956A8">
      <w:pPr>
        <w:rPr>
          <w:del w:id="4651" w:author="Familia Valderrama A" w:date="2014-03-13T04:22:00Z"/>
          <w:rFonts w:ascii="Arial" w:hAnsi="Arial" w:cs="Arial"/>
          <w:szCs w:val="24"/>
        </w:rPr>
        <w:pPrChange w:id="4652" w:author="Familia Valderrama A" w:date="2014-03-13T04:22:00Z">
          <w:pPr>
            <w:tabs>
              <w:tab w:val="left" w:pos="1515"/>
            </w:tabs>
          </w:pPr>
        </w:pPrChange>
      </w:pPr>
      <w:del w:id="4653" w:author="Familia Valderrama A" w:date="2014-03-13T04:22:00Z">
        <w:r w:rsidRPr="002956A8">
          <w:rPr>
            <w:noProof/>
            <w:sz w:val="22"/>
            <w:lang w:val="es-CO" w:eastAsia="es-CO"/>
          </w:rPr>
          <w:pict>
            <v:shape id="8 Cuadro de texto" o:spid="_x0000_s1043" type="#_x0000_t202" style="position:absolute;left:0;text-align:left;margin-left:292.35pt;margin-top:19.3pt;width:174.75pt;height:176.8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" fillcolor="white [3201]" strokecolor="#c0504d [3205]" strokeweight="2pt">
              <v:path arrowok="t"/>
              <v:textbox>
                <w:txbxContent>
                  <w:p w:rsidR="008B38F0" w:rsidRPr="00940962" w:rsidRDefault="008B38F0" w:rsidP="00157997">
                    <w:pPr>
                      <w:rPr>
                        <w:rFonts w:ascii="Arial" w:hAnsi="Arial" w:cs="Arial"/>
                        <w:b/>
                        <w:szCs w:val="24"/>
                      </w:rPr>
                    </w:pPr>
                    <w:r w:rsidRPr="00975F6E">
                      <w:rPr>
                        <w:rFonts w:ascii="Arial" w:hAnsi="Arial" w:cs="Arial"/>
                        <w:b/>
                        <w:szCs w:val="24"/>
                      </w:rPr>
                      <w:t xml:space="preserve">Tercera Entrega </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Análisis de la segunda entrega.</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Corrección segunda entrega.</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Desarrollo del prototipo guess who?</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Pruebas.</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Redacción de manuales.</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Reporte de métricas.</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Reporte gerencial.</w:t>
                    </w:r>
                  </w:p>
                  <w:p w:rsidR="008B38F0" w:rsidRPr="00940962" w:rsidRDefault="008B38F0" w:rsidP="00157997">
                    <w:pPr>
                      <w:pStyle w:val="Prrafodelista"/>
                      <w:keepNext w:val="0"/>
                      <w:numPr>
                        <w:ilvl w:val="0"/>
                        <w:numId w:val="20"/>
                      </w:numPr>
                      <w:suppressAutoHyphens w:val="0"/>
                      <w:jc w:val="left"/>
                      <w:rPr>
                        <w:rFonts w:ascii="Arial" w:hAnsi="Arial" w:cs="Arial"/>
                        <w:b/>
                        <w:szCs w:val="24"/>
                      </w:rPr>
                    </w:pPr>
                    <w:r w:rsidRPr="00975F6E">
                      <w:rPr>
                        <w:rFonts w:ascii="Arial" w:hAnsi="Arial" w:cs="Arial"/>
                        <w:sz w:val="18"/>
                        <w:szCs w:val="18"/>
                      </w:rPr>
                      <w:t>Presentación.</w:t>
                    </w:r>
                  </w:p>
                  <w:p w:rsidR="008B38F0" w:rsidRPr="00157997" w:rsidRDefault="008B38F0" w:rsidP="00157997">
                    <w:pPr>
                      <w:pStyle w:val="Prrafodelista"/>
                      <w:keepNext w:val="0"/>
                      <w:numPr>
                        <w:ilvl w:val="0"/>
                        <w:numId w:val="20"/>
                      </w:numPr>
                      <w:suppressAutoHyphens w:val="0"/>
                      <w:jc w:val="left"/>
                      <w:rPr>
                        <w:rFonts w:ascii="Arial" w:hAnsi="Arial" w:cs="Arial"/>
                        <w:b/>
                        <w:color w:val="F79646" w:themeColor="accent6"/>
                        <w:szCs w:val="24"/>
                      </w:rPr>
                    </w:pPr>
                    <w:r w:rsidRPr="00157997">
                      <w:rPr>
                        <w:rFonts w:ascii="Arial" w:hAnsi="Arial" w:cs="Arial"/>
                        <w:color w:val="F79646" w:themeColor="accent6"/>
                        <w:sz w:val="18"/>
                        <w:szCs w:val="18"/>
                      </w:rPr>
                      <w:t>Finalización de proyecto.</w:t>
                    </w:r>
                  </w:p>
                  <w:p w:rsidR="008B38F0" w:rsidRPr="00157997" w:rsidRDefault="008B38F0" w:rsidP="00157997">
                    <w:pPr>
                      <w:rPr>
                        <w:b/>
                        <w:color w:val="F79646" w:themeColor="accent6"/>
                      </w:rPr>
                    </w:pPr>
                  </w:p>
                </w:txbxContent>
              </v:textbox>
            </v:shape>
          </w:pict>
        </w:r>
        <w:r w:rsidRPr="002956A8">
          <w:rPr>
            <w:noProof/>
            <w:sz w:val="22"/>
            <w:lang w:val="es-CO" w:eastAsia="es-CO"/>
            <w:rPrChange w:id="4654" w:author="Unknown">
              <w:rPr>
                <w:noProof/>
                <w:sz w:val="22"/>
                <w:lang w:val="es-CO" w:eastAsia="es-CO"/>
              </w:rPr>
            </w:rPrChange>
          </w:rPr>
          <w:pict>
            <v:shape id="9 Flecha curvada hacia la derecha" o:spid="_x0000_s1047" type="#_x0000_t102" style="position:absolute;left:0;text-align:left;margin-left:162.6pt;margin-top:17.05pt;width:108.75pt;height:125.25pt;z-index:2516756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" adj="12223,19256,16200" fillcolor="#c0504d [3205]" strokecolor="#f2f2f2 [3041]" strokeweight="3pt">
              <v:shadow on="t" color="#622423 [1605]" opacity=".5" offset="1pt"/>
            </v:shape>
          </w:pict>
        </w:r>
      </w:del>
    </w:p>
    <w:p w:rsidR="008B38F0" w:rsidRDefault="008B38F0">
      <w:pPr>
        <w:rPr>
          <w:del w:id="4655" w:author="Familia Valderrama A" w:date="2014-03-13T04:22:00Z"/>
          <w:rFonts w:ascii="Arial" w:hAnsi="Arial" w:cs="Arial"/>
          <w:szCs w:val="24"/>
        </w:rPr>
        <w:pPrChange w:id="4656" w:author="Familia Valderrama A" w:date="2014-03-13T04:22:00Z">
          <w:pPr>
            <w:tabs>
              <w:tab w:val="left" w:pos="1515"/>
            </w:tabs>
          </w:pPr>
        </w:pPrChange>
      </w:pPr>
    </w:p>
    <w:p w:rsidR="008B38F0" w:rsidRDefault="008B38F0">
      <w:pPr>
        <w:rPr>
          <w:del w:id="4657" w:author="Familia Valderrama A" w:date="2014-03-13T04:22:00Z"/>
          <w:rFonts w:ascii="Arial" w:hAnsi="Arial" w:cs="Arial"/>
          <w:szCs w:val="24"/>
        </w:rPr>
        <w:pPrChange w:id="4658" w:author="Familia Valderrama A" w:date="2014-03-13T04:22:00Z">
          <w:pPr>
            <w:tabs>
              <w:tab w:val="left" w:pos="1515"/>
            </w:tabs>
          </w:pPr>
        </w:pPrChange>
      </w:pPr>
    </w:p>
    <w:commentRangeEnd w:id="4638"/>
    <w:p w:rsidR="008B38F0" w:rsidRDefault="001136C2">
      <w:pPr>
        <w:rPr>
          <w:del w:id="4659" w:author="Familia Valderrama A" w:date="2014-03-13T04:22:00Z"/>
          <w:rFonts w:ascii="Arial" w:hAnsi="Arial" w:cs="Arial"/>
          <w:szCs w:val="24"/>
        </w:rPr>
        <w:pPrChange w:id="4660" w:author="Familia Valderrama A" w:date="2014-03-13T04:22:00Z">
          <w:pPr>
            <w:tabs>
              <w:tab w:val="left" w:pos="1515"/>
            </w:tabs>
          </w:pPr>
        </w:pPrChange>
      </w:pPr>
      <w:r>
        <w:rPr>
          <w:rStyle w:val="Refdecomentario"/>
        </w:rPr>
        <w:commentReference w:id="4638"/>
      </w:r>
    </w:p>
    <w:p w:rsidR="008B38F0" w:rsidRDefault="008B38F0">
      <w:pPr>
        <w:rPr>
          <w:del w:id="4661" w:author="Familia Valderrama A" w:date="2014-03-13T04:22:00Z"/>
          <w:rFonts w:ascii="Arial" w:hAnsi="Arial" w:cs="Arial"/>
          <w:szCs w:val="24"/>
        </w:rPr>
        <w:pPrChange w:id="4662" w:author="Familia Valderrama A" w:date="2014-03-13T04:22:00Z">
          <w:pPr>
            <w:tabs>
              <w:tab w:val="left" w:pos="1515"/>
            </w:tabs>
          </w:pPr>
        </w:pPrChange>
      </w:pPr>
    </w:p>
    <w:p w:rsidR="008B38F0" w:rsidRDefault="008B38F0">
      <w:pPr>
        <w:rPr>
          <w:del w:id="4663" w:author="Familia Valderrama A" w:date="2014-03-13T04:22:00Z"/>
          <w:rFonts w:ascii="Arial" w:hAnsi="Arial" w:cs="Arial"/>
          <w:szCs w:val="24"/>
        </w:rPr>
        <w:pPrChange w:id="4664" w:author="Familia Valderrama A" w:date="2014-03-13T04:22:00Z">
          <w:pPr>
            <w:tabs>
              <w:tab w:val="left" w:pos="1515"/>
            </w:tabs>
          </w:pPr>
        </w:pPrChange>
      </w:pPr>
    </w:p>
    <w:p w:rsidR="008B38F0" w:rsidRDefault="008B38F0">
      <w:pPr>
        <w:rPr>
          <w:rFonts w:ascii="Arial" w:hAnsi="Arial" w:cs="Arial"/>
          <w:szCs w:val="24"/>
        </w:rPr>
        <w:pPrChange w:id="4665" w:author="Familia Valderrama A" w:date="2014-03-13T04:22:00Z">
          <w:pPr>
            <w:tabs>
              <w:tab w:val="left" w:pos="1515"/>
            </w:tabs>
          </w:pPr>
        </w:pPrChange>
      </w:pPr>
    </w:p>
    <w:p w:rsidR="00380229" w:rsidDel="006E1CDE" w:rsidRDefault="00380229">
      <w:pPr>
        <w:tabs>
          <w:tab w:val="left" w:pos="1515"/>
        </w:tabs>
        <w:rPr>
          <w:del w:id="4666" w:author="Familia Valderrama A" w:date="2014-03-13T04:27:00Z"/>
          <w:rFonts w:ascii="Arial" w:hAnsi="Arial" w:cs="Arial"/>
          <w:szCs w:val="24"/>
        </w:rPr>
      </w:pPr>
    </w:p>
    <w:p w:rsidR="00380229" w:rsidDel="006E1CDE" w:rsidRDefault="00380229">
      <w:pPr>
        <w:rPr>
          <w:del w:id="4667" w:author="Familia Valderrama A" w:date="2014-03-13T04:27:00Z"/>
          <w:rFonts w:ascii="Arial" w:hAnsi="Arial" w:cs="Arial"/>
          <w:szCs w:val="24"/>
        </w:rPr>
      </w:pPr>
    </w:p>
    <w:p w:rsidR="00380229" w:rsidRDefault="004D2B06">
      <w:pPr>
        <w:rPr>
          <w:rFonts w:ascii="Arial" w:hAnsi="Arial" w:cs="Arial"/>
          <w:sz w:val="28"/>
          <w:szCs w:val="24"/>
        </w:rPr>
      </w:pPr>
      <w:r>
        <w:rPr>
          <w:rStyle w:val="Refdecomentario"/>
        </w:rPr>
        <w:commentReference w:id="4668"/>
      </w:r>
    </w:p>
    <w:p w:rsidR="00380229" w:rsidRDefault="00105F74">
      <w:pPr>
        <w:pStyle w:val="Ttulo4"/>
        <w:rPr>
          <w:rFonts w:ascii="Arial" w:hAnsi="Arial" w:cs="Arial"/>
          <w:sz w:val="28"/>
        </w:rPr>
      </w:pPr>
      <w:del w:id="4669" w:author="Familia Valderrama A" w:date="2014-03-11T20:45:00Z">
        <w:r w:rsidRPr="00105F74" w:rsidDel="002D161E">
          <w:rPr>
            <w:rFonts w:ascii="Arial" w:hAnsi="Arial" w:cs="Arial"/>
            <w:i w:val="0"/>
            <w:color w:val="auto"/>
            <w:sz w:val="28"/>
          </w:rPr>
          <w:delText xml:space="preserve">  </w:delText>
        </w:r>
      </w:del>
      <w:r w:rsidRPr="00105F74">
        <w:rPr>
          <w:rFonts w:ascii="Arial" w:hAnsi="Arial" w:cs="Arial"/>
          <w:i w:val="0"/>
          <w:color w:val="auto"/>
          <w:sz w:val="28"/>
        </w:rPr>
        <w:t xml:space="preserve"> Actividades primeras entrega</w:t>
      </w:r>
    </w:p>
    <w:p w:rsidR="00380229" w:rsidDel="006E3CA7" w:rsidRDefault="00157997">
      <w:pPr>
        <w:tabs>
          <w:tab w:val="left" w:pos="1515"/>
        </w:tabs>
        <w:rPr>
          <w:del w:id="4670" w:author="Sala Virtual Piso 1" w:date="2014-03-13T11:58:00Z"/>
          <w:rFonts w:ascii="Arial" w:hAnsi="Arial" w:cs="Arial"/>
          <w:szCs w:val="24"/>
        </w:rPr>
      </w:pPr>
      <w:r>
        <w:rPr>
          <w:rFonts w:ascii="Arial" w:hAnsi="Arial" w:cs="Arial"/>
          <w:szCs w:val="24"/>
        </w:rPr>
        <w:t>Las actividades y tareas de la primera entrega se definen en el</w:t>
      </w:r>
      <w:ins w:id="4671" w:author="Sala Virtual Piso 1" w:date="2014-03-13T11:41:00Z">
        <w:r w:rsidR="003B43C7">
          <w:rPr>
            <w:rFonts w:ascii="Arial" w:hAnsi="Arial" w:cs="Arial"/>
            <w:szCs w:val="24"/>
          </w:rPr>
          <w:t xml:space="preserve"> siguiente </w:t>
        </w:r>
      </w:ins>
      <w:r>
        <w:rPr>
          <w:rFonts w:ascii="Arial" w:hAnsi="Arial" w:cs="Arial"/>
          <w:szCs w:val="24"/>
        </w:rPr>
        <w:t xml:space="preserve"> </w:t>
      </w:r>
      <w:ins w:id="4672" w:author="Sala Virtual Piso 1" w:date="2014-03-13T11:45:00Z">
        <w:r w:rsidR="002956A8" w:rsidRPr="002956A8">
          <w:rPr>
            <w:rPrChange w:id="4673" w:author="Sala Virtual Piso 1" w:date="2014-03-13T11:45:00Z">
              <w:rPr>
                <w:rStyle w:val="Hipervnculo"/>
                <w:rFonts w:ascii="Arial" w:hAnsi="Arial" w:cs="Arial"/>
                <w:szCs w:val="24"/>
              </w:rPr>
            </w:rPrChange>
          </w:rPr>
          <w:t>documento</w:t>
        </w:r>
        <w:r w:rsidR="003B43C7">
          <w:rPr>
            <w:rFonts w:ascii="Arial" w:hAnsi="Arial" w:cs="Arial"/>
            <w:szCs w:val="24"/>
          </w:rPr>
          <w:t xml:space="preserve"> (ver </w:t>
        </w:r>
        <w:commentRangeStart w:id="4674"/>
        <w:r w:rsidR="002956A8">
          <w:rPr>
            <w:rFonts w:ascii="Arial" w:hAnsi="Arial" w:cs="Arial"/>
            <w:szCs w:val="24"/>
          </w:rPr>
          <w:fldChar w:fldCharType="begin"/>
        </w:r>
      </w:ins>
      <w:ins w:id="4675" w:author="Estudiante" w:date="2014-04-01T17:36:00Z">
        <w:r w:rsidR="001B2A73">
          <w:rPr>
            <w:rFonts w:ascii="Arial" w:hAnsi="Arial" w:cs="Arial"/>
            <w:szCs w:val="24"/>
          </w:rPr>
          <w:instrText>HYPERLINK "C:\\Users\\Estudiante\\AppData\\Local\\Temp\\Anexos\\Actividades primera entrega.docx"</w:instrText>
        </w:r>
      </w:ins>
      <w:ins w:id="4676" w:author="Sala Virtual Piso 1" w:date="2014-03-13T11:45:00Z">
        <w:del w:id="4677" w:author="Estudiante" w:date="2014-04-01T17:36:00Z">
          <w:r w:rsidR="003B43C7" w:rsidDel="001B2A73">
            <w:rPr>
              <w:rFonts w:ascii="Arial" w:hAnsi="Arial" w:cs="Arial"/>
              <w:szCs w:val="24"/>
            </w:rPr>
            <w:delInstrText xml:space="preserve"> HYPERLINK "Anexos/Actividades%20primera%20entrega.docx" </w:delInstrText>
          </w:r>
        </w:del>
        <w:r w:rsidR="002956A8">
          <w:rPr>
            <w:rFonts w:ascii="Arial" w:hAnsi="Arial" w:cs="Arial"/>
            <w:szCs w:val="24"/>
          </w:rPr>
          <w:fldChar w:fldCharType="separate"/>
        </w:r>
        <w:r w:rsidR="003B43C7" w:rsidRPr="003B43C7">
          <w:rPr>
            <w:rStyle w:val="Hipervnculo"/>
            <w:rFonts w:ascii="Arial" w:hAnsi="Arial" w:cs="Arial"/>
            <w:szCs w:val="24"/>
          </w:rPr>
          <w:t>vínculo</w:t>
        </w:r>
        <w:r w:rsidR="002956A8">
          <w:rPr>
            <w:rFonts w:ascii="Arial" w:hAnsi="Arial" w:cs="Arial"/>
            <w:szCs w:val="24"/>
          </w:rPr>
          <w:fldChar w:fldCharType="end"/>
        </w:r>
      </w:ins>
      <w:commentRangeEnd w:id="4674"/>
      <w:r w:rsidR="00E01BE5">
        <w:rPr>
          <w:rStyle w:val="Refdecomentario"/>
        </w:rPr>
        <w:commentReference w:id="4674"/>
      </w:r>
      <w:ins w:id="4678" w:author="Sala Virtual Piso 1" w:date="2014-03-13T11:45:00Z">
        <w:r w:rsidR="003B43C7">
          <w:rPr>
            <w:rFonts w:ascii="Arial" w:hAnsi="Arial" w:cs="Arial"/>
            <w:szCs w:val="24"/>
          </w:rPr>
          <w:t>)</w:t>
        </w:r>
      </w:ins>
      <w:ins w:id="4679" w:author="Sala Virtual Piso 1" w:date="2014-03-13T11:44:00Z">
        <w:r w:rsidR="003B43C7">
          <w:rPr>
            <w:rFonts w:ascii="Arial" w:hAnsi="Arial" w:cs="Arial"/>
            <w:szCs w:val="24"/>
          </w:rPr>
          <w:t>.</w:t>
        </w:r>
      </w:ins>
      <w:r>
        <w:rPr>
          <w:rFonts w:ascii="Arial" w:hAnsi="Arial" w:cs="Arial"/>
          <w:szCs w:val="24"/>
        </w:rPr>
        <w:t xml:space="preserve"> </w:t>
      </w:r>
      <w:del w:id="4680" w:author="Sala Virtual Piso 1" w:date="2014-03-13T11:41:00Z">
        <w:r w:rsidDel="003B43C7">
          <w:rPr>
            <w:rFonts w:ascii="Arial" w:hAnsi="Arial" w:cs="Arial"/>
            <w:szCs w:val="24"/>
          </w:rPr>
          <w:delText>“</w:delText>
        </w:r>
        <w:r w:rsidRPr="001721E0" w:rsidDel="003B43C7">
          <w:rPr>
            <w:rFonts w:ascii="Arial" w:hAnsi="Arial" w:cs="Arial"/>
            <w:szCs w:val="24"/>
            <w:highlight w:val="red"/>
          </w:rPr>
          <w:delText>Actividades primera entrega [Softlute].docx”.</w:delText>
        </w:r>
        <w:r w:rsidDel="003B43C7">
          <w:rPr>
            <w:rFonts w:ascii="Arial" w:hAnsi="Arial" w:cs="Arial"/>
            <w:szCs w:val="24"/>
          </w:rPr>
          <w:delText xml:space="preserve"> </w:delText>
        </w:r>
      </w:del>
    </w:p>
    <w:p w:rsidR="00380229" w:rsidRDefault="00380229">
      <w:pPr>
        <w:tabs>
          <w:tab w:val="left" w:pos="1515"/>
        </w:tabs>
        <w:rPr>
          <w:rFonts w:ascii="Arial" w:hAnsi="Arial" w:cs="Arial"/>
          <w:szCs w:val="24"/>
        </w:rPr>
      </w:pPr>
    </w:p>
    <w:p w:rsidR="00380229" w:rsidRDefault="00975F6E">
      <w:pPr>
        <w:pStyle w:val="Ttulo3"/>
        <w:spacing w:before="0" w:after="240"/>
        <w:rPr>
          <w:rFonts w:ascii="Arial" w:hAnsi="Arial" w:cs="Arial"/>
          <w:sz w:val="28"/>
          <w:lang w:val="es-ES_tradnl"/>
        </w:rPr>
      </w:pPr>
      <w:bookmarkStart w:id="4681" w:name="_Toc382263298"/>
      <w:bookmarkStart w:id="4682" w:name="_Toc382263299"/>
      <w:bookmarkStart w:id="4683" w:name="_Toc382263300"/>
      <w:bookmarkStart w:id="4684" w:name="_Toc382263301"/>
      <w:bookmarkStart w:id="4685" w:name="_Toc382263302"/>
      <w:bookmarkStart w:id="4686" w:name="_Ref382039570"/>
      <w:bookmarkStart w:id="4687" w:name="_Ref384135980"/>
      <w:bookmarkStart w:id="4688" w:name="_Toc384230543"/>
      <w:bookmarkEnd w:id="4681"/>
      <w:bookmarkEnd w:id="4682"/>
      <w:bookmarkEnd w:id="4683"/>
      <w:bookmarkEnd w:id="4684"/>
      <w:bookmarkEnd w:id="4685"/>
      <w:commentRangeStart w:id="4689"/>
      <w:r w:rsidRPr="00975F6E">
        <w:rPr>
          <w:rFonts w:ascii="Arial" w:hAnsi="Arial" w:cs="Arial"/>
          <w:sz w:val="28"/>
          <w:lang w:val="es-ES_tradnl"/>
        </w:rPr>
        <w:t>Calendarización</w:t>
      </w:r>
      <w:bookmarkEnd w:id="4686"/>
      <w:commentRangeEnd w:id="4689"/>
      <w:r w:rsidR="00E84785">
        <w:rPr>
          <w:rStyle w:val="Refdecomentario"/>
          <w:rFonts w:ascii="Calibri" w:hAnsi="Calibri"/>
          <w:b w:val="0"/>
          <w:bCs w:val="0"/>
        </w:rPr>
        <w:commentReference w:id="4689"/>
      </w:r>
      <w:bookmarkEnd w:id="4687"/>
      <w:bookmarkEnd w:id="4688"/>
    </w:p>
    <w:p w:rsidR="00380229" w:rsidRDefault="005F56CE">
      <w:pPr>
        <w:pStyle w:val="Textbody"/>
        <w:rPr>
          <w:rFonts w:ascii="Arial" w:hAnsi="Arial" w:cs="Arial"/>
          <w:lang w:val="es-ES_tradnl"/>
        </w:rPr>
      </w:pPr>
      <w:r>
        <w:rPr>
          <w:rFonts w:ascii="Arial" w:hAnsi="Arial" w:cs="Arial"/>
          <w:lang w:val="es-ES_tradnl"/>
        </w:rPr>
        <w:t xml:space="preserve">Para ver el cronograma que </w:t>
      </w:r>
      <w:del w:id="4690" w:author="Sergio" w:date="2014-03-13T00:40:00Z">
        <w:r w:rsidDel="006A430B">
          <w:rPr>
            <w:rFonts w:ascii="Arial" w:hAnsi="Arial" w:cs="Arial"/>
            <w:lang w:val="es-ES_tradnl"/>
          </w:rPr>
          <w:delText xml:space="preserve">se </w:delText>
        </w:r>
      </w:del>
      <w:r>
        <w:rPr>
          <w:rFonts w:ascii="Arial" w:hAnsi="Arial" w:cs="Arial"/>
          <w:lang w:val="es-ES_tradnl"/>
        </w:rPr>
        <w:t xml:space="preserve">proyecta a seguir Softlute para el proyecto ¿Adivina Quién?, se puede seguir el siguiente </w:t>
      </w:r>
      <w:commentRangeStart w:id="4691"/>
      <w:ins w:id="4692" w:author="Sala Virtual Piso 1" w:date="2014-03-13T12:14:00Z">
        <w:r w:rsidR="002956A8" w:rsidRPr="002956A8">
          <w:rPr>
            <w:rFonts w:ascii="Arial" w:hAnsi="Arial" w:cs="Arial"/>
            <w:lang w:val="es-ES_tradnl"/>
            <w:rPrChange w:id="4693" w:author="Sala Virtual Piso 1" w:date="2014-03-13T12:14:00Z">
              <w:rPr>
                <w:rFonts w:ascii="Arial" w:hAnsi="Arial" w:cs="Arial"/>
                <w:color w:val="0000FF" w:themeColor="hyperlink"/>
                <w:highlight w:val="red"/>
                <w:u w:val="single"/>
                <w:lang w:val="es-ES_tradnl"/>
              </w:rPr>
            </w:rPrChange>
          </w:rPr>
          <w:fldChar w:fldCharType="begin"/>
        </w:r>
      </w:ins>
      <w:ins w:id="4694" w:author="Estudiante" w:date="2014-04-01T17:36:00Z">
        <w:r w:rsidR="001B2A73">
          <w:rPr>
            <w:rFonts w:ascii="Arial" w:hAnsi="Arial" w:cs="Arial"/>
            <w:lang w:val="es-ES_tradnl"/>
          </w:rPr>
          <w:instrText>HYPERLINK "C:\\Users\\Estudiante\\AppData\\Local\\Temp\\Anexos\\Cronograma\\Cronograma Inicial.mpp"</w:instrText>
        </w:r>
      </w:ins>
      <w:ins w:id="4695" w:author="Sala Virtual Piso 1" w:date="2014-03-13T12:14:00Z">
        <w:del w:id="4696" w:author="Estudiante" w:date="2014-04-01T17:36:00Z">
          <w:r w:rsidR="002956A8" w:rsidRPr="002956A8">
            <w:rPr>
              <w:rFonts w:ascii="Arial" w:hAnsi="Arial" w:cs="Arial"/>
              <w:lang w:val="es-ES_tradnl"/>
              <w:rPrChange w:id="4697" w:author="Sala Virtual Piso 1" w:date="2014-03-13T12:14:00Z">
                <w:rPr>
                  <w:rFonts w:ascii="Arial" w:hAnsi="Arial" w:cs="Arial"/>
                  <w:color w:val="0000FF" w:themeColor="hyperlink"/>
                  <w:highlight w:val="red"/>
                  <w:u w:val="single"/>
                  <w:lang w:val="es-ES_tradnl"/>
                </w:rPr>
              </w:rPrChange>
            </w:rPr>
            <w:delInstrText xml:space="preserve"> HYPERLINK "Anexos/Cronograma/Cronograma%20Inicial.mpp" </w:delInstrText>
          </w:r>
        </w:del>
        <w:r w:rsidR="002956A8" w:rsidRPr="002956A8">
          <w:rPr>
            <w:rFonts w:ascii="Arial" w:hAnsi="Arial" w:cs="Arial"/>
            <w:lang w:val="es-ES_tradnl"/>
            <w:rPrChange w:id="4698" w:author="Sala Virtual Piso 1" w:date="2014-03-13T12:14:00Z">
              <w:rPr>
                <w:rFonts w:ascii="Arial" w:hAnsi="Arial" w:cs="Arial"/>
                <w:color w:val="0000FF" w:themeColor="hyperlink"/>
                <w:highlight w:val="red"/>
                <w:u w:val="single"/>
                <w:lang w:val="es-ES_tradnl"/>
              </w:rPr>
            </w:rPrChange>
          </w:rPr>
          <w:fldChar w:fldCharType="separate"/>
        </w:r>
        <w:r w:rsidR="002956A8" w:rsidRPr="002956A8">
          <w:rPr>
            <w:rStyle w:val="Hipervnculo"/>
            <w:rPrChange w:id="4699" w:author="Sala Virtual Piso 1" w:date="2014-03-13T12:14:00Z">
              <w:rPr>
                <w:rFonts w:ascii="Arial" w:hAnsi="Arial" w:cs="Arial"/>
                <w:color w:val="0000FF" w:themeColor="hyperlink"/>
                <w:u w:val="single"/>
                <w:lang w:val="es-ES_tradnl"/>
              </w:rPr>
            </w:rPrChange>
          </w:rPr>
          <w:t>vinculo</w:t>
        </w:r>
        <w:r w:rsidR="002956A8" w:rsidRPr="002956A8">
          <w:rPr>
            <w:rFonts w:ascii="Arial" w:hAnsi="Arial" w:cs="Arial"/>
            <w:lang w:val="es-ES_tradnl"/>
            <w:rPrChange w:id="4700" w:author="Sala Virtual Piso 1" w:date="2014-03-13T12:14:00Z">
              <w:rPr>
                <w:rFonts w:ascii="Arial" w:hAnsi="Arial" w:cs="Arial"/>
                <w:color w:val="0000FF" w:themeColor="hyperlink"/>
                <w:highlight w:val="red"/>
                <w:u w:val="single"/>
                <w:lang w:val="es-ES_tradnl"/>
              </w:rPr>
            </w:rPrChange>
          </w:rPr>
          <w:fldChar w:fldCharType="end"/>
        </w:r>
      </w:ins>
      <w:commentRangeEnd w:id="4691"/>
      <w:r w:rsidR="00E84785">
        <w:rPr>
          <w:rStyle w:val="Refdecomentario"/>
        </w:rPr>
        <w:commentReference w:id="4691"/>
      </w:r>
      <w:r w:rsidR="00E6059D">
        <w:rPr>
          <w:rFonts w:ascii="Arial" w:hAnsi="Arial" w:cs="Arial"/>
          <w:lang w:val="es-ES_tradnl"/>
        </w:rPr>
        <w:t>.</w:t>
      </w:r>
      <w:ins w:id="4701" w:author="Familia Valderrama A" w:date="2014-03-13T03:39:00Z">
        <w:r w:rsidR="00885B22">
          <w:rPr>
            <w:rFonts w:ascii="Arial" w:hAnsi="Arial" w:cs="Arial"/>
            <w:lang w:val="es-ES_tradnl"/>
          </w:rPr>
          <w:t xml:space="preserve"> Se realiz</w:t>
        </w:r>
        <w:del w:id="4702" w:author="Sala Virtual Piso 1" w:date="2014-03-13T11:44:00Z">
          <w:r w:rsidR="00885B22" w:rsidDel="003B43C7">
            <w:rPr>
              <w:rFonts w:ascii="Arial" w:hAnsi="Arial" w:cs="Arial"/>
              <w:lang w:val="es-ES_tradnl"/>
            </w:rPr>
            <w:delText>o</w:delText>
          </w:r>
        </w:del>
      </w:ins>
      <w:ins w:id="4703" w:author="Sala Virtual Piso 1" w:date="2014-03-13T11:44:00Z">
        <w:r w:rsidR="003B43C7">
          <w:rPr>
            <w:rFonts w:ascii="Arial" w:hAnsi="Arial" w:cs="Arial"/>
            <w:lang w:val="es-ES_tradnl"/>
          </w:rPr>
          <w:t>ó</w:t>
        </w:r>
      </w:ins>
      <w:ins w:id="4704" w:author="Familia Valderrama A" w:date="2014-03-13T03:39:00Z">
        <w:r w:rsidR="00885B22">
          <w:rPr>
            <w:rFonts w:ascii="Arial" w:hAnsi="Arial" w:cs="Arial"/>
            <w:lang w:val="es-ES_tradnl"/>
          </w:rPr>
          <w:t xml:space="preserve"> tomando como base el modelo y ciclo de vida y las fechas de las entregas programadas. Es por esta </w:t>
        </w:r>
      </w:ins>
      <w:ins w:id="4705" w:author="Familia Valderrama A" w:date="2014-03-13T03:40:00Z">
        <w:r w:rsidR="00885B22">
          <w:rPr>
            <w:rFonts w:ascii="Arial" w:hAnsi="Arial" w:cs="Arial"/>
            <w:lang w:val="es-ES_tradnl"/>
          </w:rPr>
          <w:t>razón</w:t>
        </w:r>
      </w:ins>
      <w:ins w:id="4706" w:author="Familia Valderrama A" w:date="2014-03-13T03:39:00Z">
        <w:r w:rsidR="00885B22">
          <w:rPr>
            <w:rFonts w:ascii="Arial" w:hAnsi="Arial" w:cs="Arial"/>
            <w:lang w:val="es-ES_tradnl"/>
          </w:rPr>
          <w:t xml:space="preserve"> </w:t>
        </w:r>
      </w:ins>
      <w:ins w:id="4707" w:author="Familia Valderrama A" w:date="2014-03-13T03:40:00Z">
        <w:r w:rsidR="00885B22">
          <w:rPr>
            <w:rFonts w:ascii="Arial" w:hAnsi="Arial" w:cs="Arial"/>
            <w:lang w:val="es-ES_tradnl"/>
          </w:rPr>
          <w:t xml:space="preserve">que aunque no entre en detalle, si están definidas grosso modo las actividades que se van a realizar en la totalidad del proyecto. </w:t>
        </w:r>
      </w:ins>
      <w:del w:id="4708" w:author="Familia Valderrama A" w:date="2014-03-13T03:39:00Z">
        <w:r w:rsidDel="00885B22">
          <w:rPr>
            <w:rFonts w:ascii="Arial" w:hAnsi="Arial" w:cs="Arial"/>
            <w:lang w:val="es-ES_tradnl"/>
          </w:rPr>
          <w:delText xml:space="preserve"> </w:delText>
        </w:r>
      </w:del>
    </w:p>
    <w:p w:rsidR="00380229" w:rsidRDefault="00380229">
      <w:pPr>
        <w:pStyle w:val="Textbody"/>
        <w:rPr>
          <w:rFonts w:ascii="Arial" w:hAnsi="Arial" w:cs="Arial"/>
          <w:lang w:val="es-ES_tradnl"/>
        </w:rPr>
      </w:pPr>
    </w:p>
    <w:p w:rsidR="00380229" w:rsidRDefault="00975F6E">
      <w:pPr>
        <w:pStyle w:val="Ttulo3"/>
        <w:spacing w:after="240"/>
        <w:rPr>
          <w:rFonts w:ascii="Arial" w:hAnsi="Arial" w:cs="Arial"/>
          <w:sz w:val="28"/>
          <w:lang w:val="es-ES_tradnl"/>
        </w:rPr>
      </w:pPr>
      <w:bookmarkStart w:id="4709" w:name="_Toc384230544"/>
      <w:commentRangeStart w:id="4710"/>
      <w:r w:rsidRPr="00975F6E">
        <w:rPr>
          <w:rFonts w:ascii="Arial" w:hAnsi="Arial" w:cs="Arial"/>
          <w:sz w:val="28"/>
          <w:lang w:val="es-ES_tradnl"/>
        </w:rPr>
        <w:t>Asignación de Recursos</w:t>
      </w:r>
      <w:commentRangeEnd w:id="4710"/>
      <w:r w:rsidR="00A159E7">
        <w:rPr>
          <w:rStyle w:val="Refdecomentario"/>
          <w:rFonts w:ascii="Calibri" w:hAnsi="Calibri"/>
          <w:b w:val="0"/>
          <w:bCs w:val="0"/>
        </w:rPr>
        <w:commentReference w:id="4710"/>
      </w:r>
      <w:bookmarkEnd w:id="4709"/>
    </w:p>
    <w:p w:rsidR="008B38F0" w:rsidRDefault="007764D4">
      <w:pPr>
        <w:spacing w:after="240"/>
        <w:rPr>
          <w:del w:id="4711" w:author="Familia Valderrama A" w:date="2014-03-11T20:45:00Z"/>
          <w:rFonts w:ascii="Arial" w:hAnsi="Arial" w:cs="Arial"/>
          <w:color w:val="000090"/>
          <w:sz w:val="28"/>
        </w:rPr>
        <w:pPrChange w:id="4712" w:author="Familia Valderrama A" w:date="2014-03-11T20:45:00Z">
          <w:pPr/>
        </w:pPrChange>
      </w:pPr>
      <w:r>
        <w:rPr>
          <w:rFonts w:ascii="Arial" w:hAnsi="Arial" w:cs="Arial"/>
          <w:szCs w:val="24"/>
        </w:rPr>
        <w:t xml:space="preserve">La asignación de los recursos materiales, intelectuales, y de tiempo pueden ser encontradas en la sección de descomposición de </w:t>
      </w:r>
      <w:del w:id="4713" w:author="Sergio" w:date="2014-03-13T00:41:00Z">
        <w:r w:rsidDel="006A430B">
          <w:rPr>
            <w:rFonts w:ascii="Arial" w:hAnsi="Arial" w:cs="Arial"/>
            <w:szCs w:val="24"/>
          </w:rPr>
          <w:delText xml:space="preserve">las </w:delText>
        </w:r>
      </w:del>
      <w:r>
        <w:rPr>
          <w:rFonts w:ascii="Arial" w:hAnsi="Arial" w:cs="Arial"/>
          <w:szCs w:val="24"/>
        </w:rPr>
        <w:t xml:space="preserve">actividades </w:t>
      </w:r>
      <w:r w:rsidR="002956A8" w:rsidRPr="002956A8">
        <w:rPr>
          <w:u w:val="single"/>
          <w:rPrChange w:id="4714" w:author="Sergio" w:date="2014-03-13T00:41:00Z">
            <w:rPr>
              <w:color w:val="0000FF" w:themeColor="hyperlink"/>
              <w:u w:val="single"/>
            </w:rPr>
          </w:rPrChange>
        </w:rPr>
        <w:fldChar w:fldCharType="begin"/>
      </w:r>
      <w:r w:rsidR="002956A8" w:rsidRPr="002956A8">
        <w:rPr>
          <w:u w:val="single"/>
          <w:rPrChange w:id="4715" w:author="Sergio" w:date="2014-03-13T00:41:00Z">
            <w:rPr>
              <w:color w:val="0000FF" w:themeColor="hyperlink"/>
              <w:u w:val="single"/>
            </w:rPr>
          </w:rPrChange>
        </w:rPr>
        <w:instrText xml:space="preserve"> REF _Ref382260377 \r \h  \* MERGEFORMAT </w:instrText>
      </w:r>
      <w:r w:rsidR="002956A8" w:rsidRPr="002956A8">
        <w:rPr>
          <w:u w:val="single"/>
          <w:rPrChange w:id="4716" w:author="Sergio" w:date="2014-03-13T00:41:00Z">
            <w:rPr>
              <w:u w:val="single"/>
            </w:rPr>
          </w:rPrChange>
        </w:rPr>
      </w:r>
      <w:r w:rsidR="002956A8" w:rsidRPr="002956A8">
        <w:rPr>
          <w:u w:val="single"/>
          <w:rPrChange w:id="4717" w:author="Sergio" w:date="2014-03-13T00:41:00Z">
            <w:rPr>
              <w:color w:val="0000FF" w:themeColor="hyperlink"/>
              <w:u w:val="single"/>
            </w:rPr>
          </w:rPrChange>
        </w:rPr>
        <w:fldChar w:fldCharType="separate"/>
      </w:r>
      <w:ins w:id="4718" w:author="Estudiante" w:date="2014-04-01T16:48:00Z">
        <w:r w:rsidR="002956A8" w:rsidRPr="002956A8">
          <w:rPr>
            <w:rFonts w:ascii="Arial" w:hAnsi="Arial" w:cs="Arial"/>
            <w:szCs w:val="24"/>
            <w:u w:val="single"/>
            <w:rPrChange w:id="4719" w:author="Estudiante" w:date="2014-04-01T16:48:00Z">
              <w:rPr>
                <w:color w:val="0000FF" w:themeColor="hyperlink"/>
                <w:u w:val="single"/>
              </w:rPr>
            </w:rPrChange>
          </w:rPr>
          <w:t>0</w:t>
        </w:r>
      </w:ins>
      <w:del w:id="4720" w:author="Estudiante" w:date="2014-04-01T16:47:00Z">
        <w:r w:rsidR="002956A8" w:rsidRPr="002956A8">
          <w:rPr>
            <w:rFonts w:ascii="Arial" w:hAnsi="Arial" w:cs="Arial"/>
            <w:szCs w:val="24"/>
            <w:u w:val="single"/>
            <w:rPrChange w:id="4721" w:author="Sergio" w:date="2014-03-13T00:41:00Z">
              <w:rPr>
                <w:rFonts w:ascii="Arial" w:hAnsi="Arial" w:cs="Arial"/>
                <w:color w:val="0000FF" w:themeColor="hyperlink"/>
                <w:szCs w:val="24"/>
                <w:u w:val="single"/>
              </w:rPr>
            </w:rPrChange>
          </w:rPr>
          <w:delText>9.3.1</w:delText>
        </w:r>
      </w:del>
      <w:r w:rsidR="002956A8" w:rsidRPr="002956A8">
        <w:rPr>
          <w:u w:val="single"/>
          <w:rPrChange w:id="4722" w:author="Sergio" w:date="2014-03-13T00:41:00Z">
            <w:rPr>
              <w:color w:val="0000FF" w:themeColor="hyperlink"/>
              <w:u w:val="single"/>
            </w:rPr>
          </w:rPrChange>
        </w:rPr>
        <w:fldChar w:fldCharType="end"/>
      </w:r>
      <w:ins w:id="4723" w:author="Familia Valderrama A" w:date="2014-03-11T20:45:00Z">
        <w:r w:rsidR="002D161E">
          <w:rPr>
            <w:rFonts w:ascii="Arial" w:hAnsi="Arial" w:cs="Arial"/>
            <w:szCs w:val="24"/>
          </w:rPr>
          <w:t>.</w:t>
        </w:r>
      </w:ins>
      <w:del w:id="4724" w:author="Familia Valderrama A" w:date="2014-03-11T20:45:00Z">
        <w:r w:rsidDel="002D161E">
          <w:rPr>
            <w:rFonts w:ascii="Arial" w:hAnsi="Arial" w:cs="Arial"/>
            <w:szCs w:val="24"/>
          </w:rPr>
          <w:delText xml:space="preserve"> Descomposición de las actividades</w:delText>
        </w:r>
      </w:del>
    </w:p>
    <w:p w:rsidR="008B38F0" w:rsidRDefault="008B38F0">
      <w:pPr>
        <w:spacing w:after="240"/>
        <w:rPr>
          <w:rFonts w:ascii="Arial" w:hAnsi="Arial" w:cs="Arial"/>
          <w:color w:val="000090"/>
          <w:sz w:val="28"/>
          <w:rPrChange w:id="4725" w:author="Familia Valderrama A" w:date="2014-03-11T20:45:00Z">
            <w:rPr>
              <w:rFonts w:ascii="Arial" w:hAnsi="Arial" w:cs="Arial"/>
              <w:color w:val="000090"/>
              <w:sz w:val="28"/>
              <w:lang w:val="es-ES_tradnl"/>
            </w:rPr>
          </w:rPrChange>
        </w:rPr>
        <w:pPrChange w:id="4726" w:author="Familia Valderrama A" w:date="2014-03-11T20:45:00Z">
          <w:pPr/>
        </w:pPrChange>
      </w:pPr>
    </w:p>
    <w:p w:rsidR="00380229" w:rsidRDefault="00105F74">
      <w:pPr>
        <w:pStyle w:val="Ttulo3"/>
        <w:spacing w:before="0" w:after="240"/>
        <w:rPr>
          <w:lang w:val="es-ES_tradnl"/>
        </w:rPr>
      </w:pPr>
      <w:bookmarkStart w:id="4727" w:name="_Toc382263305"/>
      <w:bookmarkStart w:id="4728" w:name="_Toc382263306"/>
      <w:bookmarkStart w:id="4729" w:name="_Toc382263307"/>
      <w:bookmarkStart w:id="4730" w:name="_Toc384230545"/>
      <w:bookmarkEnd w:id="4727"/>
      <w:bookmarkEnd w:id="4728"/>
      <w:bookmarkEnd w:id="4729"/>
      <w:commentRangeStart w:id="4731"/>
      <w:commentRangeStart w:id="4732"/>
      <w:r w:rsidRPr="00105F74">
        <w:rPr>
          <w:rFonts w:ascii="Arial" w:hAnsi="Arial" w:cs="Arial"/>
          <w:bCs w:val="0"/>
          <w:sz w:val="28"/>
          <w:lang w:val="es-ES_tradnl"/>
        </w:rPr>
        <w:t>Asignación de Presupuesto y Justificación</w:t>
      </w:r>
      <w:commentRangeEnd w:id="4731"/>
      <w:r w:rsidR="00A159E7">
        <w:rPr>
          <w:rStyle w:val="Refdecomentario"/>
          <w:rFonts w:ascii="Calibri" w:hAnsi="Calibri"/>
          <w:b w:val="0"/>
          <w:bCs w:val="0"/>
        </w:rPr>
        <w:commentReference w:id="4731"/>
      </w:r>
      <w:commentRangeEnd w:id="4732"/>
      <w:r w:rsidR="00C40596">
        <w:rPr>
          <w:rStyle w:val="Refdecomentario"/>
          <w:rFonts w:ascii="Calibri" w:hAnsi="Calibri"/>
          <w:b w:val="0"/>
          <w:bCs w:val="0"/>
        </w:rPr>
        <w:commentReference w:id="4732"/>
      </w:r>
      <w:bookmarkEnd w:id="4730"/>
    </w:p>
    <w:p w:rsidR="00380229" w:rsidRDefault="007764D4">
      <w:pPr>
        <w:tabs>
          <w:tab w:val="left" w:pos="1515"/>
        </w:tabs>
        <w:rPr>
          <w:rFonts w:ascii="Arial" w:hAnsi="Arial" w:cs="Arial"/>
          <w:szCs w:val="24"/>
        </w:rPr>
      </w:pPr>
      <w:commentRangeStart w:id="4733"/>
      <w:r>
        <w:rPr>
          <w:rFonts w:ascii="Arial" w:hAnsi="Arial" w:cs="Arial"/>
          <w:szCs w:val="24"/>
        </w:rPr>
        <w:t xml:space="preserve">El costo por hora de cada ingeniero se calculó tomando como referencia el promedio entre el costo por hora de un instructor junior (11.000 pesos colombianos) y el costo por hora de un ingeniero practicante (13.000 pesos colombianos). Lo que </w:t>
      </w:r>
      <w:del w:id="4734" w:author="Sergio" w:date="2014-03-13T00:42:00Z">
        <w:r w:rsidDel="00A65360">
          <w:rPr>
            <w:rFonts w:ascii="Arial" w:hAnsi="Arial" w:cs="Arial"/>
            <w:szCs w:val="24"/>
          </w:rPr>
          <w:delText xml:space="preserve">genero </w:delText>
        </w:r>
      </w:del>
      <w:ins w:id="4735" w:author="Sergio" w:date="2014-03-13T00:42:00Z">
        <w:r w:rsidR="00A65360">
          <w:rPr>
            <w:rFonts w:ascii="Arial" w:hAnsi="Arial" w:cs="Arial"/>
            <w:szCs w:val="24"/>
          </w:rPr>
          <w:t xml:space="preserve">generó </w:t>
        </w:r>
      </w:ins>
      <w:r>
        <w:rPr>
          <w:rFonts w:ascii="Arial" w:hAnsi="Arial" w:cs="Arial"/>
          <w:szCs w:val="24"/>
        </w:rPr>
        <w:t xml:space="preserve">un total de 12.000 pesos colombianos por hora. </w:t>
      </w:r>
      <w:commentRangeEnd w:id="4733"/>
      <w:r w:rsidR="00022A88">
        <w:rPr>
          <w:rStyle w:val="Refdecomentario"/>
        </w:rPr>
        <w:commentReference w:id="4733"/>
      </w:r>
    </w:p>
    <w:p w:rsidR="00380229" w:rsidRDefault="007764D4">
      <w:pPr>
        <w:pStyle w:val="Textbody"/>
        <w:rPr>
          <w:rFonts w:ascii="Arial" w:hAnsi="Arial" w:cs="Arial"/>
          <w:szCs w:val="24"/>
        </w:rPr>
      </w:pPr>
      <w:r>
        <w:rPr>
          <w:rFonts w:ascii="Arial" w:hAnsi="Arial" w:cs="Arial"/>
          <w:szCs w:val="24"/>
        </w:rPr>
        <w:t>De acuerdo a las horas estimadas y asignadas en cada una de las actividades y tareas, el presupuesto requerido en la primera etapa del proyecto sería:</w:t>
      </w:r>
    </w:p>
    <w:p w:rsidR="00751A07" w:rsidRDefault="00751A07" w:rsidP="00751A07">
      <w:pPr>
        <w:tabs>
          <w:tab w:val="left" w:pos="1515"/>
        </w:tabs>
        <w:rPr>
          <w:ins w:id="4736" w:author="Familia Valderrama A" w:date="2014-03-13T04:20:00Z"/>
          <w:rFonts w:ascii="Arial" w:hAnsi="Arial" w:cs="Arial"/>
          <w:szCs w:val="24"/>
        </w:rPr>
      </w:pPr>
      <w:ins w:id="4737" w:author="Familia Valderrama A" w:date="2014-03-13T04:20:00Z">
        <w:r>
          <w:rPr>
            <w:rFonts w:ascii="Arial" w:hAnsi="Arial" w:cs="Arial"/>
            <w:szCs w:val="24"/>
          </w:rPr>
          <w:t xml:space="preserve">El costo por hora de cada ingeniero se calculó tomando como referencia el promedio entre el costo por hora de un instructor junior (11.000 pesos colombianos) y el costo por hora de un ingeniero practicante (13.000 pesos colombianos). Lo que genero un total de 12.000 pesos colombianos por hora. </w:t>
        </w:r>
      </w:ins>
    </w:p>
    <w:p w:rsidR="008B38F0" w:rsidRDefault="00751A07">
      <w:pPr>
        <w:keepNext w:val="0"/>
        <w:suppressAutoHyphens w:val="0"/>
        <w:jc w:val="left"/>
        <w:rPr>
          <w:ins w:id="4738" w:author="Familia Valderrama A" w:date="2014-03-13T04:20:00Z"/>
          <w:rFonts w:ascii="Arial" w:hAnsi="Arial" w:cs="Arial"/>
          <w:szCs w:val="24"/>
        </w:rPr>
        <w:pPrChange w:id="4739" w:author="Familia Valderrama A" w:date="2014-03-13T04:20:00Z">
          <w:pPr>
            <w:tabs>
              <w:tab w:val="left" w:pos="1515"/>
            </w:tabs>
          </w:pPr>
        </w:pPrChange>
      </w:pPr>
      <w:ins w:id="4740" w:author="Familia Valderrama A" w:date="2014-03-13T04:20:00Z">
        <w:r>
          <w:rPr>
            <w:rFonts w:ascii="Arial" w:hAnsi="Arial" w:cs="Arial"/>
            <w:szCs w:val="24"/>
          </w:rPr>
          <w:t>De acuerdo a las horas estimadas y asignadas en cada una de las actividades y tareas, el presupuesto requerido en la primera etapa del proyecto sería:</w:t>
        </w:r>
      </w:ins>
    </w:p>
    <w:p w:rsidR="008B38F0" w:rsidRDefault="008B38F0">
      <w:pPr>
        <w:keepNext w:val="0"/>
        <w:suppressAutoHyphens w:val="0"/>
        <w:jc w:val="left"/>
        <w:rPr>
          <w:ins w:id="4741" w:author="Familia Valderrama A" w:date="2014-03-13T04:20:00Z"/>
          <w:rFonts w:ascii="Arial" w:hAnsi="Arial" w:cs="Arial"/>
          <w:szCs w:val="24"/>
        </w:rPr>
        <w:pPrChange w:id="4742" w:author="Familia Valderrama A" w:date="2014-03-13T04:20:00Z">
          <w:pPr>
            <w:tabs>
              <w:tab w:val="left" w:pos="1515"/>
            </w:tabs>
          </w:pPr>
        </w:pPrChange>
      </w:pPr>
    </w:p>
    <w:p w:rsidR="008B38F0" w:rsidRDefault="008B38F0">
      <w:pPr>
        <w:keepNext w:val="0"/>
        <w:suppressAutoHyphens w:val="0"/>
        <w:jc w:val="left"/>
        <w:rPr>
          <w:ins w:id="4743" w:author="Sala Virtual Piso 1" w:date="2014-03-13T11:54:00Z"/>
          <w:rFonts w:ascii="Arial" w:hAnsi="Arial" w:cs="Arial"/>
          <w:szCs w:val="24"/>
        </w:rPr>
        <w:pPrChange w:id="4744" w:author="Familia Valderrama A" w:date="2014-03-13T04:20:00Z">
          <w:pPr>
            <w:tabs>
              <w:tab w:val="left" w:pos="1515"/>
            </w:tabs>
          </w:pPr>
        </w:pPrChange>
      </w:pPr>
    </w:p>
    <w:p w:rsidR="008B38F0" w:rsidRDefault="008B38F0">
      <w:pPr>
        <w:keepNext w:val="0"/>
        <w:suppressAutoHyphens w:val="0"/>
        <w:jc w:val="left"/>
        <w:rPr>
          <w:ins w:id="4745" w:author="Sala Virtual Piso 1" w:date="2014-03-13T11:58:00Z"/>
          <w:rFonts w:ascii="Arial" w:hAnsi="Arial" w:cs="Arial"/>
          <w:szCs w:val="24"/>
        </w:rPr>
        <w:pPrChange w:id="4746" w:author="Familia Valderrama A" w:date="2014-03-13T04:20:00Z">
          <w:pPr>
            <w:tabs>
              <w:tab w:val="left" w:pos="1515"/>
            </w:tabs>
          </w:pPr>
        </w:pPrChange>
      </w:pPr>
    </w:p>
    <w:p w:rsidR="008B38F0" w:rsidRDefault="008B38F0">
      <w:pPr>
        <w:keepNext w:val="0"/>
        <w:suppressAutoHyphens w:val="0"/>
        <w:jc w:val="left"/>
        <w:rPr>
          <w:ins w:id="4747" w:author="Familia Valderrama A" w:date="2014-03-13T04:20:00Z"/>
          <w:rFonts w:ascii="Arial" w:hAnsi="Arial" w:cs="Arial"/>
          <w:szCs w:val="24"/>
        </w:rPr>
        <w:pPrChange w:id="4748" w:author="Familia Valderrama A" w:date="2014-03-13T04:20:00Z">
          <w:pPr>
            <w:tabs>
              <w:tab w:val="left" w:pos="1515"/>
            </w:tabs>
          </w:pPr>
        </w:pPrChange>
      </w:pPr>
    </w:p>
    <w:tbl>
      <w:tblPr>
        <w:tblStyle w:val="Cuadrculamedia2-nfasis1"/>
        <w:tblW w:w="9087" w:type="dxa"/>
        <w:tblLook w:val="04A0"/>
      </w:tblPr>
      <w:tblGrid>
        <w:gridCol w:w="1200"/>
        <w:gridCol w:w="2217"/>
        <w:gridCol w:w="3119"/>
        <w:gridCol w:w="1276"/>
        <w:gridCol w:w="1275"/>
      </w:tblGrid>
      <w:tr w:rsidR="00751A07" w:rsidRPr="00F368D0" w:rsidTr="00751A07">
        <w:trPr>
          <w:cnfStyle w:val="100000000000"/>
          <w:trHeight w:val="915"/>
          <w:ins w:id="4749" w:author="Familia Valderrama A" w:date="2014-03-13T04:20:00Z"/>
        </w:trPr>
        <w:tc>
          <w:tcPr>
            <w:cnfStyle w:val="001000000100"/>
            <w:tcW w:w="1200" w:type="dxa"/>
            <w:vMerge w:val="restart"/>
            <w:textDirection w:val="btLr"/>
            <w:vAlign w:val="center"/>
            <w:hideMark/>
          </w:tcPr>
          <w:p w:rsidR="00751A07" w:rsidRPr="00F368D0" w:rsidRDefault="00751A07" w:rsidP="00751A07">
            <w:pPr>
              <w:jc w:val="center"/>
              <w:rPr>
                <w:ins w:id="4750" w:author="Familia Valderrama A" w:date="2014-03-13T04:20:00Z"/>
                <w:rFonts w:ascii="Arial" w:eastAsia="Times New Roman" w:hAnsi="Arial" w:cs="Arial"/>
                <w:bCs w:val="0"/>
                <w:lang w:eastAsia="es-CO"/>
              </w:rPr>
            </w:pPr>
            <w:ins w:id="4751" w:author="Familia Valderrama A" w:date="2014-03-13T04:20:00Z">
              <w:r w:rsidRPr="00F368D0">
                <w:rPr>
                  <w:rFonts w:ascii="Arial" w:eastAsia="Times New Roman" w:hAnsi="Arial" w:cs="Arial"/>
                  <w:lang w:eastAsia="es-CO"/>
                </w:rPr>
                <w:t>Primera entrega</w:t>
              </w:r>
            </w:ins>
          </w:p>
        </w:tc>
        <w:tc>
          <w:tcPr>
            <w:tcW w:w="2217" w:type="dxa"/>
            <w:shd w:val="clear" w:color="auto" w:fill="17365D" w:themeFill="text2" w:themeFillShade="BF"/>
            <w:hideMark/>
          </w:tcPr>
          <w:p w:rsidR="00751A07" w:rsidRPr="00F368D0" w:rsidRDefault="00751A07" w:rsidP="00751A07">
            <w:pPr>
              <w:jc w:val="center"/>
              <w:cnfStyle w:val="100000000000"/>
              <w:rPr>
                <w:ins w:id="4752" w:author="Familia Valderrama A" w:date="2014-03-13T04:20:00Z"/>
                <w:rFonts w:ascii="Arial" w:eastAsia="Times New Roman" w:hAnsi="Arial" w:cs="Arial"/>
                <w:bCs w:val="0"/>
                <w:iCs/>
                <w:color w:val="FFFFFF" w:themeColor="background1"/>
                <w:lang w:eastAsia="es-CO"/>
              </w:rPr>
            </w:pPr>
            <w:ins w:id="4753" w:author="Familia Valderrama A" w:date="2014-03-13T04:20:00Z">
              <w:r w:rsidRPr="00F368D0">
                <w:rPr>
                  <w:rFonts w:ascii="Arial" w:eastAsia="Times New Roman" w:hAnsi="Arial" w:cs="Arial"/>
                  <w:iCs/>
                  <w:color w:val="FFFFFF" w:themeColor="background1"/>
                  <w:lang w:eastAsia="es-CO"/>
                </w:rPr>
                <w:t>Actividad</w:t>
              </w:r>
            </w:ins>
          </w:p>
        </w:tc>
        <w:tc>
          <w:tcPr>
            <w:tcW w:w="3119" w:type="dxa"/>
            <w:shd w:val="clear" w:color="auto" w:fill="17365D" w:themeFill="text2" w:themeFillShade="BF"/>
            <w:hideMark/>
          </w:tcPr>
          <w:p w:rsidR="00751A07" w:rsidRPr="00F368D0" w:rsidRDefault="00751A07" w:rsidP="00751A07">
            <w:pPr>
              <w:jc w:val="center"/>
              <w:cnfStyle w:val="100000000000"/>
              <w:rPr>
                <w:ins w:id="4754" w:author="Familia Valderrama A" w:date="2014-03-13T04:20:00Z"/>
                <w:rFonts w:ascii="Arial" w:eastAsia="Times New Roman" w:hAnsi="Arial" w:cs="Arial"/>
                <w:bCs w:val="0"/>
                <w:iCs/>
                <w:color w:val="FFFFFF" w:themeColor="background1"/>
                <w:lang w:eastAsia="es-CO"/>
              </w:rPr>
            </w:pPr>
            <w:ins w:id="4755" w:author="Familia Valderrama A" w:date="2014-03-13T04:20:00Z">
              <w:r w:rsidRPr="00F368D0">
                <w:rPr>
                  <w:rFonts w:ascii="Arial" w:eastAsia="Times New Roman" w:hAnsi="Arial" w:cs="Arial"/>
                  <w:iCs/>
                  <w:color w:val="FFFFFF" w:themeColor="background1"/>
                  <w:lang w:eastAsia="es-CO"/>
                </w:rPr>
                <w:t>Tarea</w:t>
              </w:r>
            </w:ins>
          </w:p>
        </w:tc>
        <w:tc>
          <w:tcPr>
            <w:tcW w:w="1276" w:type="dxa"/>
            <w:shd w:val="clear" w:color="auto" w:fill="17365D" w:themeFill="text2" w:themeFillShade="BF"/>
            <w:hideMark/>
          </w:tcPr>
          <w:p w:rsidR="00751A07" w:rsidRPr="00F368D0" w:rsidRDefault="00751A07" w:rsidP="00751A07">
            <w:pPr>
              <w:jc w:val="center"/>
              <w:cnfStyle w:val="100000000000"/>
              <w:rPr>
                <w:ins w:id="4756" w:author="Familia Valderrama A" w:date="2014-03-13T04:20:00Z"/>
                <w:rFonts w:ascii="Arial" w:eastAsia="Times New Roman" w:hAnsi="Arial" w:cs="Arial"/>
                <w:bCs w:val="0"/>
                <w:iCs/>
                <w:color w:val="FFFFFF" w:themeColor="background1"/>
                <w:lang w:eastAsia="es-CO"/>
              </w:rPr>
            </w:pPr>
            <w:ins w:id="4757" w:author="Familia Valderrama A" w:date="2014-03-13T04:20:00Z">
              <w:r w:rsidRPr="00F368D0">
                <w:rPr>
                  <w:rFonts w:ascii="Arial" w:eastAsia="Times New Roman" w:hAnsi="Arial" w:cs="Arial"/>
                  <w:iCs/>
                  <w:color w:val="FFFFFF" w:themeColor="background1"/>
                  <w:lang w:eastAsia="es-CO"/>
                </w:rPr>
                <w:t>Tiempo en horas de la tarea</w:t>
              </w:r>
            </w:ins>
          </w:p>
        </w:tc>
        <w:tc>
          <w:tcPr>
            <w:tcW w:w="1275" w:type="dxa"/>
            <w:shd w:val="clear" w:color="auto" w:fill="17365D" w:themeFill="text2" w:themeFillShade="BF"/>
            <w:hideMark/>
          </w:tcPr>
          <w:p w:rsidR="00751A07" w:rsidRPr="00F368D0" w:rsidRDefault="00751A07" w:rsidP="00751A07">
            <w:pPr>
              <w:jc w:val="center"/>
              <w:cnfStyle w:val="100000000000"/>
              <w:rPr>
                <w:ins w:id="4758" w:author="Familia Valderrama A" w:date="2014-03-13T04:20:00Z"/>
                <w:rFonts w:ascii="Arial" w:eastAsia="Times New Roman" w:hAnsi="Arial" w:cs="Arial"/>
                <w:bCs w:val="0"/>
                <w:iCs/>
                <w:color w:val="FFFFFF" w:themeColor="background1"/>
                <w:lang w:eastAsia="es-CO"/>
              </w:rPr>
            </w:pPr>
            <w:ins w:id="4759" w:author="Familia Valderrama A" w:date="2014-03-13T04:20:00Z">
              <w:r w:rsidRPr="00F368D0">
                <w:rPr>
                  <w:rFonts w:ascii="Arial" w:eastAsia="Times New Roman" w:hAnsi="Arial" w:cs="Arial"/>
                  <w:iCs/>
                  <w:color w:val="FFFFFF" w:themeColor="background1"/>
                  <w:lang w:eastAsia="es-CO"/>
                </w:rPr>
                <w:t>Total (pesos)</w:t>
              </w:r>
            </w:ins>
          </w:p>
        </w:tc>
      </w:tr>
      <w:tr w:rsidR="00751A07" w:rsidRPr="00F368D0" w:rsidTr="00751A07">
        <w:trPr>
          <w:cnfStyle w:val="000000100000"/>
          <w:trHeight w:val="615"/>
          <w:ins w:id="4760" w:author="Familia Valderrama A" w:date="2014-03-13T04:20:00Z"/>
        </w:trPr>
        <w:tc>
          <w:tcPr>
            <w:cnfStyle w:val="001000000000"/>
            <w:tcW w:w="1200" w:type="dxa"/>
            <w:vMerge/>
            <w:vAlign w:val="center"/>
            <w:hideMark/>
          </w:tcPr>
          <w:p w:rsidR="00751A07" w:rsidRPr="00F368D0" w:rsidRDefault="00751A07" w:rsidP="00751A07">
            <w:pPr>
              <w:jc w:val="center"/>
              <w:rPr>
                <w:ins w:id="4761" w:author="Familia Valderrama A" w:date="2014-03-13T04:20:00Z"/>
                <w:rFonts w:ascii="Arial" w:eastAsia="Times New Roman" w:hAnsi="Arial" w:cs="Arial"/>
                <w:bCs w:val="0"/>
                <w:lang w:eastAsia="es-CO"/>
              </w:rPr>
            </w:pPr>
            <w:bookmarkStart w:id="4762" w:name="_Hlk286770403" w:colFirst="1" w:colLast="4"/>
          </w:p>
        </w:tc>
        <w:tc>
          <w:tcPr>
            <w:tcW w:w="2217" w:type="dxa"/>
            <w:vMerge w:val="restart"/>
            <w:hideMark/>
          </w:tcPr>
          <w:p w:rsidR="00751A07" w:rsidRPr="00F368D0" w:rsidRDefault="00751A07" w:rsidP="00751A07">
            <w:pPr>
              <w:jc w:val="center"/>
              <w:cnfStyle w:val="000000100000"/>
              <w:rPr>
                <w:ins w:id="4763" w:author="Familia Valderrama A" w:date="2014-03-13T04:20:00Z"/>
                <w:rFonts w:ascii="Arial" w:eastAsia="Times New Roman" w:hAnsi="Arial" w:cs="Arial"/>
                <w:iCs/>
                <w:lang w:eastAsia="es-CO"/>
              </w:rPr>
            </w:pPr>
            <w:bookmarkStart w:id="4764" w:name="RANGE!C3"/>
            <w:ins w:id="4765" w:author="Familia Valderrama A" w:date="2014-03-13T04:20:00Z">
              <w:r w:rsidRPr="00F368D0">
                <w:rPr>
                  <w:rFonts w:ascii="Arial" w:eastAsia="Times New Roman" w:hAnsi="Arial" w:cs="Arial"/>
                  <w:iCs/>
                  <w:lang w:eastAsia="es-CO"/>
                </w:rPr>
                <w:t xml:space="preserve">Definición </w:t>
              </w:r>
              <w:bookmarkEnd w:id="4764"/>
              <w:r w:rsidRPr="00F368D0">
                <w:rPr>
                  <w:rFonts w:ascii="Arial" w:eastAsia="Times New Roman" w:hAnsi="Arial" w:cs="Arial"/>
                  <w:iCs/>
                  <w:lang w:eastAsia="es-CO"/>
                </w:rPr>
                <w:t>Reglas De Trabajo</w:t>
              </w:r>
            </w:ins>
          </w:p>
        </w:tc>
        <w:tc>
          <w:tcPr>
            <w:tcW w:w="3119" w:type="dxa"/>
            <w:hideMark/>
          </w:tcPr>
          <w:p w:rsidR="00751A07" w:rsidRPr="00F368D0" w:rsidRDefault="00751A07" w:rsidP="00751A07">
            <w:pPr>
              <w:jc w:val="center"/>
              <w:cnfStyle w:val="000000100000"/>
              <w:rPr>
                <w:ins w:id="4766" w:author="Familia Valderrama A" w:date="2014-03-13T04:20:00Z"/>
                <w:rFonts w:ascii="Arial" w:eastAsia="Times New Roman" w:hAnsi="Arial" w:cs="Arial"/>
                <w:iCs/>
                <w:lang w:eastAsia="es-CO"/>
              </w:rPr>
            </w:pPr>
            <w:ins w:id="4767" w:author="Familia Valderrama A" w:date="2014-03-13T04:20:00Z">
              <w:r w:rsidRPr="00F368D0">
                <w:rPr>
                  <w:rFonts w:ascii="Arial" w:eastAsia="Times New Roman" w:hAnsi="Arial" w:cs="Arial"/>
                  <w:iCs/>
                  <w:lang w:eastAsia="es-CO"/>
                </w:rPr>
                <w:t>Recopilación de ideas</w:t>
              </w:r>
            </w:ins>
          </w:p>
        </w:tc>
        <w:tc>
          <w:tcPr>
            <w:tcW w:w="1276" w:type="dxa"/>
            <w:hideMark/>
          </w:tcPr>
          <w:p w:rsidR="00751A07" w:rsidRPr="00F368D0" w:rsidRDefault="00751A07" w:rsidP="00751A07">
            <w:pPr>
              <w:jc w:val="center"/>
              <w:cnfStyle w:val="000000100000"/>
              <w:rPr>
                <w:ins w:id="4768" w:author="Familia Valderrama A" w:date="2014-03-13T04:20:00Z"/>
                <w:rFonts w:ascii="Arial" w:eastAsia="Times New Roman" w:hAnsi="Arial" w:cs="Arial"/>
                <w:iCs/>
                <w:lang w:eastAsia="es-CO"/>
              </w:rPr>
            </w:pPr>
            <w:ins w:id="4769"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100000"/>
              <w:rPr>
                <w:ins w:id="4770" w:author="Familia Valderrama A" w:date="2014-03-13T04:20:00Z"/>
                <w:rFonts w:ascii="Arial" w:eastAsia="Times New Roman" w:hAnsi="Arial" w:cs="Arial"/>
                <w:iCs/>
                <w:lang w:eastAsia="es-CO"/>
              </w:rPr>
            </w:pPr>
            <w:ins w:id="4771" w:author="Familia Valderrama A" w:date="2014-03-13T04:20:00Z">
              <w:r w:rsidRPr="00F368D0">
                <w:rPr>
                  <w:rFonts w:ascii="Arial" w:eastAsia="Times New Roman" w:hAnsi="Arial" w:cs="Arial"/>
                  <w:iCs/>
                  <w:lang w:eastAsia="es-CO"/>
                </w:rPr>
                <w:t>$ 12.000</w:t>
              </w:r>
            </w:ins>
          </w:p>
        </w:tc>
      </w:tr>
      <w:tr w:rsidR="00751A07" w:rsidRPr="00F368D0" w:rsidTr="00751A07">
        <w:trPr>
          <w:trHeight w:val="615"/>
          <w:ins w:id="4772" w:author="Familia Valderrama A" w:date="2014-03-13T04:20:00Z"/>
        </w:trPr>
        <w:tc>
          <w:tcPr>
            <w:cnfStyle w:val="001000000000"/>
            <w:tcW w:w="1200" w:type="dxa"/>
            <w:vMerge/>
            <w:vAlign w:val="center"/>
            <w:hideMark/>
          </w:tcPr>
          <w:p w:rsidR="00751A07" w:rsidRPr="00F368D0" w:rsidRDefault="00751A07" w:rsidP="00751A07">
            <w:pPr>
              <w:jc w:val="center"/>
              <w:rPr>
                <w:ins w:id="4773"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774"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775" w:author="Familia Valderrama A" w:date="2014-03-13T04:20:00Z"/>
                <w:rFonts w:ascii="Arial" w:eastAsia="Times New Roman" w:hAnsi="Arial" w:cs="Arial"/>
                <w:iCs/>
                <w:lang w:eastAsia="es-CO"/>
              </w:rPr>
            </w:pPr>
            <w:ins w:id="4776" w:author="Familia Valderrama A" w:date="2014-03-13T04:20:00Z">
              <w:r w:rsidRPr="00F368D0">
                <w:rPr>
                  <w:rFonts w:ascii="Arial" w:eastAsia="Times New Roman" w:hAnsi="Arial" w:cs="Arial"/>
                  <w:iCs/>
                  <w:lang w:eastAsia="es-CO"/>
                </w:rPr>
                <w:t>Definición de reglas</w:t>
              </w:r>
            </w:ins>
          </w:p>
        </w:tc>
        <w:tc>
          <w:tcPr>
            <w:tcW w:w="1276" w:type="dxa"/>
            <w:hideMark/>
          </w:tcPr>
          <w:p w:rsidR="00751A07" w:rsidRPr="00F368D0" w:rsidRDefault="00751A07" w:rsidP="00751A07">
            <w:pPr>
              <w:jc w:val="center"/>
              <w:cnfStyle w:val="000000000000"/>
              <w:rPr>
                <w:ins w:id="4777" w:author="Familia Valderrama A" w:date="2014-03-13T04:20:00Z"/>
                <w:rFonts w:ascii="Arial" w:eastAsia="Times New Roman" w:hAnsi="Arial" w:cs="Arial"/>
                <w:iCs/>
                <w:lang w:eastAsia="es-CO"/>
              </w:rPr>
            </w:pPr>
            <w:ins w:id="4778"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000000"/>
              <w:rPr>
                <w:ins w:id="4779" w:author="Familia Valderrama A" w:date="2014-03-13T04:20:00Z"/>
                <w:rFonts w:ascii="Arial" w:eastAsia="Times New Roman" w:hAnsi="Arial" w:cs="Arial"/>
                <w:iCs/>
                <w:lang w:eastAsia="es-CO"/>
              </w:rPr>
            </w:pPr>
            <w:ins w:id="4780" w:author="Familia Valderrama A" w:date="2014-03-13T04:20:00Z">
              <w:r w:rsidRPr="00F368D0">
                <w:rPr>
                  <w:rFonts w:ascii="Arial" w:eastAsia="Times New Roman" w:hAnsi="Arial" w:cs="Arial"/>
                  <w:iCs/>
                  <w:lang w:eastAsia="es-CO"/>
                </w:rPr>
                <w:t>$ 12.000</w:t>
              </w:r>
            </w:ins>
          </w:p>
        </w:tc>
      </w:tr>
      <w:tr w:rsidR="00751A07" w:rsidRPr="00F368D0" w:rsidTr="00751A07">
        <w:trPr>
          <w:cnfStyle w:val="000000100000"/>
          <w:trHeight w:val="615"/>
          <w:ins w:id="4781" w:author="Familia Valderrama A" w:date="2014-03-13T04:20:00Z"/>
        </w:trPr>
        <w:tc>
          <w:tcPr>
            <w:cnfStyle w:val="001000000000"/>
            <w:tcW w:w="1200" w:type="dxa"/>
            <w:vMerge/>
            <w:vAlign w:val="center"/>
            <w:hideMark/>
          </w:tcPr>
          <w:p w:rsidR="00751A07" w:rsidRPr="00F368D0" w:rsidRDefault="00751A07" w:rsidP="00751A07">
            <w:pPr>
              <w:jc w:val="center"/>
              <w:rPr>
                <w:ins w:id="4782"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783"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784" w:author="Familia Valderrama A" w:date="2014-03-13T04:20:00Z"/>
                <w:rFonts w:ascii="Arial" w:eastAsia="Times New Roman" w:hAnsi="Arial" w:cs="Arial"/>
                <w:iCs/>
                <w:lang w:eastAsia="es-CO"/>
              </w:rPr>
            </w:pPr>
            <w:ins w:id="4785" w:author="Familia Valderrama A" w:date="2014-03-13T04:20:00Z">
              <w:r w:rsidRPr="00F368D0">
                <w:rPr>
                  <w:rFonts w:ascii="Arial" w:eastAsia="Times New Roman" w:hAnsi="Arial" w:cs="Arial"/>
                  <w:iCs/>
                  <w:lang w:eastAsia="es-CO"/>
                </w:rPr>
                <w:t>Refinamiento del reglamento</w:t>
              </w:r>
            </w:ins>
          </w:p>
        </w:tc>
        <w:tc>
          <w:tcPr>
            <w:tcW w:w="1276" w:type="dxa"/>
            <w:hideMark/>
          </w:tcPr>
          <w:p w:rsidR="00751A07" w:rsidRPr="00F368D0" w:rsidRDefault="00751A07" w:rsidP="00751A07">
            <w:pPr>
              <w:jc w:val="center"/>
              <w:cnfStyle w:val="000000100000"/>
              <w:rPr>
                <w:ins w:id="4786" w:author="Familia Valderrama A" w:date="2014-03-13T04:20:00Z"/>
                <w:rFonts w:ascii="Arial" w:eastAsia="Times New Roman" w:hAnsi="Arial" w:cs="Arial"/>
                <w:iCs/>
                <w:lang w:eastAsia="es-CO"/>
              </w:rPr>
            </w:pPr>
            <w:ins w:id="4787" w:author="Familia Valderrama A" w:date="2014-03-13T04:20:00Z">
              <w:r w:rsidRPr="00F368D0">
                <w:rPr>
                  <w:rFonts w:ascii="Arial" w:eastAsia="Times New Roman" w:hAnsi="Arial" w:cs="Arial"/>
                  <w:iCs/>
                  <w:lang w:eastAsia="es-CO"/>
                </w:rPr>
                <w:t>0,5</w:t>
              </w:r>
            </w:ins>
          </w:p>
        </w:tc>
        <w:tc>
          <w:tcPr>
            <w:tcW w:w="1275" w:type="dxa"/>
            <w:hideMark/>
          </w:tcPr>
          <w:p w:rsidR="00751A07" w:rsidRPr="00F368D0" w:rsidRDefault="00751A07" w:rsidP="00751A07">
            <w:pPr>
              <w:jc w:val="center"/>
              <w:cnfStyle w:val="000000100000"/>
              <w:rPr>
                <w:ins w:id="4788" w:author="Familia Valderrama A" w:date="2014-03-13T04:20:00Z"/>
                <w:rFonts w:ascii="Arial" w:eastAsia="Times New Roman" w:hAnsi="Arial" w:cs="Arial"/>
                <w:iCs/>
                <w:lang w:eastAsia="es-CO"/>
              </w:rPr>
            </w:pPr>
            <w:ins w:id="4789" w:author="Familia Valderrama A" w:date="2014-03-13T04:20:00Z">
              <w:r w:rsidRPr="00F368D0">
                <w:rPr>
                  <w:rFonts w:ascii="Arial" w:eastAsia="Times New Roman" w:hAnsi="Arial" w:cs="Arial"/>
                  <w:iCs/>
                  <w:lang w:eastAsia="es-CO"/>
                </w:rPr>
                <w:t>$ 6.000</w:t>
              </w:r>
            </w:ins>
          </w:p>
        </w:tc>
      </w:tr>
      <w:tr w:rsidR="00751A07" w:rsidRPr="00F368D0" w:rsidTr="00751A07">
        <w:trPr>
          <w:trHeight w:val="315"/>
          <w:ins w:id="4790" w:author="Familia Valderrama A" w:date="2014-03-13T04:20:00Z"/>
        </w:trPr>
        <w:tc>
          <w:tcPr>
            <w:cnfStyle w:val="001000000000"/>
            <w:tcW w:w="1200" w:type="dxa"/>
            <w:vMerge/>
            <w:vAlign w:val="center"/>
            <w:hideMark/>
          </w:tcPr>
          <w:p w:rsidR="00751A07" w:rsidRPr="00F368D0" w:rsidRDefault="00751A07" w:rsidP="00751A07">
            <w:pPr>
              <w:jc w:val="center"/>
              <w:rPr>
                <w:ins w:id="4791"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792" w:author="Familia Valderrama A" w:date="2014-03-13T04:20:00Z"/>
                <w:rFonts w:ascii="Arial" w:eastAsia="Times New Roman" w:hAnsi="Arial" w:cs="Arial"/>
                <w:iCs/>
                <w:lang w:eastAsia="es-CO"/>
              </w:rPr>
            </w:pPr>
          </w:p>
        </w:tc>
        <w:tc>
          <w:tcPr>
            <w:tcW w:w="4395" w:type="dxa"/>
            <w:gridSpan w:val="2"/>
            <w:hideMark/>
          </w:tcPr>
          <w:p w:rsidR="00751A07" w:rsidRPr="00F368D0" w:rsidRDefault="00751A07" w:rsidP="00751A07">
            <w:pPr>
              <w:jc w:val="center"/>
              <w:cnfStyle w:val="000000000000"/>
              <w:rPr>
                <w:ins w:id="4793" w:author="Familia Valderrama A" w:date="2014-03-13T04:20:00Z"/>
                <w:rFonts w:ascii="Arial" w:eastAsia="Times New Roman" w:hAnsi="Arial" w:cs="Arial"/>
                <w:b/>
                <w:iCs/>
                <w:lang w:eastAsia="es-CO"/>
              </w:rPr>
            </w:pPr>
            <w:ins w:id="4794" w:author="Familia Valderrama A" w:date="2014-03-13T04:20:00Z">
              <w:r w:rsidRPr="00F368D0">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000000"/>
              <w:rPr>
                <w:ins w:id="4795" w:author="Familia Valderrama A" w:date="2014-03-13T04:20:00Z"/>
                <w:rFonts w:ascii="Arial" w:eastAsia="Times New Roman" w:hAnsi="Arial" w:cs="Arial"/>
                <w:b/>
                <w:iCs/>
                <w:lang w:eastAsia="es-CO"/>
              </w:rPr>
            </w:pPr>
            <w:ins w:id="4796" w:author="Familia Valderrama A" w:date="2014-03-13T04:20:00Z">
              <w:r w:rsidRPr="005E1653">
                <w:rPr>
                  <w:rFonts w:ascii="Arial" w:eastAsia="Times New Roman" w:hAnsi="Arial" w:cs="Arial"/>
                  <w:b/>
                  <w:iCs/>
                  <w:lang w:eastAsia="es-CO"/>
                </w:rPr>
                <w:t>$ 30.000</w:t>
              </w:r>
            </w:ins>
          </w:p>
        </w:tc>
      </w:tr>
      <w:tr w:rsidR="00751A07" w:rsidRPr="00F368D0" w:rsidTr="00751A07">
        <w:trPr>
          <w:cnfStyle w:val="000000100000"/>
          <w:trHeight w:val="315"/>
          <w:ins w:id="4797" w:author="Familia Valderrama A" w:date="2014-03-13T04:20:00Z"/>
        </w:trPr>
        <w:tc>
          <w:tcPr>
            <w:cnfStyle w:val="001000000000"/>
            <w:tcW w:w="1200" w:type="dxa"/>
            <w:vMerge/>
            <w:vAlign w:val="center"/>
            <w:hideMark/>
          </w:tcPr>
          <w:p w:rsidR="00751A07" w:rsidRPr="00F368D0" w:rsidRDefault="00751A07" w:rsidP="00751A07">
            <w:pPr>
              <w:jc w:val="center"/>
              <w:rPr>
                <w:ins w:id="4798"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100000"/>
              <w:rPr>
                <w:ins w:id="4799" w:author="Familia Valderrama A" w:date="2014-03-13T04:20:00Z"/>
                <w:rFonts w:ascii="Arial" w:eastAsia="Times New Roman" w:hAnsi="Arial" w:cs="Arial"/>
                <w:iCs/>
                <w:lang w:eastAsia="es-CO"/>
              </w:rPr>
            </w:pPr>
            <w:ins w:id="4800" w:author="Familia Valderrama A" w:date="2014-03-13T04:20:00Z">
              <w:r w:rsidRPr="00F368D0">
                <w:rPr>
                  <w:rFonts w:ascii="Arial" w:eastAsia="Times New Roman" w:hAnsi="Arial" w:cs="Arial"/>
                  <w:iCs/>
                  <w:lang w:eastAsia="es-CO"/>
                </w:rPr>
                <w:t>Selección De Aplicación A Desarrollar</w:t>
              </w:r>
            </w:ins>
          </w:p>
        </w:tc>
        <w:tc>
          <w:tcPr>
            <w:tcW w:w="3119" w:type="dxa"/>
            <w:hideMark/>
          </w:tcPr>
          <w:p w:rsidR="00751A07" w:rsidRPr="00F368D0" w:rsidRDefault="00751A07" w:rsidP="00751A07">
            <w:pPr>
              <w:jc w:val="center"/>
              <w:cnfStyle w:val="000000100000"/>
              <w:rPr>
                <w:ins w:id="4801" w:author="Familia Valderrama A" w:date="2014-03-13T04:20:00Z"/>
                <w:rFonts w:ascii="Arial" w:eastAsia="Times New Roman" w:hAnsi="Arial" w:cs="Arial"/>
                <w:iCs/>
                <w:lang w:eastAsia="es-CO"/>
              </w:rPr>
            </w:pPr>
            <w:ins w:id="4802" w:author="Familia Valderrama A" w:date="2014-03-13T04:20:00Z">
              <w:r w:rsidRPr="00F368D0">
                <w:rPr>
                  <w:rFonts w:ascii="Arial" w:eastAsia="Times New Roman" w:hAnsi="Arial" w:cs="Arial"/>
                  <w:iCs/>
                  <w:lang w:eastAsia="es-CO"/>
                </w:rPr>
                <w:t>Proponer aplicaciones a desarrollar</w:t>
              </w:r>
            </w:ins>
          </w:p>
        </w:tc>
        <w:tc>
          <w:tcPr>
            <w:tcW w:w="1276" w:type="dxa"/>
            <w:hideMark/>
          </w:tcPr>
          <w:p w:rsidR="00751A07" w:rsidRPr="00F368D0" w:rsidRDefault="00751A07" w:rsidP="00751A07">
            <w:pPr>
              <w:jc w:val="center"/>
              <w:cnfStyle w:val="000000100000"/>
              <w:rPr>
                <w:ins w:id="4803" w:author="Familia Valderrama A" w:date="2014-03-13T04:20:00Z"/>
                <w:rFonts w:ascii="Arial" w:eastAsia="Times New Roman" w:hAnsi="Arial" w:cs="Arial"/>
                <w:iCs/>
                <w:lang w:eastAsia="es-CO"/>
              </w:rPr>
            </w:pPr>
            <w:ins w:id="4804"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100000"/>
              <w:rPr>
                <w:ins w:id="4805" w:author="Familia Valderrama A" w:date="2014-03-13T04:20:00Z"/>
                <w:rFonts w:ascii="Arial" w:eastAsia="Times New Roman" w:hAnsi="Arial" w:cs="Arial"/>
                <w:iCs/>
                <w:lang w:eastAsia="es-CO"/>
              </w:rPr>
            </w:pPr>
            <w:ins w:id="4806" w:author="Familia Valderrama A" w:date="2014-03-13T04:20:00Z">
              <w:r w:rsidRPr="00F368D0">
                <w:rPr>
                  <w:rFonts w:ascii="Arial" w:eastAsia="Times New Roman" w:hAnsi="Arial" w:cs="Arial"/>
                  <w:iCs/>
                  <w:lang w:eastAsia="es-CO"/>
                </w:rPr>
                <w:t>$ 24.000</w:t>
              </w:r>
            </w:ins>
          </w:p>
        </w:tc>
      </w:tr>
      <w:bookmarkEnd w:id="4762"/>
      <w:tr w:rsidR="00751A07" w:rsidRPr="00F368D0" w:rsidTr="00751A07">
        <w:trPr>
          <w:trHeight w:val="615"/>
          <w:ins w:id="4807" w:author="Familia Valderrama A" w:date="2014-03-13T04:20:00Z"/>
        </w:trPr>
        <w:tc>
          <w:tcPr>
            <w:cnfStyle w:val="001000000000"/>
            <w:tcW w:w="1200" w:type="dxa"/>
            <w:vMerge/>
            <w:vAlign w:val="center"/>
            <w:hideMark/>
          </w:tcPr>
          <w:p w:rsidR="00751A07" w:rsidRPr="00F368D0" w:rsidRDefault="00751A07" w:rsidP="00751A07">
            <w:pPr>
              <w:jc w:val="center"/>
              <w:rPr>
                <w:ins w:id="4808"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809"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810" w:author="Familia Valderrama A" w:date="2014-03-13T04:20:00Z"/>
                <w:rFonts w:ascii="Arial" w:eastAsia="Times New Roman" w:hAnsi="Arial" w:cs="Arial"/>
                <w:iCs/>
                <w:lang w:eastAsia="es-CO"/>
              </w:rPr>
            </w:pPr>
            <w:ins w:id="4811" w:author="Familia Valderrama A" w:date="2014-03-13T04:20:00Z">
              <w:r w:rsidRPr="00F368D0">
                <w:rPr>
                  <w:rFonts w:ascii="Arial" w:eastAsia="Times New Roman" w:hAnsi="Arial" w:cs="Arial"/>
                  <w:iCs/>
                  <w:lang w:eastAsia="es-CO"/>
                </w:rPr>
                <w:t>Exposición de propuestas</w:t>
              </w:r>
            </w:ins>
          </w:p>
        </w:tc>
        <w:tc>
          <w:tcPr>
            <w:tcW w:w="1276" w:type="dxa"/>
            <w:hideMark/>
          </w:tcPr>
          <w:p w:rsidR="00751A07" w:rsidRPr="00F368D0" w:rsidRDefault="00751A07" w:rsidP="00751A07">
            <w:pPr>
              <w:jc w:val="center"/>
              <w:cnfStyle w:val="000000000000"/>
              <w:rPr>
                <w:ins w:id="4812" w:author="Familia Valderrama A" w:date="2014-03-13T04:20:00Z"/>
                <w:rFonts w:ascii="Arial" w:eastAsia="Times New Roman" w:hAnsi="Arial" w:cs="Arial"/>
                <w:iCs/>
                <w:lang w:eastAsia="es-CO"/>
              </w:rPr>
            </w:pPr>
            <w:ins w:id="4813"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000000"/>
              <w:rPr>
                <w:ins w:id="4814" w:author="Familia Valderrama A" w:date="2014-03-13T04:20:00Z"/>
                <w:rFonts w:ascii="Arial" w:eastAsia="Times New Roman" w:hAnsi="Arial" w:cs="Arial"/>
                <w:iCs/>
                <w:lang w:eastAsia="es-CO"/>
              </w:rPr>
            </w:pPr>
            <w:ins w:id="4815" w:author="Familia Valderrama A" w:date="2014-03-13T04:20:00Z">
              <w:r w:rsidRPr="00F368D0">
                <w:rPr>
                  <w:rFonts w:ascii="Arial" w:eastAsia="Times New Roman" w:hAnsi="Arial" w:cs="Arial"/>
                  <w:iCs/>
                  <w:lang w:eastAsia="es-CO"/>
                </w:rPr>
                <w:t>$ 12.000</w:t>
              </w:r>
            </w:ins>
          </w:p>
        </w:tc>
      </w:tr>
      <w:tr w:rsidR="00751A07" w:rsidRPr="00F368D0" w:rsidTr="00751A07">
        <w:trPr>
          <w:cnfStyle w:val="000000100000"/>
          <w:trHeight w:val="315"/>
          <w:ins w:id="4816" w:author="Familia Valderrama A" w:date="2014-03-13T04:20:00Z"/>
        </w:trPr>
        <w:tc>
          <w:tcPr>
            <w:cnfStyle w:val="001000000000"/>
            <w:tcW w:w="1200" w:type="dxa"/>
            <w:vMerge/>
            <w:vAlign w:val="center"/>
            <w:hideMark/>
          </w:tcPr>
          <w:p w:rsidR="00751A07" w:rsidRPr="00F368D0" w:rsidRDefault="00751A07" w:rsidP="00751A07">
            <w:pPr>
              <w:jc w:val="center"/>
              <w:rPr>
                <w:ins w:id="4817"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818" w:author="Familia Valderrama A" w:date="2014-03-13T04:20:00Z"/>
                <w:rFonts w:ascii="Arial" w:eastAsia="Times New Roman" w:hAnsi="Arial" w:cs="Arial"/>
                <w:iCs/>
                <w:lang w:eastAsia="es-CO"/>
              </w:rPr>
            </w:pPr>
          </w:p>
        </w:tc>
        <w:tc>
          <w:tcPr>
            <w:tcW w:w="4395" w:type="dxa"/>
            <w:gridSpan w:val="2"/>
            <w:hideMark/>
          </w:tcPr>
          <w:p w:rsidR="00751A07" w:rsidRPr="00F368D0" w:rsidRDefault="00751A07" w:rsidP="00751A07">
            <w:pPr>
              <w:jc w:val="center"/>
              <w:cnfStyle w:val="000000100000"/>
              <w:rPr>
                <w:ins w:id="4819" w:author="Familia Valderrama A" w:date="2014-03-13T04:20:00Z"/>
                <w:rFonts w:ascii="Arial" w:eastAsia="Times New Roman" w:hAnsi="Arial" w:cs="Arial"/>
                <w:b/>
                <w:iCs/>
                <w:lang w:eastAsia="es-CO"/>
              </w:rPr>
            </w:pPr>
            <w:ins w:id="4820" w:author="Familia Valderrama A" w:date="2014-03-13T04:20:00Z">
              <w:r w:rsidRPr="00F368D0">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100000"/>
              <w:rPr>
                <w:ins w:id="4821" w:author="Familia Valderrama A" w:date="2014-03-13T04:20:00Z"/>
                <w:rFonts w:ascii="Arial" w:eastAsia="Times New Roman" w:hAnsi="Arial" w:cs="Arial"/>
                <w:b/>
                <w:iCs/>
                <w:lang w:eastAsia="es-CO"/>
              </w:rPr>
            </w:pPr>
            <w:ins w:id="4822" w:author="Familia Valderrama A" w:date="2014-03-13T04:20:00Z">
              <w:r w:rsidRPr="005E1653">
                <w:rPr>
                  <w:rFonts w:ascii="Arial" w:eastAsia="Times New Roman" w:hAnsi="Arial" w:cs="Arial"/>
                  <w:b/>
                  <w:iCs/>
                  <w:lang w:eastAsia="es-CO"/>
                </w:rPr>
                <w:t>$ 36.000</w:t>
              </w:r>
            </w:ins>
          </w:p>
        </w:tc>
      </w:tr>
      <w:tr w:rsidR="00751A07" w:rsidRPr="00F368D0" w:rsidTr="00751A07">
        <w:trPr>
          <w:trHeight w:val="615"/>
          <w:ins w:id="4823" w:author="Familia Valderrama A" w:date="2014-03-13T04:20:00Z"/>
        </w:trPr>
        <w:tc>
          <w:tcPr>
            <w:cnfStyle w:val="001000000000"/>
            <w:tcW w:w="1200" w:type="dxa"/>
            <w:vMerge/>
            <w:vAlign w:val="center"/>
            <w:hideMark/>
          </w:tcPr>
          <w:p w:rsidR="00751A07" w:rsidRPr="00F368D0" w:rsidRDefault="00751A07" w:rsidP="00751A07">
            <w:pPr>
              <w:jc w:val="center"/>
              <w:rPr>
                <w:ins w:id="4824"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000000"/>
              <w:rPr>
                <w:ins w:id="4825" w:author="Familia Valderrama A" w:date="2014-03-13T04:20:00Z"/>
                <w:rFonts w:ascii="Arial" w:eastAsia="Times New Roman" w:hAnsi="Arial" w:cs="Arial"/>
                <w:iCs/>
                <w:lang w:eastAsia="es-CO"/>
              </w:rPr>
            </w:pPr>
            <w:ins w:id="4826" w:author="Familia Valderrama A" w:date="2014-03-13T04:20:00Z">
              <w:r w:rsidRPr="00F368D0">
                <w:rPr>
                  <w:rFonts w:ascii="Arial" w:eastAsia="Times New Roman" w:hAnsi="Arial" w:cs="Arial"/>
                  <w:iCs/>
                  <w:lang w:eastAsia="es-CO"/>
                </w:rPr>
                <w:t>Definición de roles de trabajo</w:t>
              </w:r>
            </w:ins>
          </w:p>
        </w:tc>
        <w:tc>
          <w:tcPr>
            <w:tcW w:w="3119" w:type="dxa"/>
            <w:hideMark/>
          </w:tcPr>
          <w:p w:rsidR="00751A07" w:rsidRPr="00F368D0" w:rsidRDefault="00751A07" w:rsidP="00751A07">
            <w:pPr>
              <w:jc w:val="center"/>
              <w:cnfStyle w:val="000000000000"/>
              <w:rPr>
                <w:ins w:id="4827" w:author="Familia Valderrama A" w:date="2014-03-13T04:20:00Z"/>
                <w:rFonts w:ascii="Arial" w:eastAsia="Times New Roman" w:hAnsi="Arial" w:cs="Arial"/>
                <w:iCs/>
                <w:lang w:eastAsia="es-CO"/>
              </w:rPr>
            </w:pPr>
            <w:ins w:id="4828" w:author="Familia Valderrama A" w:date="2014-03-13T04:20:00Z">
              <w:r w:rsidRPr="00F368D0">
                <w:rPr>
                  <w:rFonts w:ascii="Arial" w:eastAsia="Times New Roman" w:hAnsi="Arial" w:cs="Arial"/>
                  <w:iCs/>
                  <w:lang w:eastAsia="es-CO"/>
                </w:rPr>
                <w:t>Investigación sobre roles de trabajo</w:t>
              </w:r>
            </w:ins>
          </w:p>
        </w:tc>
        <w:tc>
          <w:tcPr>
            <w:tcW w:w="1276" w:type="dxa"/>
            <w:hideMark/>
          </w:tcPr>
          <w:p w:rsidR="00751A07" w:rsidRPr="00F368D0" w:rsidRDefault="00751A07" w:rsidP="00751A07">
            <w:pPr>
              <w:jc w:val="center"/>
              <w:cnfStyle w:val="000000000000"/>
              <w:rPr>
                <w:ins w:id="4829" w:author="Familia Valderrama A" w:date="2014-03-13T04:20:00Z"/>
                <w:rFonts w:ascii="Arial" w:eastAsia="Times New Roman" w:hAnsi="Arial" w:cs="Arial"/>
                <w:iCs/>
                <w:lang w:eastAsia="es-CO"/>
              </w:rPr>
            </w:pPr>
            <w:ins w:id="4830"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000000"/>
              <w:rPr>
                <w:ins w:id="4831" w:author="Familia Valderrama A" w:date="2014-03-13T04:20:00Z"/>
                <w:rFonts w:ascii="Arial" w:eastAsia="Times New Roman" w:hAnsi="Arial" w:cs="Arial"/>
                <w:iCs/>
                <w:lang w:eastAsia="es-CO"/>
              </w:rPr>
            </w:pPr>
            <w:ins w:id="4832" w:author="Familia Valderrama A" w:date="2014-03-13T04:20:00Z">
              <w:r w:rsidRPr="00F368D0">
                <w:rPr>
                  <w:rFonts w:ascii="Arial" w:eastAsia="Times New Roman" w:hAnsi="Arial" w:cs="Arial"/>
                  <w:iCs/>
                  <w:lang w:eastAsia="es-CO"/>
                </w:rPr>
                <w:t>$ 24.000</w:t>
              </w:r>
            </w:ins>
          </w:p>
        </w:tc>
      </w:tr>
      <w:tr w:rsidR="00751A07" w:rsidRPr="00F368D0" w:rsidTr="00751A07">
        <w:trPr>
          <w:cnfStyle w:val="000000100000"/>
          <w:trHeight w:val="615"/>
          <w:ins w:id="4833" w:author="Familia Valderrama A" w:date="2014-03-13T04:20:00Z"/>
        </w:trPr>
        <w:tc>
          <w:tcPr>
            <w:cnfStyle w:val="001000000000"/>
            <w:tcW w:w="1200" w:type="dxa"/>
            <w:vMerge/>
            <w:vAlign w:val="center"/>
            <w:hideMark/>
          </w:tcPr>
          <w:p w:rsidR="00751A07" w:rsidRPr="00F368D0" w:rsidRDefault="00751A07" w:rsidP="00751A07">
            <w:pPr>
              <w:jc w:val="center"/>
              <w:rPr>
                <w:ins w:id="4834"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835"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836" w:author="Familia Valderrama A" w:date="2014-03-13T04:20:00Z"/>
                <w:rFonts w:ascii="Arial" w:eastAsia="Times New Roman" w:hAnsi="Arial" w:cs="Arial"/>
                <w:iCs/>
                <w:lang w:eastAsia="es-CO"/>
              </w:rPr>
            </w:pPr>
            <w:ins w:id="4837" w:author="Familia Valderrama A" w:date="2014-03-13T04:20:00Z">
              <w:r w:rsidRPr="00F368D0">
                <w:rPr>
                  <w:rFonts w:ascii="Arial" w:eastAsia="Times New Roman" w:hAnsi="Arial" w:cs="Arial"/>
                  <w:iCs/>
                  <w:lang w:eastAsia="es-CO"/>
                </w:rPr>
                <w:t>Elección estructura organizacional</w:t>
              </w:r>
            </w:ins>
          </w:p>
        </w:tc>
        <w:tc>
          <w:tcPr>
            <w:tcW w:w="1276" w:type="dxa"/>
            <w:hideMark/>
          </w:tcPr>
          <w:p w:rsidR="00751A07" w:rsidRPr="00F368D0" w:rsidRDefault="00751A07" w:rsidP="00751A07">
            <w:pPr>
              <w:jc w:val="center"/>
              <w:cnfStyle w:val="000000100000"/>
              <w:rPr>
                <w:ins w:id="4838" w:author="Familia Valderrama A" w:date="2014-03-13T04:20:00Z"/>
                <w:rFonts w:ascii="Arial" w:eastAsia="Times New Roman" w:hAnsi="Arial" w:cs="Arial"/>
                <w:iCs/>
                <w:lang w:eastAsia="es-CO"/>
              </w:rPr>
            </w:pPr>
            <w:ins w:id="4839"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100000"/>
              <w:rPr>
                <w:ins w:id="4840" w:author="Familia Valderrama A" w:date="2014-03-13T04:20:00Z"/>
                <w:rFonts w:ascii="Arial" w:eastAsia="Times New Roman" w:hAnsi="Arial" w:cs="Arial"/>
                <w:iCs/>
                <w:lang w:eastAsia="es-CO"/>
              </w:rPr>
            </w:pPr>
            <w:ins w:id="4841" w:author="Familia Valderrama A" w:date="2014-03-13T04:20:00Z">
              <w:r w:rsidRPr="00F368D0">
                <w:rPr>
                  <w:rFonts w:ascii="Arial" w:eastAsia="Times New Roman" w:hAnsi="Arial" w:cs="Arial"/>
                  <w:iCs/>
                  <w:lang w:eastAsia="es-CO"/>
                </w:rPr>
                <w:t>$ 12.000</w:t>
              </w:r>
            </w:ins>
          </w:p>
        </w:tc>
      </w:tr>
      <w:tr w:rsidR="00751A07" w:rsidRPr="00F368D0" w:rsidTr="00751A07">
        <w:trPr>
          <w:trHeight w:val="615"/>
          <w:ins w:id="4842" w:author="Familia Valderrama A" w:date="2014-03-13T04:20:00Z"/>
        </w:trPr>
        <w:tc>
          <w:tcPr>
            <w:cnfStyle w:val="001000000000"/>
            <w:tcW w:w="1200" w:type="dxa"/>
            <w:vMerge/>
            <w:vAlign w:val="center"/>
            <w:hideMark/>
          </w:tcPr>
          <w:p w:rsidR="00751A07" w:rsidRPr="00F368D0" w:rsidRDefault="00751A07" w:rsidP="00751A07">
            <w:pPr>
              <w:jc w:val="center"/>
              <w:rPr>
                <w:ins w:id="4843"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844"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845" w:author="Familia Valderrama A" w:date="2014-03-13T04:20:00Z"/>
                <w:rFonts w:ascii="Arial" w:eastAsia="Times New Roman" w:hAnsi="Arial" w:cs="Arial"/>
                <w:iCs/>
                <w:lang w:eastAsia="es-CO"/>
              </w:rPr>
            </w:pPr>
            <w:ins w:id="4846" w:author="Familia Valderrama A" w:date="2014-03-13T04:20:00Z">
              <w:r w:rsidRPr="00F368D0">
                <w:rPr>
                  <w:rFonts w:ascii="Arial" w:eastAsia="Times New Roman" w:hAnsi="Arial" w:cs="Arial"/>
                  <w:iCs/>
                  <w:lang w:eastAsia="es-CO"/>
                </w:rPr>
                <w:t>Asignación de roles</w:t>
              </w:r>
            </w:ins>
          </w:p>
        </w:tc>
        <w:tc>
          <w:tcPr>
            <w:tcW w:w="1276" w:type="dxa"/>
            <w:hideMark/>
          </w:tcPr>
          <w:p w:rsidR="00751A07" w:rsidRPr="00F368D0" w:rsidRDefault="00751A07" w:rsidP="00751A07">
            <w:pPr>
              <w:jc w:val="center"/>
              <w:cnfStyle w:val="000000000000"/>
              <w:rPr>
                <w:ins w:id="4847" w:author="Familia Valderrama A" w:date="2014-03-13T04:20:00Z"/>
                <w:rFonts w:ascii="Arial" w:eastAsia="Times New Roman" w:hAnsi="Arial" w:cs="Arial"/>
                <w:iCs/>
                <w:lang w:eastAsia="es-CO"/>
              </w:rPr>
            </w:pPr>
            <w:ins w:id="4848" w:author="Familia Valderrama A" w:date="2014-03-13T04:20:00Z">
              <w:r w:rsidRPr="00F368D0">
                <w:rPr>
                  <w:rFonts w:ascii="Arial" w:eastAsia="Times New Roman" w:hAnsi="Arial" w:cs="Arial"/>
                  <w:iCs/>
                  <w:lang w:eastAsia="es-CO"/>
                </w:rPr>
                <w:t>0,5</w:t>
              </w:r>
            </w:ins>
          </w:p>
        </w:tc>
        <w:tc>
          <w:tcPr>
            <w:tcW w:w="1275" w:type="dxa"/>
            <w:hideMark/>
          </w:tcPr>
          <w:p w:rsidR="00751A07" w:rsidRPr="00F368D0" w:rsidRDefault="00751A07" w:rsidP="00751A07">
            <w:pPr>
              <w:jc w:val="center"/>
              <w:cnfStyle w:val="000000000000"/>
              <w:rPr>
                <w:ins w:id="4849" w:author="Familia Valderrama A" w:date="2014-03-13T04:20:00Z"/>
                <w:rFonts w:ascii="Arial" w:eastAsia="Times New Roman" w:hAnsi="Arial" w:cs="Arial"/>
                <w:iCs/>
                <w:lang w:eastAsia="es-CO"/>
              </w:rPr>
            </w:pPr>
            <w:ins w:id="4850" w:author="Familia Valderrama A" w:date="2014-03-13T04:20:00Z">
              <w:r w:rsidRPr="00F368D0">
                <w:rPr>
                  <w:rFonts w:ascii="Arial" w:eastAsia="Times New Roman" w:hAnsi="Arial" w:cs="Arial"/>
                  <w:iCs/>
                  <w:lang w:eastAsia="es-CO"/>
                </w:rPr>
                <w:t>$ 6.000</w:t>
              </w:r>
            </w:ins>
          </w:p>
        </w:tc>
      </w:tr>
      <w:tr w:rsidR="00751A07" w:rsidRPr="00F368D0" w:rsidTr="00751A07">
        <w:trPr>
          <w:cnfStyle w:val="000000100000"/>
          <w:trHeight w:val="315"/>
          <w:ins w:id="4851" w:author="Familia Valderrama A" w:date="2014-03-13T04:20:00Z"/>
        </w:trPr>
        <w:tc>
          <w:tcPr>
            <w:cnfStyle w:val="001000000000"/>
            <w:tcW w:w="1200" w:type="dxa"/>
            <w:vMerge/>
            <w:vAlign w:val="center"/>
            <w:hideMark/>
          </w:tcPr>
          <w:p w:rsidR="00751A07" w:rsidRPr="00F368D0" w:rsidRDefault="00751A07" w:rsidP="00751A07">
            <w:pPr>
              <w:jc w:val="center"/>
              <w:rPr>
                <w:ins w:id="4852"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853" w:author="Familia Valderrama A" w:date="2014-03-13T04:20:00Z"/>
                <w:rFonts w:ascii="Arial" w:eastAsia="Times New Roman" w:hAnsi="Arial" w:cs="Arial"/>
                <w:iCs/>
                <w:lang w:eastAsia="es-CO"/>
              </w:rPr>
            </w:pPr>
          </w:p>
        </w:tc>
        <w:tc>
          <w:tcPr>
            <w:tcW w:w="4395" w:type="dxa"/>
            <w:gridSpan w:val="2"/>
            <w:hideMark/>
          </w:tcPr>
          <w:p w:rsidR="00751A07" w:rsidRPr="00F368D0" w:rsidRDefault="00751A07" w:rsidP="00751A07">
            <w:pPr>
              <w:jc w:val="center"/>
              <w:cnfStyle w:val="000000100000"/>
              <w:rPr>
                <w:ins w:id="4854" w:author="Familia Valderrama A" w:date="2014-03-13T04:20:00Z"/>
                <w:rFonts w:ascii="Arial" w:eastAsia="Times New Roman" w:hAnsi="Arial" w:cs="Arial"/>
                <w:b/>
                <w:iCs/>
                <w:lang w:eastAsia="es-CO"/>
              </w:rPr>
            </w:pPr>
            <w:ins w:id="4855" w:author="Familia Valderrama A" w:date="2014-03-13T04:20:00Z">
              <w:r w:rsidRPr="00F368D0">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100000"/>
              <w:rPr>
                <w:ins w:id="4856" w:author="Familia Valderrama A" w:date="2014-03-13T04:20:00Z"/>
                <w:rFonts w:ascii="Arial" w:eastAsia="Times New Roman" w:hAnsi="Arial" w:cs="Arial"/>
                <w:b/>
                <w:iCs/>
                <w:lang w:eastAsia="es-CO"/>
              </w:rPr>
            </w:pPr>
            <w:ins w:id="4857" w:author="Familia Valderrama A" w:date="2014-03-13T04:20:00Z">
              <w:r w:rsidRPr="005E1653">
                <w:rPr>
                  <w:rFonts w:ascii="Arial" w:eastAsia="Times New Roman" w:hAnsi="Arial" w:cs="Arial"/>
                  <w:b/>
                  <w:iCs/>
                  <w:lang w:eastAsia="es-CO"/>
                </w:rPr>
                <w:t>$ 42.000</w:t>
              </w:r>
            </w:ins>
          </w:p>
        </w:tc>
      </w:tr>
      <w:tr w:rsidR="00751A07" w:rsidRPr="00F368D0" w:rsidTr="00751A07">
        <w:trPr>
          <w:trHeight w:val="315"/>
          <w:ins w:id="4858" w:author="Familia Valderrama A" w:date="2014-03-13T04:20:00Z"/>
        </w:trPr>
        <w:tc>
          <w:tcPr>
            <w:cnfStyle w:val="001000000000"/>
            <w:tcW w:w="1200" w:type="dxa"/>
            <w:vMerge/>
            <w:vAlign w:val="center"/>
            <w:hideMark/>
          </w:tcPr>
          <w:p w:rsidR="00751A07" w:rsidRPr="00F368D0" w:rsidRDefault="00751A07" w:rsidP="00751A07">
            <w:pPr>
              <w:jc w:val="center"/>
              <w:rPr>
                <w:ins w:id="4859"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000000"/>
              <w:rPr>
                <w:ins w:id="4860" w:author="Familia Valderrama A" w:date="2014-03-13T04:20:00Z"/>
                <w:rFonts w:ascii="Arial" w:eastAsia="Times New Roman" w:hAnsi="Arial" w:cs="Arial"/>
                <w:iCs/>
                <w:lang w:eastAsia="es-CO"/>
              </w:rPr>
            </w:pPr>
            <w:ins w:id="4861" w:author="Familia Valderrama A" w:date="2014-03-13T04:20:00Z">
              <w:r w:rsidRPr="00F368D0">
                <w:rPr>
                  <w:rFonts w:ascii="Arial" w:eastAsia="Times New Roman" w:hAnsi="Arial" w:cs="Arial"/>
                  <w:iCs/>
                  <w:lang w:eastAsia="es-CO"/>
                </w:rPr>
                <w:t>Planeación</w:t>
              </w:r>
            </w:ins>
          </w:p>
        </w:tc>
        <w:tc>
          <w:tcPr>
            <w:tcW w:w="3119" w:type="dxa"/>
            <w:hideMark/>
          </w:tcPr>
          <w:p w:rsidR="00751A07" w:rsidRPr="00F368D0" w:rsidRDefault="00751A07" w:rsidP="00751A07">
            <w:pPr>
              <w:jc w:val="center"/>
              <w:cnfStyle w:val="000000000000"/>
              <w:rPr>
                <w:ins w:id="4862" w:author="Familia Valderrama A" w:date="2014-03-13T04:20:00Z"/>
                <w:rFonts w:ascii="Arial" w:eastAsia="Times New Roman" w:hAnsi="Arial" w:cs="Arial"/>
                <w:iCs/>
                <w:lang w:eastAsia="es-CO"/>
              </w:rPr>
            </w:pPr>
            <w:ins w:id="4863" w:author="Familia Valderrama A" w:date="2014-03-13T04:20:00Z">
              <w:r>
                <w:rPr>
                  <w:rFonts w:ascii="Arial" w:eastAsia="Times New Roman" w:hAnsi="Arial" w:cs="Arial"/>
                  <w:iCs/>
                  <w:lang w:eastAsia="es-CO"/>
                </w:rPr>
                <w:t>Investigación y selección  modelo de ciclo de vida</w:t>
              </w:r>
            </w:ins>
          </w:p>
        </w:tc>
        <w:tc>
          <w:tcPr>
            <w:tcW w:w="1276" w:type="dxa"/>
            <w:hideMark/>
          </w:tcPr>
          <w:p w:rsidR="00751A07" w:rsidRPr="00F368D0" w:rsidRDefault="00751A07" w:rsidP="00751A07">
            <w:pPr>
              <w:jc w:val="center"/>
              <w:cnfStyle w:val="000000000000"/>
              <w:rPr>
                <w:ins w:id="4864" w:author="Familia Valderrama A" w:date="2014-03-13T04:20:00Z"/>
                <w:rFonts w:ascii="Arial" w:eastAsia="Times New Roman" w:hAnsi="Arial" w:cs="Arial"/>
                <w:iCs/>
                <w:lang w:eastAsia="es-CO"/>
              </w:rPr>
            </w:pPr>
            <w:ins w:id="4865" w:author="Familia Valderrama A" w:date="2014-03-13T04:20:00Z">
              <w:r>
                <w:rPr>
                  <w:rFonts w:ascii="Arial" w:eastAsia="Times New Roman" w:hAnsi="Arial" w:cs="Arial"/>
                  <w:iCs/>
                  <w:lang w:eastAsia="es-CO"/>
                </w:rPr>
                <w:t>12</w:t>
              </w:r>
            </w:ins>
          </w:p>
        </w:tc>
        <w:tc>
          <w:tcPr>
            <w:tcW w:w="1275" w:type="dxa"/>
            <w:hideMark/>
          </w:tcPr>
          <w:p w:rsidR="00751A07" w:rsidRPr="00F368D0" w:rsidRDefault="00751A07" w:rsidP="00751A07">
            <w:pPr>
              <w:jc w:val="center"/>
              <w:cnfStyle w:val="000000000000"/>
              <w:rPr>
                <w:ins w:id="4866" w:author="Familia Valderrama A" w:date="2014-03-13T04:20:00Z"/>
                <w:rFonts w:ascii="Arial" w:eastAsia="Times New Roman" w:hAnsi="Arial" w:cs="Arial"/>
                <w:iCs/>
                <w:lang w:eastAsia="es-CO"/>
              </w:rPr>
            </w:pPr>
            <w:ins w:id="4867" w:author="Familia Valderrama A" w:date="2014-03-13T04:20:00Z">
              <w:r w:rsidRPr="00F368D0">
                <w:rPr>
                  <w:rFonts w:ascii="Arial" w:eastAsia="Times New Roman" w:hAnsi="Arial" w:cs="Arial"/>
                  <w:iCs/>
                  <w:lang w:eastAsia="es-CO"/>
                </w:rPr>
                <w:t xml:space="preserve">$ </w:t>
              </w:r>
              <w:r>
                <w:rPr>
                  <w:rFonts w:ascii="Arial" w:eastAsia="Times New Roman" w:hAnsi="Arial" w:cs="Arial"/>
                  <w:iCs/>
                  <w:lang w:eastAsia="es-CO"/>
                </w:rPr>
                <w:t>144.000</w:t>
              </w:r>
            </w:ins>
          </w:p>
        </w:tc>
      </w:tr>
      <w:tr w:rsidR="00751A07" w:rsidRPr="00F368D0" w:rsidTr="00751A07">
        <w:trPr>
          <w:cnfStyle w:val="000000100000"/>
          <w:trHeight w:val="615"/>
          <w:ins w:id="4868" w:author="Familia Valderrama A" w:date="2014-03-13T04:20:00Z"/>
        </w:trPr>
        <w:tc>
          <w:tcPr>
            <w:cnfStyle w:val="001000000000"/>
            <w:tcW w:w="1200" w:type="dxa"/>
            <w:vMerge/>
            <w:vAlign w:val="center"/>
            <w:hideMark/>
          </w:tcPr>
          <w:p w:rsidR="00751A07" w:rsidRPr="00F368D0" w:rsidRDefault="00751A07" w:rsidP="00751A07">
            <w:pPr>
              <w:jc w:val="center"/>
              <w:rPr>
                <w:ins w:id="4869"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870"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871" w:author="Familia Valderrama A" w:date="2014-03-13T04:20:00Z"/>
                <w:rFonts w:ascii="Arial" w:eastAsia="Times New Roman" w:hAnsi="Arial" w:cs="Arial"/>
                <w:iCs/>
                <w:lang w:eastAsia="es-CO"/>
              </w:rPr>
            </w:pPr>
            <w:ins w:id="4872" w:author="Familia Valderrama A" w:date="2014-03-13T04:20:00Z">
              <w:r w:rsidRPr="00F368D0">
                <w:rPr>
                  <w:rFonts w:ascii="Arial" w:eastAsia="Times New Roman" w:hAnsi="Arial" w:cs="Arial"/>
                  <w:iCs/>
                  <w:lang w:eastAsia="es-CO"/>
                </w:rPr>
                <w:t>Definición del calendario</w:t>
              </w:r>
            </w:ins>
          </w:p>
        </w:tc>
        <w:tc>
          <w:tcPr>
            <w:tcW w:w="1276" w:type="dxa"/>
            <w:hideMark/>
          </w:tcPr>
          <w:p w:rsidR="00751A07" w:rsidRPr="00F368D0" w:rsidRDefault="00751A07" w:rsidP="00751A07">
            <w:pPr>
              <w:jc w:val="center"/>
              <w:cnfStyle w:val="000000100000"/>
              <w:rPr>
                <w:ins w:id="4873" w:author="Familia Valderrama A" w:date="2014-03-13T04:20:00Z"/>
                <w:rFonts w:ascii="Arial" w:eastAsia="Times New Roman" w:hAnsi="Arial" w:cs="Arial"/>
                <w:iCs/>
                <w:lang w:eastAsia="es-CO"/>
              </w:rPr>
            </w:pPr>
            <w:ins w:id="4874" w:author="Familia Valderrama A" w:date="2014-03-13T04:20:00Z">
              <w:r w:rsidRPr="00F368D0">
                <w:rPr>
                  <w:rFonts w:ascii="Arial" w:eastAsia="Times New Roman" w:hAnsi="Arial" w:cs="Arial"/>
                  <w:iCs/>
                  <w:lang w:eastAsia="es-CO"/>
                </w:rPr>
                <w:t>4</w:t>
              </w:r>
            </w:ins>
          </w:p>
        </w:tc>
        <w:tc>
          <w:tcPr>
            <w:tcW w:w="1275" w:type="dxa"/>
            <w:hideMark/>
          </w:tcPr>
          <w:p w:rsidR="00751A07" w:rsidRPr="00F368D0" w:rsidRDefault="00751A07" w:rsidP="00751A07">
            <w:pPr>
              <w:jc w:val="center"/>
              <w:cnfStyle w:val="000000100000"/>
              <w:rPr>
                <w:ins w:id="4875" w:author="Familia Valderrama A" w:date="2014-03-13T04:20:00Z"/>
                <w:rFonts w:ascii="Arial" w:eastAsia="Times New Roman" w:hAnsi="Arial" w:cs="Arial"/>
                <w:iCs/>
                <w:lang w:eastAsia="es-CO"/>
              </w:rPr>
            </w:pPr>
            <w:ins w:id="4876" w:author="Familia Valderrama A" w:date="2014-03-13T04:20:00Z">
              <w:r w:rsidRPr="00F368D0">
                <w:rPr>
                  <w:rFonts w:ascii="Arial" w:eastAsia="Times New Roman" w:hAnsi="Arial" w:cs="Arial"/>
                  <w:iCs/>
                  <w:lang w:eastAsia="es-CO"/>
                </w:rPr>
                <w:t>$ 48.000</w:t>
              </w:r>
            </w:ins>
          </w:p>
        </w:tc>
      </w:tr>
      <w:tr w:rsidR="00751A07" w:rsidRPr="00F368D0" w:rsidTr="00751A07">
        <w:trPr>
          <w:trHeight w:val="315"/>
          <w:ins w:id="4877" w:author="Familia Valderrama A" w:date="2014-03-13T04:20:00Z"/>
        </w:trPr>
        <w:tc>
          <w:tcPr>
            <w:cnfStyle w:val="001000000000"/>
            <w:tcW w:w="1200" w:type="dxa"/>
            <w:vMerge/>
            <w:vAlign w:val="center"/>
            <w:hideMark/>
          </w:tcPr>
          <w:p w:rsidR="00751A07" w:rsidRPr="00F368D0" w:rsidRDefault="00751A07" w:rsidP="00751A07">
            <w:pPr>
              <w:jc w:val="center"/>
              <w:rPr>
                <w:ins w:id="4878"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879" w:author="Familia Valderrama A" w:date="2014-03-13T04:20:00Z"/>
                <w:rFonts w:ascii="Arial" w:eastAsia="Times New Roman" w:hAnsi="Arial" w:cs="Arial"/>
                <w:iCs/>
                <w:lang w:eastAsia="es-CO"/>
              </w:rPr>
            </w:pPr>
          </w:p>
        </w:tc>
        <w:tc>
          <w:tcPr>
            <w:tcW w:w="4395" w:type="dxa"/>
            <w:gridSpan w:val="2"/>
            <w:hideMark/>
          </w:tcPr>
          <w:p w:rsidR="00751A07" w:rsidRPr="00F368D0" w:rsidRDefault="00751A07" w:rsidP="00751A07">
            <w:pPr>
              <w:jc w:val="center"/>
              <w:cnfStyle w:val="000000000000"/>
              <w:rPr>
                <w:ins w:id="4880" w:author="Familia Valderrama A" w:date="2014-03-13T04:20:00Z"/>
                <w:rFonts w:ascii="Arial" w:eastAsia="Times New Roman" w:hAnsi="Arial" w:cs="Arial"/>
                <w:b/>
                <w:iCs/>
                <w:lang w:eastAsia="es-CO"/>
              </w:rPr>
            </w:pPr>
            <w:ins w:id="4881" w:author="Familia Valderrama A" w:date="2014-03-13T04:20:00Z">
              <w:r w:rsidRPr="00F368D0">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000000"/>
              <w:rPr>
                <w:ins w:id="4882" w:author="Familia Valderrama A" w:date="2014-03-13T04:20:00Z"/>
                <w:rFonts w:ascii="Arial" w:eastAsia="Times New Roman" w:hAnsi="Arial" w:cs="Arial"/>
                <w:b/>
                <w:iCs/>
                <w:lang w:eastAsia="es-CO"/>
              </w:rPr>
            </w:pPr>
            <w:ins w:id="4883" w:author="Familia Valderrama A" w:date="2014-03-13T04:20:00Z">
              <w:r w:rsidRPr="005E1653">
                <w:rPr>
                  <w:rFonts w:ascii="Arial" w:eastAsia="Times New Roman" w:hAnsi="Arial" w:cs="Arial"/>
                  <w:b/>
                  <w:iCs/>
                  <w:lang w:eastAsia="es-CO"/>
                </w:rPr>
                <w:t>$ 192.000</w:t>
              </w:r>
            </w:ins>
          </w:p>
        </w:tc>
      </w:tr>
      <w:tr w:rsidR="00751A07" w:rsidRPr="00F368D0" w:rsidTr="00751A07">
        <w:trPr>
          <w:cnfStyle w:val="000000100000"/>
          <w:trHeight w:val="315"/>
          <w:ins w:id="4884" w:author="Familia Valderrama A" w:date="2014-03-13T04:20:00Z"/>
        </w:trPr>
        <w:tc>
          <w:tcPr>
            <w:cnfStyle w:val="001000000000"/>
            <w:tcW w:w="1200" w:type="dxa"/>
            <w:vMerge/>
            <w:vAlign w:val="center"/>
            <w:hideMark/>
          </w:tcPr>
          <w:p w:rsidR="00751A07" w:rsidRPr="00F368D0" w:rsidRDefault="00751A07" w:rsidP="00751A07">
            <w:pPr>
              <w:jc w:val="center"/>
              <w:rPr>
                <w:ins w:id="4885"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100000"/>
              <w:rPr>
                <w:ins w:id="4886" w:author="Familia Valderrama A" w:date="2014-03-13T04:20:00Z"/>
                <w:rFonts w:ascii="Arial" w:eastAsia="Times New Roman" w:hAnsi="Arial" w:cs="Arial"/>
                <w:iCs/>
                <w:lang w:eastAsia="es-CO"/>
              </w:rPr>
            </w:pPr>
            <w:ins w:id="4887" w:author="Familia Valderrama A" w:date="2014-03-13T04:20:00Z">
              <w:r w:rsidRPr="00F368D0">
                <w:rPr>
                  <w:rFonts w:ascii="Arial" w:eastAsia="Times New Roman" w:hAnsi="Arial" w:cs="Arial"/>
                  <w:iCs/>
                  <w:lang w:eastAsia="es-CO"/>
                </w:rPr>
                <w:t>Realización SPMP</w:t>
              </w:r>
            </w:ins>
          </w:p>
        </w:tc>
        <w:tc>
          <w:tcPr>
            <w:tcW w:w="3119" w:type="dxa"/>
            <w:hideMark/>
          </w:tcPr>
          <w:p w:rsidR="00751A07" w:rsidRPr="00F368D0" w:rsidRDefault="00751A07" w:rsidP="00751A07">
            <w:pPr>
              <w:jc w:val="center"/>
              <w:cnfStyle w:val="000000100000"/>
              <w:rPr>
                <w:ins w:id="4888" w:author="Familia Valderrama A" w:date="2014-03-13T04:20:00Z"/>
                <w:rFonts w:ascii="Arial" w:eastAsia="Times New Roman" w:hAnsi="Arial" w:cs="Arial"/>
                <w:iCs/>
                <w:lang w:eastAsia="es-CO"/>
              </w:rPr>
            </w:pPr>
            <w:ins w:id="4889" w:author="Familia Valderrama A" w:date="2014-03-13T04:20:00Z">
              <w:r w:rsidRPr="00F368D0">
                <w:rPr>
                  <w:rFonts w:ascii="Arial" w:eastAsia="Times New Roman" w:hAnsi="Arial" w:cs="Arial"/>
                  <w:iCs/>
                  <w:lang w:eastAsia="es-CO"/>
                </w:rPr>
                <w:t>División secciones SPMP</w:t>
              </w:r>
            </w:ins>
          </w:p>
        </w:tc>
        <w:tc>
          <w:tcPr>
            <w:tcW w:w="1276" w:type="dxa"/>
            <w:hideMark/>
          </w:tcPr>
          <w:p w:rsidR="00751A07" w:rsidRPr="00F368D0" w:rsidRDefault="00751A07" w:rsidP="00751A07">
            <w:pPr>
              <w:jc w:val="center"/>
              <w:cnfStyle w:val="000000100000"/>
              <w:rPr>
                <w:ins w:id="4890" w:author="Familia Valderrama A" w:date="2014-03-13T04:20:00Z"/>
                <w:rFonts w:ascii="Arial" w:eastAsia="Times New Roman" w:hAnsi="Arial" w:cs="Arial"/>
                <w:iCs/>
                <w:lang w:eastAsia="es-CO"/>
              </w:rPr>
            </w:pPr>
            <w:ins w:id="4891"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100000"/>
              <w:rPr>
                <w:ins w:id="4892" w:author="Familia Valderrama A" w:date="2014-03-13T04:20:00Z"/>
                <w:rFonts w:ascii="Arial" w:eastAsia="Times New Roman" w:hAnsi="Arial" w:cs="Arial"/>
                <w:iCs/>
                <w:lang w:eastAsia="es-CO"/>
              </w:rPr>
            </w:pPr>
            <w:ins w:id="4893" w:author="Familia Valderrama A" w:date="2014-03-13T04:20:00Z">
              <w:r w:rsidRPr="00F368D0">
                <w:rPr>
                  <w:rFonts w:ascii="Arial" w:eastAsia="Times New Roman" w:hAnsi="Arial" w:cs="Arial"/>
                  <w:iCs/>
                  <w:lang w:eastAsia="es-CO"/>
                </w:rPr>
                <w:t>$ 24.000</w:t>
              </w:r>
            </w:ins>
          </w:p>
        </w:tc>
      </w:tr>
      <w:tr w:rsidR="00751A07" w:rsidRPr="00F368D0" w:rsidTr="00751A07">
        <w:trPr>
          <w:trHeight w:val="615"/>
          <w:ins w:id="4894" w:author="Familia Valderrama A" w:date="2014-03-13T04:20:00Z"/>
        </w:trPr>
        <w:tc>
          <w:tcPr>
            <w:cnfStyle w:val="001000000000"/>
            <w:tcW w:w="1200" w:type="dxa"/>
            <w:vMerge/>
            <w:vAlign w:val="center"/>
            <w:hideMark/>
          </w:tcPr>
          <w:p w:rsidR="00751A07" w:rsidRPr="00F368D0" w:rsidRDefault="00751A07" w:rsidP="00751A07">
            <w:pPr>
              <w:jc w:val="center"/>
              <w:rPr>
                <w:ins w:id="4895"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896"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897" w:author="Familia Valderrama A" w:date="2014-03-13T04:20:00Z"/>
                <w:rFonts w:ascii="Arial" w:eastAsia="Times New Roman" w:hAnsi="Arial" w:cs="Arial"/>
                <w:iCs/>
                <w:lang w:eastAsia="es-CO"/>
              </w:rPr>
            </w:pPr>
            <w:ins w:id="4898" w:author="Familia Valderrama A" w:date="2014-03-13T04:20:00Z">
              <w:r w:rsidRPr="00F368D0">
                <w:rPr>
                  <w:rFonts w:ascii="Arial" w:eastAsia="Times New Roman" w:hAnsi="Arial" w:cs="Arial"/>
                  <w:iCs/>
                  <w:lang w:eastAsia="es-CO"/>
                </w:rPr>
                <w:t>Revisión secciones SPMP</w:t>
              </w:r>
            </w:ins>
          </w:p>
        </w:tc>
        <w:tc>
          <w:tcPr>
            <w:tcW w:w="1276" w:type="dxa"/>
            <w:hideMark/>
          </w:tcPr>
          <w:p w:rsidR="00751A07" w:rsidRPr="00F368D0" w:rsidRDefault="00751A07" w:rsidP="00751A07">
            <w:pPr>
              <w:jc w:val="center"/>
              <w:cnfStyle w:val="000000000000"/>
              <w:rPr>
                <w:ins w:id="4899" w:author="Familia Valderrama A" w:date="2014-03-13T04:20:00Z"/>
                <w:rFonts w:ascii="Arial" w:eastAsia="Times New Roman" w:hAnsi="Arial" w:cs="Arial"/>
                <w:iCs/>
                <w:lang w:eastAsia="es-CO"/>
              </w:rPr>
            </w:pPr>
            <w:ins w:id="4900"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000000"/>
              <w:rPr>
                <w:ins w:id="4901" w:author="Familia Valderrama A" w:date="2014-03-13T04:20:00Z"/>
                <w:rFonts w:ascii="Arial" w:eastAsia="Times New Roman" w:hAnsi="Arial" w:cs="Arial"/>
                <w:iCs/>
                <w:lang w:eastAsia="es-CO"/>
              </w:rPr>
            </w:pPr>
            <w:ins w:id="4902" w:author="Familia Valderrama A" w:date="2014-03-13T04:20:00Z">
              <w:r w:rsidRPr="00F368D0">
                <w:rPr>
                  <w:rFonts w:ascii="Arial" w:eastAsia="Times New Roman" w:hAnsi="Arial" w:cs="Arial"/>
                  <w:iCs/>
                  <w:lang w:eastAsia="es-CO"/>
                </w:rPr>
                <w:t>$ 24.000</w:t>
              </w:r>
            </w:ins>
          </w:p>
        </w:tc>
      </w:tr>
      <w:tr w:rsidR="00751A07" w:rsidRPr="00F368D0" w:rsidTr="00751A07">
        <w:trPr>
          <w:cnfStyle w:val="000000100000"/>
          <w:trHeight w:val="315"/>
          <w:ins w:id="4903" w:author="Familia Valderrama A" w:date="2014-03-13T04:20:00Z"/>
        </w:trPr>
        <w:tc>
          <w:tcPr>
            <w:cnfStyle w:val="001000000000"/>
            <w:tcW w:w="1200" w:type="dxa"/>
            <w:vMerge/>
            <w:vAlign w:val="center"/>
          </w:tcPr>
          <w:p w:rsidR="00751A07" w:rsidRPr="00F368D0" w:rsidRDefault="00751A07" w:rsidP="00751A07">
            <w:pPr>
              <w:jc w:val="center"/>
              <w:rPr>
                <w:ins w:id="4904" w:author="Familia Valderrama A" w:date="2014-03-13T04:20:00Z"/>
                <w:rFonts w:ascii="Arial" w:eastAsia="Times New Roman" w:hAnsi="Arial" w:cs="Arial"/>
                <w:bCs w:val="0"/>
                <w:lang w:eastAsia="es-CO"/>
              </w:rPr>
            </w:pPr>
          </w:p>
        </w:tc>
        <w:tc>
          <w:tcPr>
            <w:tcW w:w="2217" w:type="dxa"/>
            <w:vMerge/>
          </w:tcPr>
          <w:p w:rsidR="00751A07" w:rsidRPr="00F368D0" w:rsidRDefault="00751A07" w:rsidP="00751A07">
            <w:pPr>
              <w:jc w:val="center"/>
              <w:cnfStyle w:val="000000100000"/>
              <w:rPr>
                <w:ins w:id="4905" w:author="Familia Valderrama A" w:date="2014-03-13T04:20:00Z"/>
                <w:rFonts w:ascii="Arial" w:eastAsia="Times New Roman" w:hAnsi="Arial" w:cs="Arial"/>
                <w:iCs/>
                <w:lang w:eastAsia="es-CO"/>
              </w:rPr>
            </w:pPr>
          </w:p>
        </w:tc>
        <w:tc>
          <w:tcPr>
            <w:tcW w:w="3119" w:type="dxa"/>
          </w:tcPr>
          <w:p w:rsidR="00751A07" w:rsidRPr="00F368D0" w:rsidRDefault="00751A07" w:rsidP="00751A07">
            <w:pPr>
              <w:cnfStyle w:val="000000100000"/>
              <w:rPr>
                <w:ins w:id="4906" w:author="Familia Valderrama A" w:date="2014-03-13T04:20:00Z"/>
                <w:rFonts w:ascii="Arial" w:eastAsia="Times New Roman" w:hAnsi="Arial" w:cs="Arial"/>
                <w:iCs/>
                <w:lang w:eastAsia="es-CO"/>
              </w:rPr>
            </w:pPr>
            <w:ins w:id="4907" w:author="Familia Valderrama A" w:date="2014-03-13T04:20:00Z">
              <w:r>
                <w:rPr>
                  <w:rFonts w:ascii="Arial" w:eastAsia="Times New Roman" w:hAnsi="Arial" w:cs="Arial"/>
                  <w:iCs/>
                  <w:lang w:eastAsia="es-CO"/>
                </w:rPr>
                <w:t>Redacción de secciones del SPMP</w:t>
              </w:r>
            </w:ins>
          </w:p>
        </w:tc>
        <w:tc>
          <w:tcPr>
            <w:tcW w:w="1276" w:type="dxa"/>
          </w:tcPr>
          <w:p w:rsidR="00751A07" w:rsidRPr="00F368D0" w:rsidRDefault="00751A07" w:rsidP="00751A07">
            <w:pPr>
              <w:jc w:val="center"/>
              <w:cnfStyle w:val="000000100000"/>
              <w:rPr>
                <w:ins w:id="4908" w:author="Familia Valderrama A" w:date="2014-03-13T04:20:00Z"/>
                <w:rFonts w:ascii="Arial" w:eastAsia="Times New Roman" w:hAnsi="Arial" w:cs="Arial"/>
                <w:iCs/>
                <w:lang w:eastAsia="es-CO"/>
              </w:rPr>
            </w:pPr>
            <w:ins w:id="4909" w:author="Familia Valderrama A" w:date="2014-03-13T04:20:00Z">
              <w:r>
                <w:rPr>
                  <w:rFonts w:ascii="Arial" w:eastAsia="Times New Roman" w:hAnsi="Arial" w:cs="Arial"/>
                  <w:iCs/>
                  <w:lang w:eastAsia="es-CO"/>
                </w:rPr>
                <w:t>28</w:t>
              </w:r>
            </w:ins>
          </w:p>
        </w:tc>
        <w:tc>
          <w:tcPr>
            <w:tcW w:w="1275" w:type="dxa"/>
          </w:tcPr>
          <w:p w:rsidR="00751A07" w:rsidRPr="00F368D0" w:rsidRDefault="00751A07" w:rsidP="00751A07">
            <w:pPr>
              <w:cnfStyle w:val="000000100000"/>
              <w:rPr>
                <w:ins w:id="4910" w:author="Familia Valderrama A" w:date="2014-03-13T04:20:00Z"/>
                <w:rFonts w:ascii="Arial" w:eastAsia="Times New Roman" w:hAnsi="Arial" w:cs="Arial"/>
                <w:iCs/>
                <w:lang w:eastAsia="es-CO"/>
              </w:rPr>
            </w:pPr>
            <w:ins w:id="4911" w:author="Familia Valderrama A" w:date="2014-03-13T04:20:00Z">
              <w:r>
                <w:rPr>
                  <w:rFonts w:ascii="Arial" w:eastAsia="Times New Roman" w:hAnsi="Arial" w:cs="Arial"/>
                  <w:iCs/>
                  <w:lang w:eastAsia="es-CO"/>
                </w:rPr>
                <w:t>$336.000</w:t>
              </w:r>
            </w:ins>
          </w:p>
        </w:tc>
      </w:tr>
      <w:tr w:rsidR="00751A07" w:rsidRPr="00F368D0" w:rsidTr="00751A07">
        <w:trPr>
          <w:trHeight w:val="315"/>
          <w:ins w:id="4912" w:author="Familia Valderrama A" w:date="2014-03-13T04:20:00Z"/>
        </w:trPr>
        <w:tc>
          <w:tcPr>
            <w:cnfStyle w:val="001000000000"/>
            <w:tcW w:w="1200" w:type="dxa"/>
            <w:vMerge/>
            <w:vAlign w:val="center"/>
            <w:hideMark/>
          </w:tcPr>
          <w:p w:rsidR="00751A07" w:rsidRPr="00F368D0" w:rsidRDefault="00751A07" w:rsidP="00751A07">
            <w:pPr>
              <w:jc w:val="center"/>
              <w:rPr>
                <w:ins w:id="4913"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914"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915" w:author="Familia Valderrama A" w:date="2014-03-13T04:20:00Z"/>
                <w:rFonts w:ascii="Arial" w:eastAsia="Times New Roman" w:hAnsi="Arial" w:cs="Arial"/>
                <w:iCs/>
                <w:lang w:eastAsia="es-CO"/>
              </w:rPr>
            </w:pPr>
            <w:ins w:id="4916" w:author="Familia Valderrama A" w:date="2014-03-13T04:20:00Z">
              <w:r w:rsidRPr="00F368D0">
                <w:rPr>
                  <w:rFonts w:ascii="Arial" w:eastAsia="Times New Roman" w:hAnsi="Arial" w:cs="Arial"/>
                  <w:iCs/>
                  <w:lang w:eastAsia="es-CO"/>
                </w:rPr>
                <w:t>Corrección secciones SPMP</w:t>
              </w:r>
            </w:ins>
          </w:p>
        </w:tc>
        <w:tc>
          <w:tcPr>
            <w:tcW w:w="1276" w:type="dxa"/>
            <w:hideMark/>
          </w:tcPr>
          <w:p w:rsidR="00751A07" w:rsidRPr="00F368D0" w:rsidRDefault="00751A07" w:rsidP="00751A07">
            <w:pPr>
              <w:jc w:val="center"/>
              <w:cnfStyle w:val="000000000000"/>
              <w:rPr>
                <w:ins w:id="4917" w:author="Familia Valderrama A" w:date="2014-03-13T04:20:00Z"/>
                <w:rFonts w:ascii="Arial" w:eastAsia="Times New Roman" w:hAnsi="Arial" w:cs="Arial"/>
                <w:iCs/>
                <w:lang w:eastAsia="es-CO"/>
              </w:rPr>
            </w:pPr>
            <w:ins w:id="4918" w:author="Familia Valderrama A" w:date="2014-03-13T04:20:00Z">
              <w:r>
                <w:rPr>
                  <w:rFonts w:ascii="Arial" w:eastAsia="Times New Roman" w:hAnsi="Arial" w:cs="Arial"/>
                  <w:iCs/>
                  <w:lang w:eastAsia="es-CO"/>
                </w:rPr>
                <w:t>16</w:t>
              </w:r>
            </w:ins>
          </w:p>
        </w:tc>
        <w:tc>
          <w:tcPr>
            <w:tcW w:w="1275" w:type="dxa"/>
            <w:hideMark/>
          </w:tcPr>
          <w:p w:rsidR="00751A07" w:rsidRPr="00F368D0" w:rsidRDefault="00751A07" w:rsidP="00751A07">
            <w:pPr>
              <w:jc w:val="center"/>
              <w:cnfStyle w:val="000000000000"/>
              <w:rPr>
                <w:ins w:id="4919" w:author="Familia Valderrama A" w:date="2014-03-13T04:20:00Z"/>
                <w:rFonts w:ascii="Arial" w:eastAsia="Times New Roman" w:hAnsi="Arial" w:cs="Arial"/>
                <w:iCs/>
                <w:lang w:eastAsia="es-CO"/>
              </w:rPr>
            </w:pPr>
            <w:ins w:id="4920" w:author="Familia Valderrama A" w:date="2014-03-13T04:20:00Z">
              <w:r w:rsidRPr="00F368D0">
                <w:rPr>
                  <w:rFonts w:ascii="Arial" w:eastAsia="Times New Roman" w:hAnsi="Arial" w:cs="Arial"/>
                  <w:iCs/>
                  <w:lang w:eastAsia="es-CO"/>
                </w:rPr>
                <w:t xml:space="preserve">$ </w:t>
              </w:r>
              <w:r>
                <w:rPr>
                  <w:rFonts w:ascii="Arial" w:eastAsia="Times New Roman" w:hAnsi="Arial" w:cs="Arial"/>
                  <w:iCs/>
                  <w:lang w:eastAsia="es-CO"/>
                </w:rPr>
                <w:t>19</w:t>
              </w:r>
              <w:r w:rsidRPr="00F368D0">
                <w:rPr>
                  <w:rFonts w:ascii="Arial" w:eastAsia="Times New Roman" w:hAnsi="Arial" w:cs="Arial"/>
                  <w:iCs/>
                  <w:lang w:eastAsia="es-CO"/>
                </w:rPr>
                <w:t>2.000</w:t>
              </w:r>
            </w:ins>
          </w:p>
        </w:tc>
      </w:tr>
      <w:tr w:rsidR="00751A07" w:rsidRPr="00F368D0" w:rsidTr="00751A07">
        <w:trPr>
          <w:cnfStyle w:val="000000100000"/>
          <w:trHeight w:val="615"/>
          <w:ins w:id="4921" w:author="Familia Valderrama A" w:date="2014-03-13T04:20:00Z"/>
        </w:trPr>
        <w:tc>
          <w:tcPr>
            <w:cnfStyle w:val="001000000000"/>
            <w:tcW w:w="1200" w:type="dxa"/>
            <w:vMerge/>
            <w:vAlign w:val="center"/>
            <w:hideMark/>
          </w:tcPr>
          <w:p w:rsidR="00751A07" w:rsidRPr="00F368D0" w:rsidRDefault="00751A07" w:rsidP="00751A07">
            <w:pPr>
              <w:jc w:val="center"/>
              <w:rPr>
                <w:ins w:id="4922"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923"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924" w:author="Familia Valderrama A" w:date="2014-03-13T04:20:00Z"/>
                <w:rFonts w:ascii="Arial" w:eastAsia="Times New Roman" w:hAnsi="Arial" w:cs="Arial"/>
                <w:iCs/>
                <w:lang w:eastAsia="es-CO"/>
              </w:rPr>
            </w:pPr>
            <w:ins w:id="4925" w:author="Familia Valderrama A" w:date="2014-03-13T04:20:00Z">
              <w:r w:rsidRPr="00F368D0">
                <w:rPr>
                  <w:rFonts w:ascii="Arial" w:eastAsia="Times New Roman" w:hAnsi="Arial" w:cs="Arial"/>
                  <w:iCs/>
                  <w:lang w:eastAsia="es-CO"/>
                </w:rPr>
                <w:t>Integración secciones SPMP</w:t>
              </w:r>
            </w:ins>
          </w:p>
        </w:tc>
        <w:tc>
          <w:tcPr>
            <w:tcW w:w="1276" w:type="dxa"/>
            <w:hideMark/>
          </w:tcPr>
          <w:p w:rsidR="00751A07" w:rsidRPr="00F368D0" w:rsidRDefault="00751A07" w:rsidP="00751A07">
            <w:pPr>
              <w:jc w:val="center"/>
              <w:cnfStyle w:val="000000100000"/>
              <w:rPr>
                <w:ins w:id="4926" w:author="Familia Valderrama A" w:date="2014-03-13T04:20:00Z"/>
                <w:rFonts w:ascii="Arial" w:eastAsia="Times New Roman" w:hAnsi="Arial" w:cs="Arial"/>
                <w:iCs/>
                <w:lang w:eastAsia="es-CO"/>
              </w:rPr>
            </w:pPr>
            <w:ins w:id="4927" w:author="Familia Valderrama A" w:date="2014-03-13T04:20:00Z">
              <w:r>
                <w:rPr>
                  <w:rFonts w:ascii="Arial" w:eastAsia="Times New Roman" w:hAnsi="Arial" w:cs="Arial"/>
                  <w:iCs/>
                  <w:lang w:eastAsia="es-CO"/>
                </w:rPr>
                <w:t>4</w:t>
              </w:r>
            </w:ins>
          </w:p>
        </w:tc>
        <w:tc>
          <w:tcPr>
            <w:tcW w:w="1275" w:type="dxa"/>
            <w:hideMark/>
          </w:tcPr>
          <w:p w:rsidR="00751A07" w:rsidRPr="00F368D0" w:rsidRDefault="00751A07" w:rsidP="00751A07">
            <w:pPr>
              <w:jc w:val="center"/>
              <w:cnfStyle w:val="000000100000"/>
              <w:rPr>
                <w:ins w:id="4928" w:author="Familia Valderrama A" w:date="2014-03-13T04:20:00Z"/>
                <w:rFonts w:ascii="Arial" w:eastAsia="Times New Roman" w:hAnsi="Arial" w:cs="Arial"/>
                <w:iCs/>
                <w:lang w:eastAsia="es-CO"/>
              </w:rPr>
            </w:pPr>
            <w:ins w:id="4929" w:author="Familia Valderrama A" w:date="2014-03-13T04:20:00Z">
              <w:r w:rsidRPr="00F368D0">
                <w:rPr>
                  <w:rFonts w:ascii="Arial" w:eastAsia="Times New Roman" w:hAnsi="Arial" w:cs="Arial"/>
                  <w:iCs/>
                  <w:lang w:eastAsia="es-CO"/>
                </w:rPr>
                <w:t>$ 96.000</w:t>
              </w:r>
            </w:ins>
          </w:p>
        </w:tc>
      </w:tr>
      <w:tr w:rsidR="00751A07" w:rsidRPr="00F368D0" w:rsidTr="00751A07">
        <w:trPr>
          <w:trHeight w:val="315"/>
          <w:ins w:id="4930" w:author="Familia Valderrama A" w:date="2014-03-13T04:20:00Z"/>
        </w:trPr>
        <w:tc>
          <w:tcPr>
            <w:cnfStyle w:val="001000000000"/>
            <w:tcW w:w="1200" w:type="dxa"/>
            <w:vMerge/>
            <w:vAlign w:val="center"/>
            <w:hideMark/>
          </w:tcPr>
          <w:p w:rsidR="00751A07" w:rsidRPr="00F368D0" w:rsidRDefault="00751A07" w:rsidP="00751A07">
            <w:pPr>
              <w:jc w:val="center"/>
              <w:rPr>
                <w:ins w:id="4931"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932" w:author="Familia Valderrama A" w:date="2014-03-13T04:20:00Z"/>
                <w:rFonts w:ascii="Arial" w:eastAsia="Times New Roman" w:hAnsi="Arial" w:cs="Arial"/>
                <w:iCs/>
                <w:lang w:eastAsia="es-CO"/>
              </w:rPr>
            </w:pPr>
          </w:p>
        </w:tc>
        <w:tc>
          <w:tcPr>
            <w:tcW w:w="4395" w:type="dxa"/>
            <w:gridSpan w:val="2"/>
            <w:hideMark/>
          </w:tcPr>
          <w:p w:rsidR="00751A07" w:rsidRPr="00A71B53" w:rsidRDefault="00751A07" w:rsidP="00751A07">
            <w:pPr>
              <w:jc w:val="center"/>
              <w:cnfStyle w:val="000000000000"/>
              <w:rPr>
                <w:ins w:id="4933" w:author="Familia Valderrama A" w:date="2014-03-13T04:20:00Z"/>
                <w:rFonts w:ascii="Arial" w:eastAsia="Times New Roman" w:hAnsi="Arial" w:cs="Arial"/>
                <w:b/>
                <w:iCs/>
                <w:lang w:eastAsia="es-CO"/>
              </w:rPr>
            </w:pPr>
            <w:ins w:id="4934" w:author="Familia Valderrama A" w:date="2014-03-13T04:20:00Z">
              <w:r w:rsidRPr="00A71B53">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000000"/>
              <w:rPr>
                <w:ins w:id="4935" w:author="Familia Valderrama A" w:date="2014-03-13T04:20:00Z"/>
                <w:rFonts w:ascii="Arial" w:eastAsia="Times New Roman" w:hAnsi="Arial" w:cs="Arial"/>
                <w:b/>
                <w:iCs/>
                <w:lang w:eastAsia="es-CO"/>
              </w:rPr>
            </w:pPr>
            <w:ins w:id="4936" w:author="Familia Valderrama A" w:date="2014-03-13T04:20:00Z">
              <w:r w:rsidRPr="005E1653">
                <w:rPr>
                  <w:rFonts w:ascii="Arial" w:eastAsia="Times New Roman" w:hAnsi="Arial" w:cs="Arial"/>
                  <w:b/>
                  <w:iCs/>
                  <w:lang w:eastAsia="es-CO"/>
                </w:rPr>
                <w:t>$ 624.000</w:t>
              </w:r>
            </w:ins>
          </w:p>
        </w:tc>
      </w:tr>
      <w:tr w:rsidR="00751A07" w:rsidRPr="00F368D0" w:rsidTr="00751A07">
        <w:trPr>
          <w:cnfStyle w:val="000000100000"/>
          <w:trHeight w:val="315"/>
          <w:ins w:id="4937" w:author="Familia Valderrama A" w:date="2014-03-13T04:20:00Z"/>
        </w:trPr>
        <w:tc>
          <w:tcPr>
            <w:cnfStyle w:val="001000000000"/>
            <w:tcW w:w="1200" w:type="dxa"/>
            <w:vMerge/>
            <w:vAlign w:val="center"/>
            <w:hideMark/>
          </w:tcPr>
          <w:p w:rsidR="00751A07" w:rsidRPr="00F368D0" w:rsidRDefault="00751A07" w:rsidP="00751A07">
            <w:pPr>
              <w:jc w:val="center"/>
              <w:rPr>
                <w:ins w:id="4938"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100000"/>
              <w:rPr>
                <w:ins w:id="4939" w:author="Familia Valderrama A" w:date="2014-03-13T04:20:00Z"/>
                <w:rFonts w:ascii="Arial" w:eastAsia="Times New Roman" w:hAnsi="Arial" w:cs="Arial"/>
                <w:iCs/>
                <w:lang w:eastAsia="es-CO"/>
              </w:rPr>
            </w:pPr>
            <w:ins w:id="4940" w:author="Familia Valderrama A" w:date="2014-03-13T04:20:00Z">
              <w:r w:rsidRPr="00F368D0">
                <w:rPr>
                  <w:rFonts w:ascii="Arial" w:eastAsia="Times New Roman" w:hAnsi="Arial" w:cs="Arial"/>
                  <w:iCs/>
                  <w:lang w:eastAsia="es-CO"/>
                </w:rPr>
                <w:t>Identificación de riesgos</w:t>
              </w:r>
            </w:ins>
          </w:p>
        </w:tc>
        <w:tc>
          <w:tcPr>
            <w:tcW w:w="3119" w:type="dxa"/>
            <w:hideMark/>
          </w:tcPr>
          <w:p w:rsidR="00751A07" w:rsidRPr="00F368D0" w:rsidRDefault="00751A07" w:rsidP="00751A07">
            <w:pPr>
              <w:jc w:val="center"/>
              <w:cnfStyle w:val="000000100000"/>
              <w:rPr>
                <w:ins w:id="4941" w:author="Familia Valderrama A" w:date="2014-03-13T04:20:00Z"/>
                <w:rFonts w:ascii="Arial" w:eastAsia="Times New Roman" w:hAnsi="Arial" w:cs="Arial"/>
                <w:iCs/>
                <w:lang w:eastAsia="es-CO"/>
              </w:rPr>
            </w:pPr>
            <w:ins w:id="4942" w:author="Familia Valderrama A" w:date="2014-03-13T04:20:00Z">
              <w:r w:rsidRPr="00F368D0">
                <w:rPr>
                  <w:rFonts w:ascii="Arial" w:eastAsia="Times New Roman" w:hAnsi="Arial" w:cs="Arial"/>
                  <w:iCs/>
                  <w:lang w:eastAsia="es-CO"/>
                </w:rPr>
                <w:t>Identificación general de riesgos</w:t>
              </w:r>
            </w:ins>
          </w:p>
        </w:tc>
        <w:tc>
          <w:tcPr>
            <w:tcW w:w="1276" w:type="dxa"/>
            <w:hideMark/>
          </w:tcPr>
          <w:p w:rsidR="00751A07" w:rsidRPr="00F368D0" w:rsidRDefault="00751A07" w:rsidP="00751A07">
            <w:pPr>
              <w:jc w:val="center"/>
              <w:cnfStyle w:val="000000100000"/>
              <w:rPr>
                <w:ins w:id="4943" w:author="Familia Valderrama A" w:date="2014-03-13T04:20:00Z"/>
                <w:rFonts w:ascii="Arial" w:eastAsia="Times New Roman" w:hAnsi="Arial" w:cs="Arial"/>
                <w:iCs/>
                <w:lang w:eastAsia="es-CO"/>
              </w:rPr>
            </w:pPr>
            <w:ins w:id="4944"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100000"/>
              <w:rPr>
                <w:ins w:id="4945" w:author="Familia Valderrama A" w:date="2014-03-13T04:20:00Z"/>
                <w:rFonts w:ascii="Arial" w:eastAsia="Times New Roman" w:hAnsi="Arial" w:cs="Arial"/>
                <w:iCs/>
                <w:lang w:eastAsia="es-CO"/>
              </w:rPr>
            </w:pPr>
            <w:ins w:id="4946" w:author="Familia Valderrama A" w:date="2014-03-13T04:20:00Z">
              <w:r w:rsidRPr="00F368D0">
                <w:rPr>
                  <w:rFonts w:ascii="Arial" w:eastAsia="Times New Roman" w:hAnsi="Arial" w:cs="Arial"/>
                  <w:iCs/>
                  <w:lang w:eastAsia="es-CO"/>
                </w:rPr>
                <w:t>$ 12.000</w:t>
              </w:r>
            </w:ins>
          </w:p>
        </w:tc>
      </w:tr>
      <w:tr w:rsidR="00751A07" w:rsidRPr="00F368D0" w:rsidTr="00751A07">
        <w:trPr>
          <w:trHeight w:val="615"/>
          <w:ins w:id="4947" w:author="Familia Valderrama A" w:date="2014-03-13T04:20:00Z"/>
        </w:trPr>
        <w:tc>
          <w:tcPr>
            <w:cnfStyle w:val="001000000000"/>
            <w:tcW w:w="1200" w:type="dxa"/>
            <w:vMerge/>
            <w:vAlign w:val="center"/>
            <w:hideMark/>
          </w:tcPr>
          <w:p w:rsidR="00751A07" w:rsidRPr="00F368D0" w:rsidRDefault="00751A07" w:rsidP="00751A07">
            <w:pPr>
              <w:jc w:val="center"/>
              <w:rPr>
                <w:ins w:id="4948"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949"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950" w:author="Familia Valderrama A" w:date="2014-03-13T04:20:00Z"/>
                <w:rFonts w:ascii="Arial" w:eastAsia="Times New Roman" w:hAnsi="Arial" w:cs="Arial"/>
                <w:iCs/>
                <w:lang w:eastAsia="es-CO"/>
              </w:rPr>
            </w:pPr>
            <w:ins w:id="4951" w:author="Familia Valderrama A" w:date="2014-03-13T04:20:00Z">
              <w:r w:rsidRPr="00F368D0">
                <w:rPr>
                  <w:rFonts w:ascii="Arial" w:eastAsia="Times New Roman" w:hAnsi="Arial" w:cs="Arial"/>
                  <w:iCs/>
                  <w:lang w:eastAsia="es-CO"/>
                </w:rPr>
                <w:t>Identificación de riesgos SPMP</w:t>
              </w:r>
            </w:ins>
          </w:p>
        </w:tc>
        <w:tc>
          <w:tcPr>
            <w:tcW w:w="1276" w:type="dxa"/>
            <w:hideMark/>
          </w:tcPr>
          <w:p w:rsidR="00751A07" w:rsidRPr="00F368D0" w:rsidRDefault="00751A07" w:rsidP="00751A07">
            <w:pPr>
              <w:jc w:val="center"/>
              <w:cnfStyle w:val="000000000000"/>
              <w:rPr>
                <w:ins w:id="4952" w:author="Familia Valderrama A" w:date="2014-03-13T04:20:00Z"/>
                <w:rFonts w:ascii="Arial" w:eastAsia="Times New Roman" w:hAnsi="Arial" w:cs="Arial"/>
                <w:iCs/>
                <w:lang w:eastAsia="es-CO"/>
              </w:rPr>
            </w:pPr>
            <w:ins w:id="4953"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000000"/>
              <w:rPr>
                <w:ins w:id="4954" w:author="Familia Valderrama A" w:date="2014-03-13T04:20:00Z"/>
                <w:rFonts w:ascii="Arial" w:eastAsia="Times New Roman" w:hAnsi="Arial" w:cs="Arial"/>
                <w:iCs/>
                <w:lang w:eastAsia="es-CO"/>
              </w:rPr>
            </w:pPr>
            <w:ins w:id="4955" w:author="Familia Valderrama A" w:date="2014-03-13T04:20:00Z">
              <w:r w:rsidRPr="00F368D0">
                <w:rPr>
                  <w:rFonts w:ascii="Arial" w:eastAsia="Times New Roman" w:hAnsi="Arial" w:cs="Arial"/>
                  <w:iCs/>
                  <w:lang w:eastAsia="es-CO"/>
                </w:rPr>
                <w:t>$ 24.000</w:t>
              </w:r>
            </w:ins>
          </w:p>
        </w:tc>
      </w:tr>
      <w:tr w:rsidR="00751A07" w:rsidRPr="00F368D0" w:rsidTr="00751A07">
        <w:trPr>
          <w:cnfStyle w:val="000000100000"/>
          <w:trHeight w:val="915"/>
          <w:ins w:id="4956" w:author="Familia Valderrama A" w:date="2014-03-13T04:20:00Z"/>
        </w:trPr>
        <w:tc>
          <w:tcPr>
            <w:cnfStyle w:val="001000000000"/>
            <w:tcW w:w="1200" w:type="dxa"/>
            <w:vMerge/>
            <w:vAlign w:val="center"/>
            <w:hideMark/>
          </w:tcPr>
          <w:p w:rsidR="00751A07" w:rsidRPr="00F368D0" w:rsidRDefault="00751A07" w:rsidP="00751A07">
            <w:pPr>
              <w:jc w:val="center"/>
              <w:rPr>
                <w:ins w:id="4957"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958"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959" w:author="Familia Valderrama A" w:date="2014-03-13T04:20:00Z"/>
                <w:rFonts w:ascii="Arial" w:eastAsia="Times New Roman" w:hAnsi="Arial" w:cs="Arial"/>
                <w:iCs/>
                <w:lang w:eastAsia="es-CO"/>
              </w:rPr>
            </w:pPr>
            <w:ins w:id="4960" w:author="Familia Valderrama A" w:date="2014-03-13T04:20:00Z">
              <w:r>
                <w:rPr>
                  <w:rFonts w:ascii="Arial" w:eastAsia="Times New Roman" w:hAnsi="Arial" w:cs="Arial"/>
                  <w:iCs/>
                  <w:lang w:eastAsia="es-CO"/>
                </w:rPr>
                <w:t>Desarrollo de plan de riesgos</w:t>
              </w:r>
            </w:ins>
          </w:p>
        </w:tc>
        <w:tc>
          <w:tcPr>
            <w:tcW w:w="1276" w:type="dxa"/>
            <w:hideMark/>
          </w:tcPr>
          <w:p w:rsidR="00751A07" w:rsidRPr="00F368D0" w:rsidRDefault="00751A07" w:rsidP="00751A07">
            <w:pPr>
              <w:jc w:val="center"/>
              <w:cnfStyle w:val="000000100000"/>
              <w:rPr>
                <w:ins w:id="4961" w:author="Familia Valderrama A" w:date="2014-03-13T04:20:00Z"/>
                <w:rFonts w:ascii="Arial" w:eastAsia="Times New Roman" w:hAnsi="Arial" w:cs="Arial"/>
                <w:iCs/>
                <w:lang w:eastAsia="es-CO"/>
              </w:rPr>
            </w:pPr>
            <w:ins w:id="4962" w:author="Familia Valderrama A" w:date="2014-03-13T04:20:00Z">
              <w:r>
                <w:rPr>
                  <w:rFonts w:ascii="Arial" w:eastAsia="Times New Roman" w:hAnsi="Arial" w:cs="Arial"/>
                  <w:iCs/>
                  <w:lang w:eastAsia="es-CO"/>
                </w:rPr>
                <w:t>4</w:t>
              </w:r>
            </w:ins>
          </w:p>
        </w:tc>
        <w:tc>
          <w:tcPr>
            <w:tcW w:w="1275" w:type="dxa"/>
            <w:hideMark/>
          </w:tcPr>
          <w:p w:rsidR="00751A07" w:rsidRPr="00F368D0" w:rsidRDefault="00751A07" w:rsidP="00751A07">
            <w:pPr>
              <w:jc w:val="center"/>
              <w:cnfStyle w:val="000000100000"/>
              <w:rPr>
                <w:ins w:id="4963" w:author="Familia Valderrama A" w:date="2014-03-13T04:20:00Z"/>
                <w:rFonts w:ascii="Arial" w:eastAsia="Times New Roman" w:hAnsi="Arial" w:cs="Arial"/>
                <w:iCs/>
                <w:lang w:eastAsia="es-CO"/>
              </w:rPr>
            </w:pPr>
            <w:ins w:id="4964" w:author="Familia Valderrama A" w:date="2014-03-13T04:20:00Z">
              <w:r w:rsidRPr="00F368D0">
                <w:rPr>
                  <w:rFonts w:ascii="Arial" w:eastAsia="Times New Roman" w:hAnsi="Arial" w:cs="Arial"/>
                  <w:iCs/>
                  <w:lang w:eastAsia="es-CO"/>
                </w:rPr>
                <w:t xml:space="preserve">$ </w:t>
              </w:r>
              <w:r>
                <w:rPr>
                  <w:rFonts w:ascii="Arial" w:eastAsia="Times New Roman" w:hAnsi="Arial" w:cs="Arial"/>
                  <w:iCs/>
                  <w:lang w:eastAsia="es-CO"/>
                </w:rPr>
                <w:t>48</w:t>
              </w:r>
              <w:r w:rsidRPr="00F368D0">
                <w:rPr>
                  <w:rFonts w:ascii="Arial" w:eastAsia="Times New Roman" w:hAnsi="Arial" w:cs="Arial"/>
                  <w:iCs/>
                  <w:lang w:eastAsia="es-CO"/>
                </w:rPr>
                <w:t>.000</w:t>
              </w:r>
            </w:ins>
          </w:p>
        </w:tc>
      </w:tr>
      <w:tr w:rsidR="00751A07" w:rsidRPr="00F368D0" w:rsidTr="00751A07">
        <w:trPr>
          <w:trHeight w:val="315"/>
          <w:ins w:id="4965" w:author="Familia Valderrama A" w:date="2014-03-13T04:20:00Z"/>
        </w:trPr>
        <w:tc>
          <w:tcPr>
            <w:cnfStyle w:val="001000000000"/>
            <w:tcW w:w="1200" w:type="dxa"/>
            <w:vMerge/>
            <w:vAlign w:val="center"/>
            <w:hideMark/>
          </w:tcPr>
          <w:p w:rsidR="00751A07" w:rsidRPr="00F368D0" w:rsidRDefault="00751A07" w:rsidP="00751A07">
            <w:pPr>
              <w:jc w:val="center"/>
              <w:rPr>
                <w:ins w:id="4966"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4967"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4968" w:author="Familia Valderrama A" w:date="2014-03-13T04:20:00Z"/>
                <w:rFonts w:ascii="Arial" w:eastAsia="Times New Roman" w:hAnsi="Arial" w:cs="Arial"/>
                <w:iCs/>
                <w:lang w:eastAsia="es-CO"/>
              </w:rPr>
            </w:pPr>
            <w:ins w:id="4969" w:author="Familia Valderrama A" w:date="2014-03-13T04:20:00Z">
              <w:r w:rsidRPr="00F368D0">
                <w:rPr>
                  <w:rFonts w:ascii="Arial" w:eastAsia="Times New Roman" w:hAnsi="Arial" w:cs="Arial"/>
                  <w:iCs/>
                  <w:lang w:eastAsia="es-CO"/>
                </w:rPr>
                <w:t>Priorización de riesgos</w:t>
              </w:r>
            </w:ins>
          </w:p>
        </w:tc>
        <w:tc>
          <w:tcPr>
            <w:tcW w:w="1276" w:type="dxa"/>
            <w:hideMark/>
          </w:tcPr>
          <w:p w:rsidR="00751A07" w:rsidRPr="00F368D0" w:rsidRDefault="00751A07" w:rsidP="00751A07">
            <w:pPr>
              <w:jc w:val="center"/>
              <w:cnfStyle w:val="000000000000"/>
              <w:rPr>
                <w:ins w:id="4970" w:author="Familia Valderrama A" w:date="2014-03-13T04:20:00Z"/>
                <w:rFonts w:ascii="Arial" w:eastAsia="Times New Roman" w:hAnsi="Arial" w:cs="Arial"/>
                <w:iCs/>
                <w:lang w:eastAsia="es-CO"/>
              </w:rPr>
            </w:pPr>
            <w:ins w:id="4971"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000000"/>
              <w:rPr>
                <w:ins w:id="4972" w:author="Familia Valderrama A" w:date="2014-03-13T04:20:00Z"/>
                <w:rFonts w:ascii="Arial" w:eastAsia="Times New Roman" w:hAnsi="Arial" w:cs="Arial"/>
                <w:iCs/>
                <w:lang w:eastAsia="es-CO"/>
              </w:rPr>
            </w:pPr>
            <w:ins w:id="4973" w:author="Familia Valderrama A" w:date="2014-03-13T04:20:00Z">
              <w:r w:rsidRPr="00F368D0">
                <w:rPr>
                  <w:rFonts w:ascii="Arial" w:eastAsia="Times New Roman" w:hAnsi="Arial" w:cs="Arial"/>
                  <w:iCs/>
                  <w:lang w:eastAsia="es-CO"/>
                </w:rPr>
                <w:t>$ 12.000</w:t>
              </w:r>
            </w:ins>
          </w:p>
        </w:tc>
      </w:tr>
      <w:tr w:rsidR="00751A07" w:rsidRPr="00F368D0" w:rsidTr="00751A07">
        <w:trPr>
          <w:cnfStyle w:val="000000100000"/>
          <w:trHeight w:val="315"/>
          <w:ins w:id="4974" w:author="Familia Valderrama A" w:date="2014-03-13T04:20:00Z"/>
        </w:trPr>
        <w:tc>
          <w:tcPr>
            <w:cnfStyle w:val="001000000000"/>
            <w:tcW w:w="1200" w:type="dxa"/>
            <w:vMerge/>
            <w:vAlign w:val="center"/>
            <w:hideMark/>
          </w:tcPr>
          <w:p w:rsidR="00751A07" w:rsidRPr="00F368D0" w:rsidRDefault="00751A07" w:rsidP="00751A07">
            <w:pPr>
              <w:jc w:val="center"/>
              <w:rPr>
                <w:ins w:id="4975"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976" w:author="Familia Valderrama A" w:date="2014-03-13T04:20:00Z"/>
                <w:rFonts w:ascii="Arial" w:eastAsia="Times New Roman" w:hAnsi="Arial" w:cs="Arial"/>
                <w:iCs/>
                <w:lang w:eastAsia="es-CO"/>
              </w:rPr>
            </w:pPr>
          </w:p>
        </w:tc>
        <w:tc>
          <w:tcPr>
            <w:tcW w:w="4395" w:type="dxa"/>
            <w:gridSpan w:val="2"/>
            <w:hideMark/>
          </w:tcPr>
          <w:p w:rsidR="00751A07" w:rsidRPr="00A71B53" w:rsidRDefault="00751A07" w:rsidP="00751A07">
            <w:pPr>
              <w:jc w:val="center"/>
              <w:cnfStyle w:val="000000100000"/>
              <w:rPr>
                <w:ins w:id="4977" w:author="Familia Valderrama A" w:date="2014-03-13T04:20:00Z"/>
                <w:rFonts w:ascii="Arial" w:eastAsia="Times New Roman" w:hAnsi="Arial" w:cs="Arial"/>
                <w:b/>
                <w:iCs/>
                <w:lang w:eastAsia="es-CO"/>
              </w:rPr>
            </w:pPr>
            <w:ins w:id="4978" w:author="Familia Valderrama A" w:date="2014-03-13T04:20:00Z">
              <w:r w:rsidRPr="00A71B53">
                <w:rPr>
                  <w:rFonts w:ascii="Arial" w:eastAsia="Times New Roman" w:hAnsi="Arial" w:cs="Arial"/>
                  <w:b/>
                  <w:iCs/>
                  <w:lang w:eastAsia="es-CO"/>
                </w:rPr>
                <w:t>TOTAL</w:t>
              </w:r>
            </w:ins>
          </w:p>
        </w:tc>
        <w:tc>
          <w:tcPr>
            <w:tcW w:w="1275" w:type="dxa"/>
            <w:hideMark/>
          </w:tcPr>
          <w:p w:rsidR="00751A07" w:rsidRPr="005E1653" w:rsidRDefault="00751A07" w:rsidP="00751A07">
            <w:pPr>
              <w:jc w:val="center"/>
              <w:cnfStyle w:val="000000100000"/>
              <w:rPr>
                <w:ins w:id="4979" w:author="Familia Valderrama A" w:date="2014-03-13T04:20:00Z"/>
                <w:rFonts w:ascii="Arial" w:eastAsia="Times New Roman" w:hAnsi="Arial" w:cs="Arial"/>
                <w:b/>
                <w:iCs/>
                <w:lang w:eastAsia="es-CO"/>
              </w:rPr>
            </w:pPr>
            <w:ins w:id="4980" w:author="Familia Valderrama A" w:date="2014-03-13T04:20:00Z">
              <w:r w:rsidRPr="005E1653">
                <w:rPr>
                  <w:rFonts w:ascii="Arial" w:eastAsia="Times New Roman" w:hAnsi="Arial" w:cs="Arial"/>
                  <w:b/>
                  <w:iCs/>
                  <w:lang w:eastAsia="es-CO"/>
                </w:rPr>
                <w:t>$ 84.000</w:t>
              </w:r>
            </w:ins>
          </w:p>
        </w:tc>
      </w:tr>
      <w:tr w:rsidR="00751A07" w:rsidRPr="00F368D0" w:rsidTr="00751A07">
        <w:trPr>
          <w:trHeight w:val="615"/>
          <w:ins w:id="4981" w:author="Familia Valderrama A" w:date="2014-03-13T04:20:00Z"/>
        </w:trPr>
        <w:tc>
          <w:tcPr>
            <w:cnfStyle w:val="001000000000"/>
            <w:tcW w:w="1200" w:type="dxa"/>
            <w:vMerge/>
            <w:vAlign w:val="center"/>
            <w:hideMark/>
          </w:tcPr>
          <w:p w:rsidR="00751A07" w:rsidRPr="00F368D0" w:rsidRDefault="00751A07" w:rsidP="00751A07">
            <w:pPr>
              <w:jc w:val="center"/>
              <w:rPr>
                <w:ins w:id="4982" w:author="Familia Valderrama A" w:date="2014-03-13T04:20:00Z"/>
                <w:rFonts w:ascii="Arial" w:eastAsia="Times New Roman" w:hAnsi="Arial" w:cs="Arial"/>
                <w:bCs w:val="0"/>
                <w:lang w:eastAsia="es-CO"/>
              </w:rPr>
            </w:pPr>
          </w:p>
        </w:tc>
        <w:tc>
          <w:tcPr>
            <w:tcW w:w="2217" w:type="dxa"/>
            <w:vMerge w:val="restart"/>
            <w:hideMark/>
          </w:tcPr>
          <w:p w:rsidR="00751A07" w:rsidRPr="00F368D0" w:rsidRDefault="00751A07" w:rsidP="00751A07">
            <w:pPr>
              <w:jc w:val="center"/>
              <w:cnfStyle w:val="000000000000"/>
              <w:rPr>
                <w:ins w:id="4983" w:author="Familia Valderrama A" w:date="2014-03-13T04:20:00Z"/>
                <w:rFonts w:ascii="Arial" w:eastAsia="Times New Roman" w:hAnsi="Arial" w:cs="Arial"/>
                <w:iCs/>
                <w:lang w:eastAsia="es-CO"/>
              </w:rPr>
            </w:pPr>
            <w:ins w:id="4984" w:author="Familia Valderrama A" w:date="2014-03-13T04:20:00Z">
              <w:r>
                <w:rPr>
                  <w:rFonts w:ascii="Arial" w:eastAsia="Times New Roman" w:hAnsi="Arial" w:cs="Arial"/>
                  <w:iCs/>
                  <w:lang w:eastAsia="es-CO"/>
                </w:rPr>
                <w:t>Task Slips</w:t>
              </w:r>
            </w:ins>
          </w:p>
        </w:tc>
        <w:tc>
          <w:tcPr>
            <w:tcW w:w="3119" w:type="dxa"/>
            <w:hideMark/>
          </w:tcPr>
          <w:p w:rsidR="00751A07" w:rsidRPr="00F368D0" w:rsidRDefault="00751A07" w:rsidP="00751A07">
            <w:pPr>
              <w:jc w:val="center"/>
              <w:cnfStyle w:val="000000000000"/>
              <w:rPr>
                <w:ins w:id="4985" w:author="Familia Valderrama A" w:date="2014-03-13T04:20:00Z"/>
                <w:rFonts w:ascii="Arial" w:eastAsia="Times New Roman" w:hAnsi="Arial" w:cs="Arial"/>
                <w:iCs/>
                <w:lang w:eastAsia="es-CO"/>
              </w:rPr>
            </w:pPr>
            <w:ins w:id="4986" w:author="Familia Valderrama A" w:date="2014-03-13T04:20:00Z">
              <w:r w:rsidRPr="00F368D0">
                <w:rPr>
                  <w:rFonts w:ascii="Arial" w:eastAsia="Times New Roman" w:hAnsi="Arial" w:cs="Arial"/>
                  <w:iCs/>
                  <w:lang w:eastAsia="es-CO"/>
                </w:rPr>
                <w:t>Aprender y entender las reglas del juego Guess Who?</w:t>
              </w:r>
            </w:ins>
          </w:p>
        </w:tc>
        <w:tc>
          <w:tcPr>
            <w:tcW w:w="1276" w:type="dxa"/>
            <w:hideMark/>
          </w:tcPr>
          <w:p w:rsidR="00751A07" w:rsidRPr="00F368D0" w:rsidRDefault="00751A07" w:rsidP="00751A07">
            <w:pPr>
              <w:jc w:val="center"/>
              <w:cnfStyle w:val="000000000000"/>
              <w:rPr>
                <w:ins w:id="4987" w:author="Familia Valderrama A" w:date="2014-03-13T04:20:00Z"/>
                <w:rFonts w:ascii="Arial" w:eastAsia="Times New Roman" w:hAnsi="Arial" w:cs="Arial"/>
                <w:iCs/>
                <w:lang w:eastAsia="es-CO"/>
              </w:rPr>
            </w:pPr>
            <w:ins w:id="4988" w:author="Familia Valderrama A" w:date="2014-03-13T04:20:00Z">
              <w:r w:rsidRPr="00F368D0">
                <w:rPr>
                  <w:rFonts w:ascii="Arial" w:eastAsia="Times New Roman" w:hAnsi="Arial" w:cs="Arial"/>
                  <w:iCs/>
                  <w:lang w:eastAsia="es-CO"/>
                </w:rPr>
                <w:t>0,5</w:t>
              </w:r>
            </w:ins>
          </w:p>
        </w:tc>
        <w:tc>
          <w:tcPr>
            <w:tcW w:w="1275" w:type="dxa"/>
            <w:hideMark/>
          </w:tcPr>
          <w:p w:rsidR="00751A07" w:rsidRPr="00F368D0" w:rsidRDefault="00751A07" w:rsidP="00751A07">
            <w:pPr>
              <w:jc w:val="center"/>
              <w:cnfStyle w:val="000000000000"/>
              <w:rPr>
                <w:ins w:id="4989" w:author="Familia Valderrama A" w:date="2014-03-13T04:20:00Z"/>
                <w:rFonts w:ascii="Arial" w:eastAsia="Times New Roman" w:hAnsi="Arial" w:cs="Arial"/>
                <w:iCs/>
                <w:lang w:eastAsia="es-CO"/>
              </w:rPr>
            </w:pPr>
            <w:ins w:id="4990" w:author="Familia Valderrama A" w:date="2014-03-13T04:20:00Z">
              <w:r w:rsidRPr="00F368D0">
                <w:rPr>
                  <w:rFonts w:ascii="Arial" w:eastAsia="Times New Roman" w:hAnsi="Arial" w:cs="Arial"/>
                  <w:iCs/>
                  <w:lang w:eastAsia="es-CO"/>
                </w:rPr>
                <w:t>$ 6.000</w:t>
              </w:r>
            </w:ins>
          </w:p>
        </w:tc>
      </w:tr>
      <w:tr w:rsidR="00751A07" w:rsidRPr="00F368D0" w:rsidTr="00751A07">
        <w:trPr>
          <w:cnfStyle w:val="000000100000"/>
          <w:trHeight w:val="315"/>
          <w:ins w:id="4991" w:author="Familia Valderrama A" w:date="2014-03-13T04:20:00Z"/>
        </w:trPr>
        <w:tc>
          <w:tcPr>
            <w:cnfStyle w:val="001000000000"/>
            <w:tcW w:w="1200" w:type="dxa"/>
            <w:vMerge/>
            <w:vAlign w:val="center"/>
            <w:hideMark/>
          </w:tcPr>
          <w:p w:rsidR="00751A07" w:rsidRPr="00F368D0" w:rsidRDefault="00751A07" w:rsidP="00751A07">
            <w:pPr>
              <w:jc w:val="center"/>
              <w:rPr>
                <w:ins w:id="4992"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4993"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4994" w:author="Familia Valderrama A" w:date="2014-03-13T04:20:00Z"/>
                <w:rFonts w:ascii="Arial" w:eastAsia="Times New Roman" w:hAnsi="Arial" w:cs="Arial"/>
                <w:iCs/>
                <w:lang w:eastAsia="es-CO"/>
              </w:rPr>
            </w:pPr>
            <w:ins w:id="4995" w:author="Familia Valderrama A" w:date="2014-03-13T04:20:00Z">
              <w:r w:rsidRPr="00F368D0">
                <w:rPr>
                  <w:rFonts w:ascii="Arial" w:eastAsia="Times New Roman" w:hAnsi="Arial" w:cs="Arial"/>
                  <w:iCs/>
                  <w:lang w:eastAsia="es-CO"/>
                </w:rPr>
                <w:t>Jugar Guess Who?</w:t>
              </w:r>
            </w:ins>
          </w:p>
        </w:tc>
        <w:tc>
          <w:tcPr>
            <w:tcW w:w="1276" w:type="dxa"/>
            <w:hideMark/>
          </w:tcPr>
          <w:p w:rsidR="00751A07" w:rsidRPr="00F368D0" w:rsidRDefault="00751A07" w:rsidP="00751A07">
            <w:pPr>
              <w:jc w:val="center"/>
              <w:cnfStyle w:val="000000100000"/>
              <w:rPr>
                <w:ins w:id="4996" w:author="Familia Valderrama A" w:date="2014-03-13T04:20:00Z"/>
                <w:rFonts w:ascii="Arial" w:eastAsia="Times New Roman" w:hAnsi="Arial" w:cs="Arial"/>
                <w:iCs/>
                <w:lang w:eastAsia="es-CO"/>
              </w:rPr>
            </w:pPr>
            <w:ins w:id="4997"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100000"/>
              <w:rPr>
                <w:ins w:id="4998" w:author="Familia Valderrama A" w:date="2014-03-13T04:20:00Z"/>
                <w:rFonts w:ascii="Arial" w:eastAsia="Times New Roman" w:hAnsi="Arial" w:cs="Arial"/>
                <w:iCs/>
                <w:lang w:eastAsia="es-CO"/>
              </w:rPr>
            </w:pPr>
            <w:ins w:id="4999" w:author="Familia Valderrama A" w:date="2014-03-13T04:20:00Z">
              <w:r w:rsidRPr="00F368D0">
                <w:rPr>
                  <w:rFonts w:ascii="Arial" w:eastAsia="Times New Roman" w:hAnsi="Arial" w:cs="Arial"/>
                  <w:iCs/>
                  <w:lang w:eastAsia="es-CO"/>
                </w:rPr>
                <w:t>$ 12.000</w:t>
              </w:r>
            </w:ins>
          </w:p>
        </w:tc>
      </w:tr>
      <w:tr w:rsidR="00751A07" w:rsidRPr="00F368D0" w:rsidTr="00751A07">
        <w:trPr>
          <w:trHeight w:val="315"/>
          <w:ins w:id="5000" w:author="Familia Valderrama A" w:date="2014-03-13T04:20:00Z"/>
        </w:trPr>
        <w:tc>
          <w:tcPr>
            <w:cnfStyle w:val="001000000000"/>
            <w:tcW w:w="1200" w:type="dxa"/>
            <w:vMerge/>
            <w:vAlign w:val="center"/>
            <w:hideMark/>
          </w:tcPr>
          <w:p w:rsidR="00751A07" w:rsidRPr="00F368D0" w:rsidRDefault="00751A07" w:rsidP="00751A07">
            <w:pPr>
              <w:jc w:val="center"/>
              <w:rPr>
                <w:ins w:id="5001"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5002"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5003" w:author="Familia Valderrama A" w:date="2014-03-13T04:20:00Z"/>
                <w:rFonts w:ascii="Arial" w:eastAsia="Times New Roman" w:hAnsi="Arial" w:cs="Arial"/>
                <w:iCs/>
                <w:lang w:eastAsia="es-CO"/>
              </w:rPr>
            </w:pPr>
            <w:ins w:id="5004" w:author="Familia Valderrama A" w:date="2014-03-13T04:20:00Z">
              <w:r w:rsidRPr="00F368D0">
                <w:rPr>
                  <w:rFonts w:ascii="Arial" w:eastAsia="Times New Roman" w:hAnsi="Arial" w:cs="Arial"/>
                  <w:iCs/>
                  <w:lang w:eastAsia="es-CO"/>
                </w:rPr>
                <w:t xml:space="preserve">Identificación </w:t>
              </w:r>
              <w:r>
                <w:rPr>
                  <w:rFonts w:ascii="Arial" w:eastAsia="Times New Roman" w:hAnsi="Arial" w:cs="Arial"/>
                  <w:iCs/>
                  <w:lang w:eastAsia="es-CO"/>
                </w:rPr>
                <w:t>Task Slips</w:t>
              </w:r>
            </w:ins>
          </w:p>
        </w:tc>
        <w:tc>
          <w:tcPr>
            <w:tcW w:w="1276" w:type="dxa"/>
            <w:hideMark/>
          </w:tcPr>
          <w:p w:rsidR="00751A07" w:rsidRPr="00F368D0" w:rsidRDefault="00751A07" w:rsidP="00751A07">
            <w:pPr>
              <w:jc w:val="center"/>
              <w:cnfStyle w:val="000000000000"/>
              <w:rPr>
                <w:ins w:id="5005" w:author="Familia Valderrama A" w:date="2014-03-13T04:20:00Z"/>
                <w:rFonts w:ascii="Arial" w:eastAsia="Times New Roman" w:hAnsi="Arial" w:cs="Arial"/>
                <w:iCs/>
                <w:lang w:eastAsia="es-CO"/>
              </w:rPr>
            </w:pPr>
            <w:ins w:id="5006" w:author="Familia Valderrama A" w:date="2014-03-13T04:20:00Z">
              <w:r w:rsidRPr="00F368D0">
                <w:rPr>
                  <w:rFonts w:ascii="Arial" w:eastAsia="Times New Roman" w:hAnsi="Arial" w:cs="Arial"/>
                  <w:iCs/>
                  <w:lang w:eastAsia="es-CO"/>
                </w:rPr>
                <w:t>4</w:t>
              </w:r>
            </w:ins>
          </w:p>
        </w:tc>
        <w:tc>
          <w:tcPr>
            <w:tcW w:w="1275" w:type="dxa"/>
            <w:hideMark/>
          </w:tcPr>
          <w:p w:rsidR="00751A07" w:rsidRPr="00F368D0" w:rsidRDefault="00751A07" w:rsidP="00751A07">
            <w:pPr>
              <w:jc w:val="center"/>
              <w:cnfStyle w:val="000000000000"/>
              <w:rPr>
                <w:ins w:id="5007" w:author="Familia Valderrama A" w:date="2014-03-13T04:20:00Z"/>
                <w:rFonts w:ascii="Arial" w:eastAsia="Times New Roman" w:hAnsi="Arial" w:cs="Arial"/>
                <w:iCs/>
                <w:lang w:eastAsia="es-CO"/>
              </w:rPr>
            </w:pPr>
            <w:ins w:id="5008" w:author="Familia Valderrama A" w:date="2014-03-13T04:20:00Z">
              <w:r w:rsidRPr="00F368D0">
                <w:rPr>
                  <w:rFonts w:ascii="Arial" w:eastAsia="Times New Roman" w:hAnsi="Arial" w:cs="Arial"/>
                  <w:iCs/>
                  <w:lang w:eastAsia="es-CO"/>
                </w:rPr>
                <w:t>$ 48.000</w:t>
              </w:r>
            </w:ins>
          </w:p>
        </w:tc>
      </w:tr>
      <w:tr w:rsidR="00751A07" w:rsidRPr="00F368D0" w:rsidTr="00751A07">
        <w:trPr>
          <w:cnfStyle w:val="000000100000"/>
          <w:trHeight w:val="315"/>
          <w:ins w:id="5009" w:author="Familia Valderrama A" w:date="2014-03-13T04:20:00Z"/>
        </w:trPr>
        <w:tc>
          <w:tcPr>
            <w:cnfStyle w:val="001000000000"/>
            <w:tcW w:w="1200" w:type="dxa"/>
            <w:vMerge/>
            <w:vAlign w:val="center"/>
            <w:hideMark/>
          </w:tcPr>
          <w:p w:rsidR="00751A07" w:rsidRPr="00F368D0" w:rsidRDefault="00751A07" w:rsidP="00751A07">
            <w:pPr>
              <w:jc w:val="center"/>
              <w:rPr>
                <w:ins w:id="5010"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5011"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5012" w:author="Familia Valderrama A" w:date="2014-03-13T04:20:00Z"/>
                <w:rFonts w:ascii="Arial" w:eastAsia="Times New Roman" w:hAnsi="Arial" w:cs="Arial"/>
                <w:iCs/>
                <w:lang w:eastAsia="es-CO"/>
              </w:rPr>
            </w:pPr>
            <w:ins w:id="5013" w:author="Familia Valderrama A" w:date="2014-03-13T04:20:00Z">
              <w:r w:rsidRPr="00F368D0">
                <w:rPr>
                  <w:rFonts w:ascii="Arial" w:eastAsia="Times New Roman" w:hAnsi="Arial" w:cs="Arial"/>
                  <w:iCs/>
                  <w:lang w:eastAsia="es-CO"/>
                </w:rPr>
                <w:t xml:space="preserve">Creación </w:t>
              </w:r>
              <w:r>
                <w:rPr>
                  <w:rFonts w:ascii="Arial" w:eastAsia="Times New Roman" w:hAnsi="Arial" w:cs="Arial"/>
                  <w:iCs/>
                  <w:lang w:eastAsia="es-CO"/>
                </w:rPr>
                <w:t>Task Slips</w:t>
              </w:r>
            </w:ins>
          </w:p>
        </w:tc>
        <w:tc>
          <w:tcPr>
            <w:tcW w:w="1276" w:type="dxa"/>
            <w:hideMark/>
          </w:tcPr>
          <w:p w:rsidR="00751A07" w:rsidRPr="00F368D0" w:rsidRDefault="00751A07" w:rsidP="00751A07">
            <w:pPr>
              <w:jc w:val="center"/>
              <w:cnfStyle w:val="000000100000"/>
              <w:rPr>
                <w:ins w:id="5014" w:author="Familia Valderrama A" w:date="2014-03-13T04:20:00Z"/>
                <w:rFonts w:ascii="Arial" w:eastAsia="Times New Roman" w:hAnsi="Arial" w:cs="Arial"/>
                <w:iCs/>
                <w:lang w:eastAsia="es-CO"/>
              </w:rPr>
            </w:pPr>
            <w:ins w:id="5015" w:author="Familia Valderrama A" w:date="2014-03-13T04:20:00Z">
              <w:r w:rsidRPr="00F368D0">
                <w:rPr>
                  <w:rFonts w:ascii="Arial" w:eastAsia="Times New Roman" w:hAnsi="Arial" w:cs="Arial"/>
                  <w:iCs/>
                  <w:lang w:eastAsia="es-CO"/>
                </w:rPr>
                <w:t>4</w:t>
              </w:r>
            </w:ins>
          </w:p>
        </w:tc>
        <w:tc>
          <w:tcPr>
            <w:tcW w:w="1275" w:type="dxa"/>
            <w:hideMark/>
          </w:tcPr>
          <w:p w:rsidR="00751A07" w:rsidRPr="00F368D0" w:rsidRDefault="00751A07" w:rsidP="00751A07">
            <w:pPr>
              <w:jc w:val="center"/>
              <w:cnfStyle w:val="000000100000"/>
              <w:rPr>
                <w:ins w:id="5016" w:author="Familia Valderrama A" w:date="2014-03-13T04:20:00Z"/>
                <w:rFonts w:ascii="Arial" w:eastAsia="Times New Roman" w:hAnsi="Arial" w:cs="Arial"/>
                <w:iCs/>
                <w:lang w:eastAsia="es-CO"/>
              </w:rPr>
            </w:pPr>
            <w:ins w:id="5017" w:author="Familia Valderrama A" w:date="2014-03-13T04:20:00Z">
              <w:r w:rsidRPr="00F368D0">
                <w:rPr>
                  <w:rFonts w:ascii="Arial" w:eastAsia="Times New Roman" w:hAnsi="Arial" w:cs="Arial"/>
                  <w:iCs/>
                  <w:lang w:eastAsia="es-CO"/>
                </w:rPr>
                <w:t>$ 48.000</w:t>
              </w:r>
            </w:ins>
          </w:p>
        </w:tc>
      </w:tr>
      <w:tr w:rsidR="00751A07" w:rsidRPr="00F368D0" w:rsidTr="00751A07">
        <w:trPr>
          <w:trHeight w:val="615"/>
          <w:ins w:id="5018" w:author="Familia Valderrama A" w:date="2014-03-13T04:20:00Z"/>
        </w:trPr>
        <w:tc>
          <w:tcPr>
            <w:cnfStyle w:val="001000000000"/>
            <w:tcW w:w="1200" w:type="dxa"/>
            <w:vMerge/>
            <w:vAlign w:val="center"/>
            <w:hideMark/>
          </w:tcPr>
          <w:p w:rsidR="00751A07" w:rsidRPr="00F368D0" w:rsidRDefault="00751A07" w:rsidP="00751A07">
            <w:pPr>
              <w:jc w:val="center"/>
              <w:rPr>
                <w:ins w:id="5019"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000000"/>
              <w:rPr>
                <w:ins w:id="5020"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000000"/>
              <w:rPr>
                <w:ins w:id="5021" w:author="Familia Valderrama A" w:date="2014-03-13T04:20:00Z"/>
                <w:rFonts w:ascii="Arial" w:eastAsia="Times New Roman" w:hAnsi="Arial" w:cs="Arial"/>
                <w:iCs/>
                <w:lang w:eastAsia="es-CO"/>
              </w:rPr>
            </w:pPr>
            <w:ins w:id="5022" w:author="Familia Valderrama A" w:date="2014-03-13T04:20:00Z">
              <w:r w:rsidRPr="00F368D0">
                <w:rPr>
                  <w:rFonts w:ascii="Arial" w:eastAsia="Times New Roman" w:hAnsi="Arial" w:cs="Arial"/>
                  <w:iCs/>
                  <w:lang w:eastAsia="es-CO"/>
                </w:rPr>
                <w:t xml:space="preserve">Primera revisión </w:t>
              </w:r>
              <w:r>
                <w:rPr>
                  <w:rFonts w:ascii="Arial" w:eastAsia="Times New Roman" w:hAnsi="Arial" w:cs="Arial"/>
                  <w:iCs/>
                  <w:lang w:eastAsia="es-CO"/>
                </w:rPr>
                <w:t>Task Slips</w:t>
              </w:r>
            </w:ins>
          </w:p>
        </w:tc>
        <w:tc>
          <w:tcPr>
            <w:tcW w:w="1276" w:type="dxa"/>
            <w:hideMark/>
          </w:tcPr>
          <w:p w:rsidR="00751A07" w:rsidRPr="00F368D0" w:rsidRDefault="00751A07" w:rsidP="00751A07">
            <w:pPr>
              <w:jc w:val="center"/>
              <w:cnfStyle w:val="000000000000"/>
              <w:rPr>
                <w:ins w:id="5023" w:author="Familia Valderrama A" w:date="2014-03-13T04:20:00Z"/>
                <w:rFonts w:ascii="Arial" w:eastAsia="Times New Roman" w:hAnsi="Arial" w:cs="Arial"/>
                <w:iCs/>
                <w:lang w:eastAsia="es-CO"/>
              </w:rPr>
            </w:pPr>
            <w:ins w:id="5024" w:author="Familia Valderrama A" w:date="2014-03-13T04:20:00Z">
              <w:r w:rsidRPr="00F368D0">
                <w:rPr>
                  <w:rFonts w:ascii="Arial" w:eastAsia="Times New Roman" w:hAnsi="Arial" w:cs="Arial"/>
                  <w:iCs/>
                  <w:lang w:eastAsia="es-CO"/>
                </w:rPr>
                <w:t>1</w:t>
              </w:r>
            </w:ins>
          </w:p>
        </w:tc>
        <w:tc>
          <w:tcPr>
            <w:tcW w:w="1275" w:type="dxa"/>
            <w:hideMark/>
          </w:tcPr>
          <w:p w:rsidR="00751A07" w:rsidRPr="00F368D0" w:rsidRDefault="00751A07" w:rsidP="00751A07">
            <w:pPr>
              <w:jc w:val="center"/>
              <w:cnfStyle w:val="000000000000"/>
              <w:rPr>
                <w:ins w:id="5025" w:author="Familia Valderrama A" w:date="2014-03-13T04:20:00Z"/>
                <w:rFonts w:ascii="Arial" w:eastAsia="Times New Roman" w:hAnsi="Arial" w:cs="Arial"/>
                <w:iCs/>
                <w:lang w:eastAsia="es-CO"/>
              </w:rPr>
            </w:pPr>
            <w:ins w:id="5026" w:author="Familia Valderrama A" w:date="2014-03-13T04:20:00Z">
              <w:r w:rsidRPr="00F368D0">
                <w:rPr>
                  <w:rFonts w:ascii="Arial" w:eastAsia="Times New Roman" w:hAnsi="Arial" w:cs="Arial"/>
                  <w:iCs/>
                  <w:lang w:eastAsia="es-CO"/>
                </w:rPr>
                <w:t>$ 12.000</w:t>
              </w:r>
            </w:ins>
          </w:p>
        </w:tc>
      </w:tr>
      <w:tr w:rsidR="00751A07" w:rsidRPr="00F368D0" w:rsidTr="00751A07">
        <w:trPr>
          <w:cnfStyle w:val="000000100000"/>
          <w:trHeight w:val="315"/>
          <w:ins w:id="5027" w:author="Familia Valderrama A" w:date="2014-03-13T04:20:00Z"/>
        </w:trPr>
        <w:tc>
          <w:tcPr>
            <w:cnfStyle w:val="001000000000"/>
            <w:tcW w:w="1200" w:type="dxa"/>
            <w:vMerge/>
            <w:vAlign w:val="center"/>
            <w:hideMark/>
          </w:tcPr>
          <w:p w:rsidR="00751A07" w:rsidRPr="00F368D0" w:rsidRDefault="00751A07" w:rsidP="00751A07">
            <w:pPr>
              <w:jc w:val="center"/>
              <w:rPr>
                <w:ins w:id="5028" w:author="Familia Valderrama A" w:date="2014-03-13T04:20:00Z"/>
                <w:rFonts w:ascii="Arial" w:eastAsia="Times New Roman" w:hAnsi="Arial" w:cs="Arial"/>
                <w:bCs w:val="0"/>
                <w:lang w:eastAsia="es-CO"/>
              </w:rPr>
            </w:pPr>
          </w:p>
        </w:tc>
        <w:tc>
          <w:tcPr>
            <w:tcW w:w="2217" w:type="dxa"/>
            <w:vMerge/>
            <w:hideMark/>
          </w:tcPr>
          <w:p w:rsidR="00751A07" w:rsidRPr="00F368D0" w:rsidRDefault="00751A07" w:rsidP="00751A07">
            <w:pPr>
              <w:jc w:val="center"/>
              <w:cnfStyle w:val="000000100000"/>
              <w:rPr>
                <w:ins w:id="5029" w:author="Familia Valderrama A" w:date="2014-03-13T04:20:00Z"/>
                <w:rFonts w:ascii="Arial" w:eastAsia="Times New Roman" w:hAnsi="Arial" w:cs="Arial"/>
                <w:iCs/>
                <w:lang w:eastAsia="es-CO"/>
              </w:rPr>
            </w:pPr>
          </w:p>
        </w:tc>
        <w:tc>
          <w:tcPr>
            <w:tcW w:w="3119" w:type="dxa"/>
            <w:hideMark/>
          </w:tcPr>
          <w:p w:rsidR="00751A07" w:rsidRPr="00F368D0" w:rsidRDefault="00751A07" w:rsidP="00751A07">
            <w:pPr>
              <w:jc w:val="center"/>
              <w:cnfStyle w:val="000000100000"/>
              <w:rPr>
                <w:ins w:id="5030" w:author="Familia Valderrama A" w:date="2014-03-13T04:20:00Z"/>
                <w:rFonts w:ascii="Arial" w:eastAsia="Times New Roman" w:hAnsi="Arial" w:cs="Arial"/>
                <w:iCs/>
                <w:lang w:eastAsia="es-CO"/>
              </w:rPr>
            </w:pPr>
            <w:ins w:id="5031" w:author="Familia Valderrama A" w:date="2014-03-13T04:20:00Z">
              <w:r w:rsidRPr="00F368D0">
                <w:rPr>
                  <w:rFonts w:ascii="Arial" w:eastAsia="Times New Roman" w:hAnsi="Arial" w:cs="Arial"/>
                  <w:iCs/>
                  <w:lang w:eastAsia="es-CO"/>
                </w:rPr>
                <w:t xml:space="preserve">Corrección </w:t>
              </w:r>
              <w:r>
                <w:rPr>
                  <w:rFonts w:ascii="Arial" w:eastAsia="Times New Roman" w:hAnsi="Arial" w:cs="Arial"/>
                  <w:iCs/>
                  <w:lang w:eastAsia="es-CO"/>
                </w:rPr>
                <w:t>Task Slips</w:t>
              </w:r>
            </w:ins>
          </w:p>
        </w:tc>
        <w:tc>
          <w:tcPr>
            <w:tcW w:w="1276" w:type="dxa"/>
            <w:hideMark/>
          </w:tcPr>
          <w:p w:rsidR="00751A07" w:rsidRPr="00F368D0" w:rsidRDefault="00751A07" w:rsidP="00751A07">
            <w:pPr>
              <w:jc w:val="center"/>
              <w:cnfStyle w:val="000000100000"/>
              <w:rPr>
                <w:ins w:id="5032" w:author="Familia Valderrama A" w:date="2014-03-13T04:20:00Z"/>
                <w:rFonts w:ascii="Arial" w:eastAsia="Times New Roman" w:hAnsi="Arial" w:cs="Arial"/>
                <w:iCs/>
                <w:lang w:eastAsia="es-CO"/>
              </w:rPr>
            </w:pPr>
            <w:ins w:id="5033" w:author="Familia Valderrama A" w:date="2014-03-13T04:20:00Z">
              <w:r w:rsidRPr="00F368D0">
                <w:rPr>
                  <w:rFonts w:ascii="Arial" w:eastAsia="Times New Roman" w:hAnsi="Arial" w:cs="Arial"/>
                  <w:iCs/>
                  <w:lang w:eastAsia="es-CO"/>
                </w:rPr>
                <w:t>2</w:t>
              </w:r>
            </w:ins>
          </w:p>
        </w:tc>
        <w:tc>
          <w:tcPr>
            <w:tcW w:w="1275" w:type="dxa"/>
            <w:hideMark/>
          </w:tcPr>
          <w:p w:rsidR="00751A07" w:rsidRPr="00F368D0" w:rsidRDefault="00751A07" w:rsidP="00751A07">
            <w:pPr>
              <w:jc w:val="center"/>
              <w:cnfStyle w:val="000000100000"/>
              <w:rPr>
                <w:ins w:id="5034" w:author="Familia Valderrama A" w:date="2014-03-13T04:20:00Z"/>
                <w:rFonts w:ascii="Arial" w:eastAsia="Times New Roman" w:hAnsi="Arial" w:cs="Arial"/>
                <w:iCs/>
                <w:lang w:eastAsia="es-CO"/>
              </w:rPr>
            </w:pPr>
            <w:ins w:id="5035" w:author="Familia Valderrama A" w:date="2014-03-13T04:20:00Z">
              <w:r w:rsidRPr="00F368D0">
                <w:rPr>
                  <w:rFonts w:ascii="Arial" w:eastAsia="Times New Roman" w:hAnsi="Arial" w:cs="Arial"/>
                  <w:iCs/>
                  <w:lang w:eastAsia="es-CO"/>
                </w:rPr>
                <w:t>$ 24.000</w:t>
              </w:r>
            </w:ins>
          </w:p>
        </w:tc>
      </w:tr>
      <w:tr w:rsidR="00751A07" w:rsidRPr="00F368D0" w:rsidTr="00751A07">
        <w:trPr>
          <w:trHeight w:val="315"/>
          <w:ins w:id="5036" w:author="Familia Valderrama A" w:date="2014-03-13T04:20:00Z"/>
        </w:trPr>
        <w:tc>
          <w:tcPr>
            <w:cnfStyle w:val="001000000000"/>
            <w:tcW w:w="1200" w:type="dxa"/>
            <w:vAlign w:val="center"/>
          </w:tcPr>
          <w:p w:rsidR="00751A07" w:rsidRPr="00F368D0" w:rsidRDefault="00751A07" w:rsidP="00751A07">
            <w:pPr>
              <w:jc w:val="center"/>
              <w:rPr>
                <w:ins w:id="5037" w:author="Familia Valderrama A" w:date="2014-03-13T04:20:00Z"/>
                <w:rFonts w:ascii="Arial" w:eastAsia="Times New Roman" w:hAnsi="Arial" w:cs="Arial"/>
                <w:bCs w:val="0"/>
                <w:lang w:eastAsia="es-CO"/>
              </w:rPr>
            </w:pPr>
          </w:p>
        </w:tc>
        <w:tc>
          <w:tcPr>
            <w:tcW w:w="2217" w:type="dxa"/>
            <w:vMerge/>
          </w:tcPr>
          <w:p w:rsidR="00751A07" w:rsidRPr="00F368D0" w:rsidRDefault="00751A07" w:rsidP="00751A07">
            <w:pPr>
              <w:jc w:val="center"/>
              <w:cnfStyle w:val="000000000000"/>
              <w:rPr>
                <w:ins w:id="5038" w:author="Familia Valderrama A" w:date="2014-03-13T04:20:00Z"/>
                <w:rFonts w:ascii="Arial" w:eastAsia="Times New Roman" w:hAnsi="Arial" w:cs="Arial"/>
                <w:iCs/>
                <w:lang w:eastAsia="es-CO"/>
              </w:rPr>
            </w:pPr>
          </w:p>
        </w:tc>
        <w:tc>
          <w:tcPr>
            <w:tcW w:w="4395" w:type="dxa"/>
            <w:gridSpan w:val="2"/>
          </w:tcPr>
          <w:p w:rsidR="00751A07" w:rsidRPr="00DA6911" w:rsidRDefault="00751A07" w:rsidP="00751A07">
            <w:pPr>
              <w:jc w:val="center"/>
              <w:cnfStyle w:val="000000000000"/>
              <w:rPr>
                <w:ins w:id="5039" w:author="Familia Valderrama A" w:date="2014-03-13T04:20:00Z"/>
                <w:rFonts w:ascii="Arial" w:eastAsia="Times New Roman" w:hAnsi="Arial" w:cs="Arial"/>
                <w:b/>
                <w:iCs/>
                <w:lang w:eastAsia="es-CO"/>
              </w:rPr>
            </w:pPr>
            <w:ins w:id="5040" w:author="Familia Valderrama A" w:date="2014-03-13T04:20:00Z">
              <w:r w:rsidRPr="00DA6911">
                <w:rPr>
                  <w:rFonts w:ascii="Arial" w:eastAsia="Times New Roman" w:hAnsi="Arial" w:cs="Arial"/>
                  <w:b/>
                  <w:iCs/>
                  <w:lang w:eastAsia="es-CO"/>
                </w:rPr>
                <w:t>TOTAL</w:t>
              </w:r>
            </w:ins>
          </w:p>
        </w:tc>
        <w:tc>
          <w:tcPr>
            <w:tcW w:w="1275" w:type="dxa"/>
          </w:tcPr>
          <w:p w:rsidR="00751A07" w:rsidRPr="005E1653" w:rsidRDefault="00751A07" w:rsidP="00751A07">
            <w:pPr>
              <w:jc w:val="center"/>
              <w:cnfStyle w:val="000000000000"/>
              <w:rPr>
                <w:ins w:id="5041" w:author="Familia Valderrama A" w:date="2014-03-13T04:20:00Z"/>
                <w:rFonts w:ascii="Arial" w:eastAsia="Times New Roman" w:hAnsi="Arial" w:cs="Arial"/>
                <w:b/>
                <w:iCs/>
                <w:lang w:eastAsia="es-CO"/>
              </w:rPr>
            </w:pPr>
            <w:ins w:id="5042" w:author="Familia Valderrama A" w:date="2014-03-13T04:20:00Z">
              <w:r w:rsidRPr="005E1653">
                <w:rPr>
                  <w:rFonts w:ascii="Arial" w:eastAsia="Times New Roman" w:hAnsi="Arial" w:cs="Arial"/>
                  <w:b/>
                  <w:iCs/>
                  <w:lang w:eastAsia="es-CO"/>
                </w:rPr>
                <w:t>$ 150.000</w:t>
              </w:r>
            </w:ins>
          </w:p>
        </w:tc>
      </w:tr>
      <w:tr w:rsidR="00751A07" w:rsidRPr="00F368D0" w:rsidTr="00751A07">
        <w:trPr>
          <w:cnfStyle w:val="000000100000"/>
          <w:trHeight w:val="315"/>
          <w:ins w:id="5043" w:author="Familia Valderrama A" w:date="2014-03-13T04:20:00Z"/>
        </w:trPr>
        <w:tc>
          <w:tcPr>
            <w:cnfStyle w:val="001000000000"/>
            <w:tcW w:w="1200" w:type="dxa"/>
            <w:vAlign w:val="center"/>
          </w:tcPr>
          <w:p w:rsidR="00751A07" w:rsidRPr="00F368D0" w:rsidRDefault="00751A07" w:rsidP="00751A07">
            <w:pPr>
              <w:jc w:val="center"/>
              <w:rPr>
                <w:ins w:id="5044" w:author="Familia Valderrama A" w:date="2014-03-13T04:20:00Z"/>
                <w:rFonts w:ascii="Arial" w:eastAsia="Times New Roman" w:hAnsi="Arial" w:cs="Arial"/>
                <w:bCs w:val="0"/>
                <w:lang w:eastAsia="es-CO"/>
              </w:rPr>
            </w:pPr>
          </w:p>
        </w:tc>
        <w:tc>
          <w:tcPr>
            <w:tcW w:w="7887" w:type="dxa"/>
            <w:gridSpan w:val="4"/>
          </w:tcPr>
          <w:p w:rsidR="00751A07" w:rsidRPr="005E1653" w:rsidRDefault="00751A07" w:rsidP="00751A07">
            <w:pPr>
              <w:jc w:val="center"/>
              <w:cnfStyle w:val="000000100000"/>
              <w:rPr>
                <w:ins w:id="5045" w:author="Familia Valderrama A" w:date="2014-03-13T04:20:00Z"/>
                <w:rFonts w:ascii="Arial" w:eastAsia="Times New Roman" w:hAnsi="Arial" w:cs="Arial"/>
                <w:iCs/>
                <w:lang w:eastAsia="es-CO"/>
              </w:rPr>
            </w:pPr>
            <w:ins w:id="5046" w:author="Familia Valderrama A" w:date="2014-03-13T04:20:00Z">
              <w:r>
                <w:rPr>
                  <w:rFonts w:ascii="Arial" w:eastAsia="Times New Roman" w:hAnsi="Arial" w:cs="Arial"/>
                  <w:b/>
                  <w:iCs/>
                  <w:lang w:eastAsia="es-CO"/>
                </w:rPr>
                <w:t xml:space="preserve">TOTAL PRIMERA ENTREGA: </w:t>
              </w:r>
              <w:r>
                <w:rPr>
                  <w:rFonts w:ascii="Arial" w:eastAsia="Times New Roman" w:hAnsi="Arial" w:cs="Arial"/>
                  <w:iCs/>
                  <w:lang w:eastAsia="es-CO"/>
                </w:rPr>
                <w:t>$1’116.000</w:t>
              </w:r>
            </w:ins>
          </w:p>
        </w:tc>
      </w:tr>
    </w:tbl>
    <w:p w:rsidR="00751A07" w:rsidRDefault="00751A07" w:rsidP="00751A07">
      <w:pPr>
        <w:tabs>
          <w:tab w:val="left" w:pos="1515"/>
        </w:tabs>
        <w:rPr>
          <w:ins w:id="5047" w:author="Familia Valderrama A" w:date="2014-03-13T04:20:00Z"/>
          <w:rFonts w:ascii="Arial" w:hAnsi="Arial" w:cs="Arial"/>
          <w:szCs w:val="24"/>
        </w:rPr>
      </w:pPr>
    </w:p>
    <w:p w:rsidR="00751A07" w:rsidRDefault="00751A07" w:rsidP="00751A07">
      <w:pPr>
        <w:tabs>
          <w:tab w:val="left" w:pos="1515"/>
        </w:tabs>
        <w:rPr>
          <w:ins w:id="5048" w:author="Familia Valderrama A" w:date="2014-03-13T04:20:00Z"/>
          <w:rFonts w:ascii="Arial" w:hAnsi="Arial" w:cs="Arial"/>
          <w:szCs w:val="24"/>
        </w:rPr>
      </w:pPr>
    </w:p>
    <w:tbl>
      <w:tblPr>
        <w:tblStyle w:val="Cuadrculamedia2-nfasis1"/>
        <w:tblW w:w="9180" w:type="dxa"/>
        <w:tblLook w:val="04A0"/>
      </w:tblPr>
      <w:tblGrid>
        <w:gridCol w:w="1200"/>
        <w:gridCol w:w="2217"/>
        <w:gridCol w:w="3119"/>
        <w:gridCol w:w="1085"/>
        <w:gridCol w:w="1559"/>
      </w:tblGrid>
      <w:tr w:rsidR="00751A07" w:rsidRPr="00F368D0" w:rsidTr="00751A07">
        <w:trPr>
          <w:cnfStyle w:val="100000000000"/>
          <w:trHeight w:val="915"/>
          <w:ins w:id="5049" w:author="Familia Valderrama A" w:date="2014-03-13T04:20:00Z"/>
        </w:trPr>
        <w:tc>
          <w:tcPr>
            <w:cnfStyle w:val="001000000100"/>
            <w:tcW w:w="1200" w:type="dxa"/>
            <w:vMerge w:val="restart"/>
            <w:textDirection w:val="btLr"/>
            <w:vAlign w:val="center"/>
            <w:hideMark/>
          </w:tcPr>
          <w:p w:rsidR="00751A07" w:rsidRPr="00F368D0" w:rsidRDefault="00751A07" w:rsidP="00751A07">
            <w:pPr>
              <w:jc w:val="center"/>
              <w:rPr>
                <w:ins w:id="5050" w:author="Familia Valderrama A" w:date="2014-03-13T04:20:00Z"/>
                <w:rFonts w:ascii="Arial" w:eastAsia="Times New Roman" w:hAnsi="Arial" w:cs="Arial"/>
                <w:b w:val="0"/>
                <w:bCs w:val="0"/>
                <w:color w:val="000000"/>
                <w:lang w:eastAsia="es-CO"/>
              </w:rPr>
            </w:pPr>
            <w:ins w:id="5051" w:author="Familia Valderrama A" w:date="2014-03-13T04:20:00Z">
              <w:r w:rsidRPr="00F368D0">
                <w:rPr>
                  <w:rFonts w:ascii="Arial" w:eastAsia="Times New Roman" w:hAnsi="Arial" w:cs="Arial"/>
                  <w:color w:val="000000"/>
                  <w:lang w:eastAsia="es-CO"/>
                </w:rPr>
                <w:t>Segunda entrega</w:t>
              </w:r>
            </w:ins>
          </w:p>
        </w:tc>
        <w:tc>
          <w:tcPr>
            <w:tcW w:w="2217" w:type="dxa"/>
            <w:shd w:val="clear" w:color="auto" w:fill="17365D" w:themeFill="text2" w:themeFillShade="BF"/>
            <w:vAlign w:val="center"/>
            <w:hideMark/>
          </w:tcPr>
          <w:p w:rsidR="00751A07" w:rsidRPr="00DA6911" w:rsidRDefault="00751A07" w:rsidP="00751A07">
            <w:pPr>
              <w:jc w:val="center"/>
              <w:cnfStyle w:val="100000000000"/>
              <w:rPr>
                <w:ins w:id="5052" w:author="Familia Valderrama A" w:date="2014-03-13T04:20:00Z"/>
                <w:rFonts w:ascii="Arial" w:eastAsia="Times New Roman" w:hAnsi="Arial" w:cs="Arial"/>
                <w:b w:val="0"/>
                <w:bCs w:val="0"/>
                <w:iCs/>
                <w:color w:val="FFFFFF" w:themeColor="background1"/>
                <w:lang w:eastAsia="es-CO"/>
              </w:rPr>
            </w:pPr>
            <w:ins w:id="5053" w:author="Familia Valderrama A" w:date="2014-03-13T04:20:00Z">
              <w:r w:rsidRPr="00DA6911">
                <w:rPr>
                  <w:rFonts w:ascii="Arial" w:eastAsia="Times New Roman" w:hAnsi="Arial" w:cs="Arial"/>
                  <w:iCs/>
                  <w:color w:val="FFFFFF" w:themeColor="background1"/>
                  <w:lang w:eastAsia="es-CO"/>
                </w:rPr>
                <w:t>Horas disponibles semanales por integrante</w:t>
              </w:r>
            </w:ins>
          </w:p>
        </w:tc>
        <w:tc>
          <w:tcPr>
            <w:tcW w:w="3119" w:type="dxa"/>
            <w:shd w:val="clear" w:color="auto" w:fill="17365D" w:themeFill="text2" w:themeFillShade="BF"/>
            <w:vAlign w:val="center"/>
            <w:hideMark/>
          </w:tcPr>
          <w:p w:rsidR="00751A07" w:rsidRPr="00DA6911" w:rsidRDefault="00751A07" w:rsidP="00751A07">
            <w:pPr>
              <w:jc w:val="center"/>
              <w:cnfStyle w:val="100000000000"/>
              <w:rPr>
                <w:ins w:id="5054" w:author="Familia Valderrama A" w:date="2014-03-13T04:20:00Z"/>
                <w:rFonts w:ascii="Arial" w:eastAsia="Times New Roman" w:hAnsi="Arial" w:cs="Arial"/>
                <w:b w:val="0"/>
                <w:bCs w:val="0"/>
                <w:iCs/>
                <w:color w:val="FFFFFF" w:themeColor="background1"/>
                <w:lang w:eastAsia="es-CO"/>
              </w:rPr>
            </w:pPr>
            <w:ins w:id="5055" w:author="Familia Valderrama A" w:date="2014-03-13T04:20:00Z">
              <w:r w:rsidRPr="00DA6911">
                <w:rPr>
                  <w:rFonts w:ascii="Arial" w:eastAsia="Times New Roman" w:hAnsi="Arial" w:cs="Arial"/>
                  <w:iCs/>
                  <w:color w:val="FFFFFF" w:themeColor="background1"/>
                  <w:lang w:eastAsia="es-CO"/>
                </w:rPr>
                <w:t>Semanas</w:t>
              </w:r>
            </w:ins>
          </w:p>
        </w:tc>
        <w:tc>
          <w:tcPr>
            <w:tcW w:w="1085" w:type="dxa"/>
            <w:shd w:val="clear" w:color="auto" w:fill="17365D" w:themeFill="text2" w:themeFillShade="BF"/>
            <w:vAlign w:val="center"/>
            <w:hideMark/>
          </w:tcPr>
          <w:p w:rsidR="00751A07" w:rsidRPr="00DA6911" w:rsidRDefault="00751A07" w:rsidP="00751A07">
            <w:pPr>
              <w:jc w:val="center"/>
              <w:cnfStyle w:val="100000000000"/>
              <w:rPr>
                <w:ins w:id="5056" w:author="Familia Valderrama A" w:date="2014-03-13T04:20:00Z"/>
                <w:rFonts w:ascii="Arial" w:eastAsia="Times New Roman" w:hAnsi="Arial" w:cs="Arial"/>
                <w:b w:val="0"/>
                <w:bCs w:val="0"/>
                <w:iCs/>
                <w:color w:val="FFFFFF" w:themeColor="background1"/>
                <w:lang w:eastAsia="es-CO"/>
              </w:rPr>
            </w:pPr>
            <w:ins w:id="5057" w:author="Familia Valderrama A" w:date="2014-03-13T04:20:00Z">
              <w:r w:rsidRPr="00DA6911">
                <w:rPr>
                  <w:rFonts w:ascii="Arial" w:eastAsia="Times New Roman" w:hAnsi="Arial" w:cs="Arial"/>
                  <w:iCs/>
                  <w:color w:val="FFFFFF" w:themeColor="background1"/>
                  <w:lang w:eastAsia="es-CO"/>
                </w:rPr>
                <w:t>Horas totales</w:t>
              </w:r>
            </w:ins>
          </w:p>
        </w:tc>
        <w:tc>
          <w:tcPr>
            <w:tcW w:w="1559" w:type="dxa"/>
            <w:shd w:val="clear" w:color="auto" w:fill="17365D" w:themeFill="text2" w:themeFillShade="BF"/>
            <w:vAlign w:val="center"/>
            <w:hideMark/>
          </w:tcPr>
          <w:p w:rsidR="00751A07" w:rsidRPr="00DA6911" w:rsidRDefault="00751A07" w:rsidP="00751A07">
            <w:pPr>
              <w:jc w:val="center"/>
              <w:cnfStyle w:val="100000000000"/>
              <w:rPr>
                <w:ins w:id="5058" w:author="Familia Valderrama A" w:date="2014-03-13T04:20:00Z"/>
                <w:rFonts w:ascii="Arial" w:eastAsia="Times New Roman" w:hAnsi="Arial" w:cs="Arial"/>
                <w:b w:val="0"/>
                <w:bCs w:val="0"/>
                <w:iCs/>
                <w:color w:val="FFFFFF" w:themeColor="background1"/>
                <w:lang w:eastAsia="es-CO"/>
              </w:rPr>
            </w:pPr>
            <w:ins w:id="5059" w:author="Familia Valderrama A" w:date="2014-03-13T04:20:00Z">
              <w:r w:rsidRPr="00DA6911">
                <w:rPr>
                  <w:rFonts w:ascii="Arial" w:eastAsia="Times New Roman" w:hAnsi="Arial" w:cs="Arial"/>
                  <w:iCs/>
                  <w:color w:val="FFFFFF" w:themeColor="background1"/>
                  <w:lang w:eastAsia="es-CO"/>
                </w:rPr>
                <w:t>Total (pesos)</w:t>
              </w:r>
            </w:ins>
          </w:p>
        </w:tc>
      </w:tr>
      <w:tr w:rsidR="00751A07" w:rsidRPr="00F368D0" w:rsidTr="00751A07">
        <w:trPr>
          <w:cnfStyle w:val="000000100000"/>
          <w:trHeight w:val="615"/>
          <w:ins w:id="5060" w:author="Familia Valderrama A" w:date="2014-03-13T04:20:00Z"/>
        </w:trPr>
        <w:tc>
          <w:tcPr>
            <w:cnfStyle w:val="001000000000"/>
            <w:tcW w:w="1200" w:type="dxa"/>
            <w:vMerge/>
            <w:hideMark/>
          </w:tcPr>
          <w:p w:rsidR="00751A07" w:rsidRPr="00F368D0" w:rsidRDefault="00751A07" w:rsidP="00751A07">
            <w:pPr>
              <w:jc w:val="center"/>
              <w:rPr>
                <w:ins w:id="5061" w:author="Familia Valderrama A" w:date="2014-03-13T04:20:00Z"/>
                <w:rFonts w:ascii="Arial" w:eastAsia="Times New Roman" w:hAnsi="Arial" w:cs="Arial"/>
                <w:b w:val="0"/>
                <w:bCs w:val="0"/>
                <w:color w:val="000000"/>
                <w:lang w:eastAsia="es-CO"/>
              </w:rPr>
            </w:pPr>
          </w:p>
        </w:tc>
        <w:tc>
          <w:tcPr>
            <w:tcW w:w="2217" w:type="dxa"/>
            <w:vMerge w:val="restart"/>
            <w:hideMark/>
          </w:tcPr>
          <w:p w:rsidR="00751A07" w:rsidRPr="00F368D0" w:rsidRDefault="00751A07" w:rsidP="00751A07">
            <w:pPr>
              <w:jc w:val="center"/>
              <w:cnfStyle w:val="000000100000"/>
              <w:rPr>
                <w:ins w:id="5062" w:author="Familia Valderrama A" w:date="2014-03-13T04:20:00Z"/>
                <w:rFonts w:ascii="Arial" w:eastAsia="Times New Roman" w:hAnsi="Arial" w:cs="Arial"/>
                <w:iCs/>
                <w:color w:val="auto"/>
                <w:lang w:eastAsia="es-CO"/>
              </w:rPr>
            </w:pPr>
            <w:ins w:id="5063" w:author="Familia Valderrama A" w:date="2014-03-13T04:20:00Z">
              <w:r w:rsidRPr="00F368D0">
                <w:rPr>
                  <w:rFonts w:ascii="Arial" w:eastAsia="Times New Roman" w:hAnsi="Arial" w:cs="Arial"/>
                  <w:iCs/>
                  <w:color w:val="auto"/>
                  <w:lang w:eastAsia="es-CO"/>
                </w:rPr>
                <w:t>8</w:t>
              </w:r>
            </w:ins>
          </w:p>
        </w:tc>
        <w:tc>
          <w:tcPr>
            <w:tcW w:w="3119" w:type="dxa"/>
            <w:hideMark/>
          </w:tcPr>
          <w:p w:rsidR="00751A07" w:rsidRPr="00F368D0" w:rsidRDefault="00751A07" w:rsidP="00751A07">
            <w:pPr>
              <w:jc w:val="center"/>
              <w:cnfStyle w:val="000000100000"/>
              <w:rPr>
                <w:ins w:id="5064" w:author="Familia Valderrama A" w:date="2014-03-13T04:20:00Z"/>
                <w:rFonts w:ascii="Arial" w:eastAsia="Times New Roman" w:hAnsi="Arial" w:cs="Arial"/>
                <w:iCs/>
                <w:color w:val="auto"/>
                <w:lang w:eastAsia="es-CO"/>
              </w:rPr>
            </w:pPr>
            <w:ins w:id="5065" w:author="Familia Valderrama A" w:date="2014-03-13T04:20:00Z">
              <w:r w:rsidRPr="00F368D0">
                <w:rPr>
                  <w:rFonts w:ascii="Arial" w:eastAsia="Times New Roman" w:hAnsi="Arial" w:cs="Arial"/>
                  <w:iCs/>
                  <w:color w:val="auto"/>
                  <w:lang w:eastAsia="es-CO"/>
                </w:rPr>
                <w:t>4</w:t>
              </w:r>
            </w:ins>
          </w:p>
        </w:tc>
        <w:tc>
          <w:tcPr>
            <w:tcW w:w="1085" w:type="dxa"/>
            <w:hideMark/>
          </w:tcPr>
          <w:p w:rsidR="00751A07" w:rsidRPr="00F368D0" w:rsidRDefault="00751A07" w:rsidP="00751A07">
            <w:pPr>
              <w:jc w:val="center"/>
              <w:cnfStyle w:val="000000100000"/>
              <w:rPr>
                <w:ins w:id="5066" w:author="Familia Valderrama A" w:date="2014-03-13T04:20:00Z"/>
                <w:rFonts w:ascii="Arial" w:eastAsia="Times New Roman" w:hAnsi="Arial" w:cs="Arial"/>
                <w:iCs/>
                <w:color w:val="auto"/>
                <w:lang w:eastAsia="es-CO"/>
              </w:rPr>
            </w:pPr>
            <w:ins w:id="5067" w:author="Familia Valderrama A" w:date="2014-03-13T04:20:00Z">
              <w:r w:rsidRPr="00F368D0">
                <w:rPr>
                  <w:rFonts w:ascii="Arial" w:eastAsia="Times New Roman" w:hAnsi="Arial" w:cs="Arial"/>
                  <w:iCs/>
                  <w:color w:val="auto"/>
                  <w:lang w:eastAsia="es-CO"/>
                </w:rPr>
                <w:t>240</w:t>
              </w:r>
            </w:ins>
          </w:p>
        </w:tc>
        <w:tc>
          <w:tcPr>
            <w:tcW w:w="1559" w:type="dxa"/>
            <w:hideMark/>
          </w:tcPr>
          <w:p w:rsidR="00751A07" w:rsidRPr="00F368D0" w:rsidRDefault="00751A07" w:rsidP="00751A07">
            <w:pPr>
              <w:jc w:val="center"/>
              <w:cnfStyle w:val="000000100000"/>
              <w:rPr>
                <w:ins w:id="5068" w:author="Familia Valderrama A" w:date="2014-03-13T04:20:00Z"/>
                <w:rFonts w:ascii="Arial" w:eastAsia="Times New Roman" w:hAnsi="Arial" w:cs="Arial"/>
                <w:iCs/>
                <w:color w:val="auto"/>
                <w:lang w:eastAsia="es-CO"/>
              </w:rPr>
            </w:pPr>
            <w:ins w:id="5069" w:author="Familia Valderrama A" w:date="2014-03-13T04:20:00Z">
              <w:r w:rsidRPr="00F368D0">
                <w:rPr>
                  <w:rFonts w:ascii="Arial" w:eastAsia="Times New Roman" w:hAnsi="Arial" w:cs="Arial"/>
                  <w:iCs/>
                  <w:color w:val="auto"/>
                  <w:lang w:eastAsia="es-CO"/>
                </w:rPr>
                <w:t>$ 12.000</w:t>
              </w:r>
            </w:ins>
          </w:p>
        </w:tc>
      </w:tr>
      <w:tr w:rsidR="00751A07" w:rsidRPr="00F368D0" w:rsidTr="00751A07">
        <w:trPr>
          <w:trHeight w:val="315"/>
          <w:ins w:id="5070" w:author="Familia Valderrama A" w:date="2014-03-13T04:20:00Z"/>
        </w:trPr>
        <w:tc>
          <w:tcPr>
            <w:cnfStyle w:val="001000000000"/>
            <w:tcW w:w="1200" w:type="dxa"/>
            <w:vMerge/>
            <w:hideMark/>
          </w:tcPr>
          <w:p w:rsidR="00751A07" w:rsidRPr="00F368D0" w:rsidRDefault="00751A07" w:rsidP="00751A07">
            <w:pPr>
              <w:jc w:val="center"/>
              <w:rPr>
                <w:ins w:id="5071" w:author="Familia Valderrama A" w:date="2014-03-13T04:20:00Z"/>
                <w:rFonts w:ascii="Arial" w:eastAsia="Times New Roman" w:hAnsi="Arial" w:cs="Arial"/>
                <w:b w:val="0"/>
                <w:bCs w:val="0"/>
                <w:color w:val="000000"/>
                <w:lang w:eastAsia="es-CO"/>
              </w:rPr>
            </w:pPr>
          </w:p>
        </w:tc>
        <w:tc>
          <w:tcPr>
            <w:tcW w:w="2217" w:type="dxa"/>
            <w:vMerge/>
            <w:hideMark/>
          </w:tcPr>
          <w:p w:rsidR="00751A07" w:rsidRPr="00F368D0" w:rsidRDefault="00751A07" w:rsidP="00751A07">
            <w:pPr>
              <w:jc w:val="center"/>
              <w:cnfStyle w:val="000000000000"/>
              <w:rPr>
                <w:ins w:id="5072" w:author="Familia Valderrama A" w:date="2014-03-13T04:20:00Z"/>
                <w:rFonts w:ascii="Arial" w:eastAsia="Times New Roman" w:hAnsi="Arial" w:cs="Arial"/>
                <w:iCs/>
                <w:color w:val="auto"/>
                <w:lang w:eastAsia="es-CO"/>
              </w:rPr>
            </w:pPr>
          </w:p>
        </w:tc>
        <w:tc>
          <w:tcPr>
            <w:tcW w:w="4204" w:type="dxa"/>
            <w:gridSpan w:val="2"/>
            <w:hideMark/>
          </w:tcPr>
          <w:p w:rsidR="00751A07" w:rsidRPr="00DA6911" w:rsidRDefault="00751A07" w:rsidP="00751A07">
            <w:pPr>
              <w:jc w:val="center"/>
              <w:cnfStyle w:val="000000000000"/>
              <w:rPr>
                <w:ins w:id="5073" w:author="Familia Valderrama A" w:date="2014-03-13T04:20:00Z"/>
                <w:rFonts w:ascii="Arial" w:eastAsia="Times New Roman" w:hAnsi="Arial" w:cs="Arial"/>
                <w:b/>
                <w:iCs/>
                <w:color w:val="auto"/>
                <w:lang w:eastAsia="es-CO"/>
              </w:rPr>
            </w:pPr>
            <w:ins w:id="5074" w:author="Familia Valderrama A" w:date="2014-03-13T04:20:00Z">
              <w:r w:rsidRPr="00DA6911">
                <w:rPr>
                  <w:rFonts w:ascii="Arial" w:eastAsia="Times New Roman" w:hAnsi="Arial" w:cs="Arial"/>
                  <w:b/>
                  <w:iCs/>
                  <w:color w:val="auto"/>
                  <w:lang w:eastAsia="es-CO"/>
                </w:rPr>
                <w:t>TOTAL</w:t>
              </w:r>
            </w:ins>
          </w:p>
        </w:tc>
        <w:tc>
          <w:tcPr>
            <w:tcW w:w="1559" w:type="dxa"/>
            <w:hideMark/>
          </w:tcPr>
          <w:p w:rsidR="00751A07" w:rsidRPr="00F368D0" w:rsidRDefault="00751A07" w:rsidP="00751A07">
            <w:pPr>
              <w:jc w:val="center"/>
              <w:cnfStyle w:val="000000000000"/>
              <w:rPr>
                <w:ins w:id="5075" w:author="Familia Valderrama A" w:date="2014-03-13T04:20:00Z"/>
                <w:rFonts w:ascii="Arial" w:eastAsia="Times New Roman" w:hAnsi="Arial" w:cs="Arial"/>
                <w:iCs/>
                <w:color w:val="auto"/>
                <w:lang w:eastAsia="es-CO"/>
              </w:rPr>
            </w:pPr>
            <w:ins w:id="5076" w:author="Familia Valderrama A" w:date="2014-03-13T04:20:00Z">
              <w:r w:rsidRPr="00F368D0">
                <w:rPr>
                  <w:rFonts w:ascii="Arial" w:eastAsia="Times New Roman" w:hAnsi="Arial" w:cs="Arial"/>
                  <w:iCs/>
                  <w:color w:val="auto"/>
                  <w:lang w:eastAsia="es-CO"/>
                </w:rPr>
                <w:t>$ 2´880.000</w:t>
              </w:r>
            </w:ins>
          </w:p>
        </w:tc>
      </w:tr>
    </w:tbl>
    <w:p w:rsidR="00751A07" w:rsidRDefault="00751A07" w:rsidP="00751A07">
      <w:pPr>
        <w:tabs>
          <w:tab w:val="left" w:pos="1515"/>
        </w:tabs>
        <w:rPr>
          <w:ins w:id="5077" w:author="Familia Valderrama A" w:date="2014-03-13T04:20:00Z"/>
          <w:rFonts w:ascii="Arial" w:hAnsi="Arial" w:cs="Arial"/>
          <w:szCs w:val="24"/>
        </w:rPr>
      </w:pPr>
    </w:p>
    <w:p w:rsidR="00751A07" w:rsidRDefault="00751A07" w:rsidP="00751A07">
      <w:pPr>
        <w:tabs>
          <w:tab w:val="left" w:pos="1515"/>
        </w:tabs>
        <w:rPr>
          <w:ins w:id="5078" w:author="Familia Valderrama A" w:date="2014-03-13T04:20:00Z"/>
          <w:rFonts w:ascii="Arial" w:hAnsi="Arial" w:cs="Arial"/>
          <w:szCs w:val="24"/>
        </w:rPr>
      </w:pPr>
    </w:p>
    <w:tbl>
      <w:tblPr>
        <w:tblStyle w:val="Cuadrculamedia2-nfasis1"/>
        <w:tblW w:w="9180" w:type="dxa"/>
        <w:tblLook w:val="04A0"/>
      </w:tblPr>
      <w:tblGrid>
        <w:gridCol w:w="1200"/>
        <w:gridCol w:w="2217"/>
        <w:gridCol w:w="3119"/>
        <w:gridCol w:w="1276"/>
        <w:gridCol w:w="1368"/>
      </w:tblGrid>
      <w:tr w:rsidR="00751A07" w:rsidRPr="00F368D0" w:rsidTr="00751A07">
        <w:trPr>
          <w:cnfStyle w:val="100000000000"/>
          <w:trHeight w:val="915"/>
          <w:ins w:id="5079" w:author="Familia Valderrama A" w:date="2014-03-13T04:20:00Z"/>
        </w:trPr>
        <w:tc>
          <w:tcPr>
            <w:cnfStyle w:val="001000000100"/>
            <w:tcW w:w="1200" w:type="dxa"/>
            <w:vMerge w:val="restart"/>
            <w:textDirection w:val="btLr"/>
            <w:vAlign w:val="center"/>
            <w:hideMark/>
          </w:tcPr>
          <w:p w:rsidR="00751A07" w:rsidRPr="00F368D0" w:rsidRDefault="00751A07" w:rsidP="00751A07">
            <w:pPr>
              <w:jc w:val="center"/>
              <w:rPr>
                <w:ins w:id="5080" w:author="Familia Valderrama A" w:date="2014-03-13T04:20:00Z"/>
                <w:rFonts w:ascii="Arial" w:eastAsia="Times New Roman" w:hAnsi="Arial" w:cs="Arial"/>
                <w:b w:val="0"/>
                <w:bCs w:val="0"/>
                <w:color w:val="auto"/>
                <w:lang w:eastAsia="es-CO"/>
              </w:rPr>
            </w:pPr>
            <w:ins w:id="5081" w:author="Familia Valderrama A" w:date="2014-03-13T04:20:00Z">
              <w:r>
                <w:rPr>
                  <w:rFonts w:ascii="Arial" w:eastAsia="Times New Roman" w:hAnsi="Arial" w:cs="Arial"/>
                  <w:color w:val="auto"/>
                  <w:lang w:eastAsia="es-CO"/>
                </w:rPr>
                <w:t>Tercera</w:t>
              </w:r>
              <w:r w:rsidRPr="00F368D0">
                <w:rPr>
                  <w:rFonts w:ascii="Arial" w:eastAsia="Times New Roman" w:hAnsi="Arial" w:cs="Arial"/>
                  <w:color w:val="auto"/>
                  <w:lang w:eastAsia="es-CO"/>
                </w:rPr>
                <w:t xml:space="preserve"> entrega</w:t>
              </w:r>
            </w:ins>
          </w:p>
        </w:tc>
        <w:tc>
          <w:tcPr>
            <w:tcW w:w="2217" w:type="dxa"/>
            <w:shd w:val="clear" w:color="auto" w:fill="17365D" w:themeFill="text2" w:themeFillShade="BF"/>
            <w:hideMark/>
          </w:tcPr>
          <w:p w:rsidR="00751A07" w:rsidRPr="00DA6911" w:rsidRDefault="00751A07" w:rsidP="00751A07">
            <w:pPr>
              <w:jc w:val="center"/>
              <w:cnfStyle w:val="100000000000"/>
              <w:rPr>
                <w:ins w:id="5082" w:author="Familia Valderrama A" w:date="2014-03-13T04:20:00Z"/>
                <w:rFonts w:ascii="Arial" w:eastAsia="Times New Roman" w:hAnsi="Arial" w:cs="Arial"/>
                <w:b w:val="0"/>
                <w:bCs w:val="0"/>
                <w:iCs/>
                <w:color w:val="FFFFFF" w:themeColor="background1"/>
                <w:lang w:eastAsia="es-CO"/>
              </w:rPr>
            </w:pPr>
            <w:ins w:id="5083" w:author="Familia Valderrama A" w:date="2014-03-13T04:20:00Z">
              <w:r w:rsidRPr="00DA6911">
                <w:rPr>
                  <w:rFonts w:ascii="Arial" w:eastAsia="Times New Roman" w:hAnsi="Arial" w:cs="Arial"/>
                  <w:iCs/>
                  <w:color w:val="FFFFFF" w:themeColor="background1"/>
                  <w:lang w:eastAsia="es-CO"/>
                </w:rPr>
                <w:t>Horas disponibles semanales por integrante</w:t>
              </w:r>
            </w:ins>
          </w:p>
        </w:tc>
        <w:tc>
          <w:tcPr>
            <w:tcW w:w="3119" w:type="dxa"/>
            <w:shd w:val="clear" w:color="auto" w:fill="17365D" w:themeFill="text2" w:themeFillShade="BF"/>
            <w:hideMark/>
          </w:tcPr>
          <w:p w:rsidR="00751A07" w:rsidRPr="00DA6911" w:rsidRDefault="00751A07" w:rsidP="00751A07">
            <w:pPr>
              <w:jc w:val="center"/>
              <w:cnfStyle w:val="100000000000"/>
              <w:rPr>
                <w:ins w:id="5084" w:author="Familia Valderrama A" w:date="2014-03-13T04:20:00Z"/>
                <w:rFonts w:ascii="Arial" w:eastAsia="Times New Roman" w:hAnsi="Arial" w:cs="Arial"/>
                <w:b w:val="0"/>
                <w:bCs w:val="0"/>
                <w:iCs/>
                <w:color w:val="FFFFFF" w:themeColor="background1"/>
                <w:lang w:eastAsia="es-CO"/>
              </w:rPr>
            </w:pPr>
            <w:ins w:id="5085" w:author="Familia Valderrama A" w:date="2014-03-13T04:20:00Z">
              <w:r w:rsidRPr="00DA6911">
                <w:rPr>
                  <w:rFonts w:ascii="Arial" w:eastAsia="Times New Roman" w:hAnsi="Arial" w:cs="Arial"/>
                  <w:iCs/>
                  <w:color w:val="FFFFFF" w:themeColor="background1"/>
                  <w:lang w:eastAsia="es-CO"/>
                </w:rPr>
                <w:t>Semanas</w:t>
              </w:r>
            </w:ins>
          </w:p>
        </w:tc>
        <w:tc>
          <w:tcPr>
            <w:tcW w:w="1276" w:type="dxa"/>
            <w:shd w:val="clear" w:color="auto" w:fill="17365D" w:themeFill="text2" w:themeFillShade="BF"/>
            <w:hideMark/>
          </w:tcPr>
          <w:p w:rsidR="00751A07" w:rsidRPr="00DA6911" w:rsidRDefault="00751A07" w:rsidP="00751A07">
            <w:pPr>
              <w:jc w:val="center"/>
              <w:cnfStyle w:val="100000000000"/>
              <w:rPr>
                <w:ins w:id="5086" w:author="Familia Valderrama A" w:date="2014-03-13T04:20:00Z"/>
                <w:rFonts w:ascii="Arial" w:eastAsia="Times New Roman" w:hAnsi="Arial" w:cs="Arial"/>
                <w:b w:val="0"/>
                <w:bCs w:val="0"/>
                <w:iCs/>
                <w:color w:val="FFFFFF" w:themeColor="background1"/>
                <w:lang w:eastAsia="es-CO"/>
              </w:rPr>
            </w:pPr>
            <w:ins w:id="5087" w:author="Familia Valderrama A" w:date="2014-03-13T04:20:00Z">
              <w:r w:rsidRPr="00DA6911">
                <w:rPr>
                  <w:rFonts w:ascii="Arial" w:eastAsia="Times New Roman" w:hAnsi="Arial" w:cs="Arial"/>
                  <w:iCs/>
                  <w:color w:val="FFFFFF" w:themeColor="background1"/>
                  <w:lang w:eastAsia="es-CO"/>
                </w:rPr>
                <w:t xml:space="preserve">Horas totales </w:t>
              </w:r>
            </w:ins>
          </w:p>
        </w:tc>
        <w:tc>
          <w:tcPr>
            <w:tcW w:w="1368" w:type="dxa"/>
            <w:shd w:val="clear" w:color="auto" w:fill="17365D" w:themeFill="text2" w:themeFillShade="BF"/>
            <w:hideMark/>
          </w:tcPr>
          <w:p w:rsidR="00751A07" w:rsidRPr="00DA6911" w:rsidRDefault="00751A07" w:rsidP="00751A07">
            <w:pPr>
              <w:jc w:val="center"/>
              <w:cnfStyle w:val="100000000000"/>
              <w:rPr>
                <w:ins w:id="5088" w:author="Familia Valderrama A" w:date="2014-03-13T04:20:00Z"/>
                <w:rFonts w:ascii="Arial" w:eastAsia="Times New Roman" w:hAnsi="Arial" w:cs="Arial"/>
                <w:b w:val="0"/>
                <w:bCs w:val="0"/>
                <w:iCs/>
                <w:color w:val="FFFFFF" w:themeColor="background1"/>
                <w:lang w:eastAsia="es-CO"/>
              </w:rPr>
            </w:pPr>
            <w:ins w:id="5089" w:author="Familia Valderrama A" w:date="2014-03-13T04:20:00Z">
              <w:r w:rsidRPr="00DA6911">
                <w:rPr>
                  <w:rFonts w:ascii="Arial" w:eastAsia="Times New Roman" w:hAnsi="Arial" w:cs="Arial"/>
                  <w:iCs/>
                  <w:color w:val="FFFFFF" w:themeColor="background1"/>
                  <w:lang w:eastAsia="es-CO"/>
                </w:rPr>
                <w:t>Total (pesos)</w:t>
              </w:r>
            </w:ins>
          </w:p>
        </w:tc>
      </w:tr>
      <w:tr w:rsidR="00751A07" w:rsidRPr="00F368D0" w:rsidTr="00751A07">
        <w:trPr>
          <w:cnfStyle w:val="000000100000"/>
          <w:trHeight w:val="615"/>
          <w:ins w:id="5090" w:author="Familia Valderrama A" w:date="2014-03-13T04:20:00Z"/>
        </w:trPr>
        <w:tc>
          <w:tcPr>
            <w:cnfStyle w:val="001000000000"/>
            <w:tcW w:w="1200" w:type="dxa"/>
            <w:vMerge/>
            <w:hideMark/>
          </w:tcPr>
          <w:p w:rsidR="00751A07" w:rsidRPr="00F368D0" w:rsidRDefault="00751A07" w:rsidP="00751A07">
            <w:pPr>
              <w:jc w:val="center"/>
              <w:rPr>
                <w:ins w:id="5091" w:author="Familia Valderrama A" w:date="2014-03-13T04:20:00Z"/>
                <w:rFonts w:ascii="Arial" w:eastAsia="Times New Roman" w:hAnsi="Arial" w:cs="Arial"/>
                <w:b w:val="0"/>
                <w:bCs w:val="0"/>
                <w:color w:val="auto"/>
                <w:lang w:eastAsia="es-CO"/>
              </w:rPr>
            </w:pPr>
          </w:p>
        </w:tc>
        <w:tc>
          <w:tcPr>
            <w:tcW w:w="2217" w:type="dxa"/>
            <w:vMerge w:val="restart"/>
            <w:hideMark/>
          </w:tcPr>
          <w:p w:rsidR="00751A07" w:rsidRPr="00F368D0" w:rsidRDefault="00751A07" w:rsidP="00751A07">
            <w:pPr>
              <w:jc w:val="center"/>
              <w:cnfStyle w:val="000000100000"/>
              <w:rPr>
                <w:ins w:id="5092" w:author="Familia Valderrama A" w:date="2014-03-13T04:20:00Z"/>
                <w:rFonts w:ascii="Arial" w:eastAsia="Times New Roman" w:hAnsi="Arial" w:cs="Arial"/>
                <w:iCs/>
                <w:color w:val="auto"/>
                <w:lang w:eastAsia="es-CO"/>
              </w:rPr>
            </w:pPr>
            <w:ins w:id="5093" w:author="Familia Valderrama A" w:date="2014-03-13T04:20:00Z">
              <w:r w:rsidRPr="00F368D0">
                <w:rPr>
                  <w:rFonts w:ascii="Arial" w:eastAsia="Times New Roman" w:hAnsi="Arial" w:cs="Arial"/>
                  <w:iCs/>
                  <w:color w:val="auto"/>
                  <w:lang w:eastAsia="es-CO"/>
                </w:rPr>
                <w:t>8</w:t>
              </w:r>
            </w:ins>
          </w:p>
        </w:tc>
        <w:tc>
          <w:tcPr>
            <w:tcW w:w="3119" w:type="dxa"/>
            <w:hideMark/>
          </w:tcPr>
          <w:p w:rsidR="00751A07" w:rsidRPr="00F368D0" w:rsidRDefault="00751A07" w:rsidP="00751A07">
            <w:pPr>
              <w:jc w:val="center"/>
              <w:cnfStyle w:val="000000100000"/>
              <w:rPr>
                <w:ins w:id="5094" w:author="Familia Valderrama A" w:date="2014-03-13T04:20:00Z"/>
                <w:rFonts w:ascii="Arial" w:eastAsia="Times New Roman" w:hAnsi="Arial" w:cs="Arial"/>
                <w:iCs/>
                <w:color w:val="auto"/>
                <w:lang w:eastAsia="es-CO"/>
              </w:rPr>
            </w:pPr>
            <w:ins w:id="5095" w:author="Familia Valderrama A" w:date="2014-03-13T04:20:00Z">
              <w:r w:rsidRPr="00F368D0">
                <w:rPr>
                  <w:rFonts w:ascii="Arial" w:eastAsia="Times New Roman" w:hAnsi="Arial" w:cs="Arial"/>
                  <w:iCs/>
                  <w:color w:val="auto"/>
                  <w:lang w:eastAsia="es-CO"/>
                </w:rPr>
                <w:t>4</w:t>
              </w:r>
            </w:ins>
          </w:p>
        </w:tc>
        <w:tc>
          <w:tcPr>
            <w:tcW w:w="1276" w:type="dxa"/>
            <w:hideMark/>
          </w:tcPr>
          <w:p w:rsidR="00751A07" w:rsidRPr="00F368D0" w:rsidRDefault="00751A07" w:rsidP="00751A07">
            <w:pPr>
              <w:jc w:val="center"/>
              <w:cnfStyle w:val="000000100000"/>
              <w:rPr>
                <w:ins w:id="5096" w:author="Familia Valderrama A" w:date="2014-03-13T04:20:00Z"/>
                <w:rFonts w:ascii="Arial" w:eastAsia="Times New Roman" w:hAnsi="Arial" w:cs="Arial"/>
                <w:iCs/>
                <w:color w:val="auto"/>
                <w:lang w:eastAsia="es-CO"/>
              </w:rPr>
            </w:pPr>
            <w:ins w:id="5097" w:author="Familia Valderrama A" w:date="2014-03-13T04:20:00Z">
              <w:r w:rsidRPr="00F368D0">
                <w:rPr>
                  <w:rFonts w:ascii="Arial" w:eastAsia="Times New Roman" w:hAnsi="Arial" w:cs="Arial"/>
                  <w:iCs/>
                  <w:color w:val="auto"/>
                  <w:lang w:eastAsia="es-CO"/>
                </w:rPr>
                <w:t>240</w:t>
              </w:r>
            </w:ins>
          </w:p>
        </w:tc>
        <w:tc>
          <w:tcPr>
            <w:tcW w:w="1368" w:type="dxa"/>
            <w:hideMark/>
          </w:tcPr>
          <w:p w:rsidR="00751A07" w:rsidRPr="00F368D0" w:rsidRDefault="00751A07" w:rsidP="00751A07">
            <w:pPr>
              <w:jc w:val="center"/>
              <w:cnfStyle w:val="000000100000"/>
              <w:rPr>
                <w:ins w:id="5098" w:author="Familia Valderrama A" w:date="2014-03-13T04:20:00Z"/>
                <w:rFonts w:ascii="Arial" w:eastAsia="Times New Roman" w:hAnsi="Arial" w:cs="Arial"/>
                <w:iCs/>
                <w:color w:val="auto"/>
                <w:lang w:eastAsia="es-CO"/>
              </w:rPr>
            </w:pPr>
            <w:ins w:id="5099" w:author="Familia Valderrama A" w:date="2014-03-13T04:20:00Z">
              <w:r w:rsidRPr="00F368D0">
                <w:rPr>
                  <w:rFonts w:ascii="Arial" w:eastAsia="Times New Roman" w:hAnsi="Arial" w:cs="Arial"/>
                  <w:iCs/>
                  <w:color w:val="auto"/>
                  <w:lang w:eastAsia="es-CO"/>
                </w:rPr>
                <w:t>$ 12.000</w:t>
              </w:r>
            </w:ins>
          </w:p>
        </w:tc>
      </w:tr>
      <w:tr w:rsidR="00751A07" w:rsidRPr="00F368D0" w:rsidTr="00751A07">
        <w:trPr>
          <w:trHeight w:val="315"/>
          <w:ins w:id="5100" w:author="Familia Valderrama A" w:date="2014-03-13T04:20:00Z"/>
        </w:trPr>
        <w:tc>
          <w:tcPr>
            <w:cnfStyle w:val="001000000000"/>
            <w:tcW w:w="1200" w:type="dxa"/>
            <w:vMerge/>
            <w:hideMark/>
          </w:tcPr>
          <w:p w:rsidR="00751A07" w:rsidRPr="00F368D0" w:rsidRDefault="00751A07" w:rsidP="00751A07">
            <w:pPr>
              <w:jc w:val="center"/>
              <w:rPr>
                <w:ins w:id="5101" w:author="Familia Valderrama A" w:date="2014-03-13T04:20:00Z"/>
                <w:rFonts w:ascii="Arial" w:eastAsia="Times New Roman" w:hAnsi="Arial" w:cs="Arial"/>
                <w:b w:val="0"/>
                <w:bCs w:val="0"/>
                <w:color w:val="auto"/>
                <w:lang w:eastAsia="es-CO"/>
              </w:rPr>
            </w:pPr>
          </w:p>
        </w:tc>
        <w:tc>
          <w:tcPr>
            <w:tcW w:w="2217" w:type="dxa"/>
            <w:vMerge/>
            <w:hideMark/>
          </w:tcPr>
          <w:p w:rsidR="00751A07" w:rsidRPr="00F368D0" w:rsidRDefault="00751A07" w:rsidP="00751A07">
            <w:pPr>
              <w:jc w:val="center"/>
              <w:cnfStyle w:val="000000000000"/>
              <w:rPr>
                <w:ins w:id="5102" w:author="Familia Valderrama A" w:date="2014-03-13T04:20:00Z"/>
                <w:rFonts w:ascii="Arial" w:eastAsia="Times New Roman" w:hAnsi="Arial" w:cs="Arial"/>
                <w:iCs/>
                <w:color w:val="auto"/>
                <w:lang w:eastAsia="es-CO"/>
              </w:rPr>
            </w:pPr>
          </w:p>
        </w:tc>
        <w:tc>
          <w:tcPr>
            <w:tcW w:w="4395" w:type="dxa"/>
            <w:gridSpan w:val="2"/>
            <w:hideMark/>
          </w:tcPr>
          <w:p w:rsidR="00751A07" w:rsidRPr="00DA6911" w:rsidRDefault="00751A07" w:rsidP="00751A07">
            <w:pPr>
              <w:jc w:val="center"/>
              <w:cnfStyle w:val="000000000000"/>
              <w:rPr>
                <w:ins w:id="5103" w:author="Familia Valderrama A" w:date="2014-03-13T04:20:00Z"/>
                <w:rFonts w:ascii="Arial" w:eastAsia="Times New Roman" w:hAnsi="Arial" w:cs="Arial"/>
                <w:b/>
                <w:iCs/>
                <w:color w:val="auto"/>
                <w:lang w:eastAsia="es-CO"/>
              </w:rPr>
            </w:pPr>
            <w:ins w:id="5104" w:author="Familia Valderrama A" w:date="2014-03-13T04:20:00Z">
              <w:r w:rsidRPr="00DA6911">
                <w:rPr>
                  <w:rFonts w:ascii="Arial" w:eastAsia="Times New Roman" w:hAnsi="Arial" w:cs="Arial"/>
                  <w:b/>
                  <w:iCs/>
                  <w:color w:val="auto"/>
                  <w:lang w:eastAsia="es-CO"/>
                </w:rPr>
                <w:t>TOTAL</w:t>
              </w:r>
            </w:ins>
          </w:p>
        </w:tc>
        <w:tc>
          <w:tcPr>
            <w:tcW w:w="1368" w:type="dxa"/>
            <w:hideMark/>
          </w:tcPr>
          <w:p w:rsidR="00751A07" w:rsidRPr="00F368D0" w:rsidRDefault="00751A07" w:rsidP="00751A07">
            <w:pPr>
              <w:jc w:val="center"/>
              <w:cnfStyle w:val="000000000000"/>
              <w:rPr>
                <w:ins w:id="5105" w:author="Familia Valderrama A" w:date="2014-03-13T04:20:00Z"/>
                <w:rFonts w:ascii="Arial" w:eastAsia="Times New Roman" w:hAnsi="Arial" w:cs="Arial"/>
                <w:iCs/>
                <w:color w:val="auto"/>
                <w:lang w:eastAsia="es-CO"/>
              </w:rPr>
            </w:pPr>
            <w:ins w:id="5106" w:author="Familia Valderrama A" w:date="2014-03-13T04:20:00Z">
              <w:r w:rsidRPr="00F368D0">
                <w:rPr>
                  <w:rFonts w:ascii="Arial" w:eastAsia="Times New Roman" w:hAnsi="Arial" w:cs="Arial"/>
                  <w:iCs/>
                  <w:color w:val="auto"/>
                  <w:lang w:eastAsia="es-CO"/>
                </w:rPr>
                <w:t>$ 2´880.000</w:t>
              </w:r>
            </w:ins>
          </w:p>
        </w:tc>
      </w:tr>
    </w:tbl>
    <w:p w:rsidR="00751A07" w:rsidRDefault="00751A07" w:rsidP="00751A07">
      <w:pPr>
        <w:tabs>
          <w:tab w:val="left" w:pos="1515"/>
        </w:tabs>
        <w:rPr>
          <w:ins w:id="5107" w:author="Familia Valderrama A" w:date="2014-03-13T04:20:00Z"/>
          <w:rFonts w:ascii="Arial" w:hAnsi="Arial" w:cs="Arial"/>
          <w:szCs w:val="24"/>
        </w:rPr>
      </w:pPr>
    </w:p>
    <w:p w:rsidR="00751A07" w:rsidRDefault="00751A07" w:rsidP="00751A07">
      <w:pPr>
        <w:tabs>
          <w:tab w:val="left" w:pos="1515"/>
        </w:tabs>
        <w:rPr>
          <w:ins w:id="5108" w:author="Familia Valderrama A" w:date="2014-03-13T04:20:00Z"/>
          <w:rFonts w:ascii="Arial" w:hAnsi="Arial" w:cs="Arial"/>
          <w:szCs w:val="24"/>
        </w:rPr>
      </w:pPr>
      <w:ins w:id="5109" w:author="Familia Valderrama A" w:date="2014-03-13T04:20:00Z">
        <w:r>
          <w:rPr>
            <w:rFonts w:ascii="Arial" w:hAnsi="Arial" w:cs="Arial"/>
            <w:b/>
            <w:szCs w:val="24"/>
          </w:rPr>
          <w:t xml:space="preserve">Total Estimado = </w:t>
        </w:r>
        <w:r>
          <w:rPr>
            <w:rFonts w:ascii="Arial" w:hAnsi="Arial" w:cs="Arial"/>
            <w:szCs w:val="24"/>
          </w:rPr>
          <w:t>Primera entrega + segunda entrega + tercera entrega</w:t>
        </w:r>
      </w:ins>
    </w:p>
    <w:p w:rsidR="00751A07" w:rsidRDefault="00751A07" w:rsidP="00751A07">
      <w:pPr>
        <w:tabs>
          <w:tab w:val="left" w:pos="1515"/>
        </w:tabs>
        <w:rPr>
          <w:ins w:id="5110" w:author="Familia Valderrama A" w:date="2014-03-13T04:20:00Z"/>
          <w:rFonts w:ascii="Arial" w:hAnsi="Arial" w:cs="Arial"/>
          <w:szCs w:val="24"/>
        </w:rPr>
      </w:pPr>
      <w:ins w:id="5111" w:author="Familia Valderrama A" w:date="2014-03-13T04:20:00Z">
        <w:r>
          <w:rPr>
            <w:rFonts w:ascii="Arial" w:hAnsi="Arial" w:cs="Arial"/>
            <w:szCs w:val="24"/>
          </w:rPr>
          <w:t xml:space="preserve">1116000 + 2880000 + 2880000 = </w:t>
        </w:r>
        <w:r w:rsidRPr="00DE622E">
          <w:rPr>
            <w:rFonts w:ascii="Arial" w:hAnsi="Arial" w:cs="Arial"/>
            <w:b/>
            <w:szCs w:val="24"/>
          </w:rPr>
          <w:t>6’876.000</w:t>
        </w:r>
      </w:ins>
    </w:p>
    <w:p w:rsidR="00380229" w:rsidDel="006E1CDE" w:rsidRDefault="00380229">
      <w:pPr>
        <w:pStyle w:val="Textbody"/>
        <w:rPr>
          <w:del w:id="5112" w:author="Familia Valderrama A" w:date="2014-03-13T04:27:00Z"/>
          <w:lang w:val="es-ES_tradnl"/>
        </w:rPr>
      </w:pPr>
      <w:bookmarkStart w:id="5113" w:name="_Toc382448330"/>
      <w:bookmarkStart w:id="5114" w:name="_Toc382448536"/>
      <w:bookmarkStart w:id="5115" w:name="_Toc382448665"/>
      <w:bookmarkStart w:id="5116" w:name="_Toc382448792"/>
      <w:bookmarkStart w:id="5117" w:name="_Toc382448918"/>
      <w:bookmarkStart w:id="5118" w:name="_Toc382449044"/>
      <w:bookmarkStart w:id="5119" w:name="_Toc382449142"/>
      <w:bookmarkEnd w:id="5113"/>
      <w:bookmarkEnd w:id="5114"/>
      <w:bookmarkEnd w:id="5115"/>
      <w:bookmarkEnd w:id="5116"/>
      <w:bookmarkEnd w:id="5117"/>
      <w:bookmarkEnd w:id="5118"/>
      <w:bookmarkEnd w:id="5119"/>
    </w:p>
    <w:p w:rsidR="00380229" w:rsidRDefault="005B51FA">
      <w:pPr>
        <w:pStyle w:val="Ttulo1"/>
        <w:rPr>
          <w:rFonts w:ascii="Arial" w:hAnsi="Arial" w:cs="Arial"/>
          <w:lang w:val="es-ES_tradnl"/>
        </w:rPr>
      </w:pPr>
      <w:bookmarkStart w:id="5120" w:name="_Toc382263309"/>
      <w:bookmarkStart w:id="5121" w:name="_Toc382263310"/>
      <w:bookmarkStart w:id="5122" w:name="_Toc382263311"/>
      <w:bookmarkStart w:id="5123" w:name="_Toc382263312"/>
      <w:bookmarkStart w:id="5124" w:name="_Toc382263313"/>
      <w:bookmarkStart w:id="5125" w:name="_Toc384230546"/>
      <w:bookmarkEnd w:id="5120"/>
      <w:bookmarkEnd w:id="5121"/>
      <w:bookmarkEnd w:id="5122"/>
      <w:bookmarkEnd w:id="5123"/>
      <w:bookmarkEnd w:id="5124"/>
      <w:r w:rsidRPr="0007042C">
        <w:rPr>
          <w:rFonts w:ascii="Arial" w:hAnsi="Arial" w:cs="Arial"/>
          <w:lang w:val="es-ES_tradnl"/>
        </w:rPr>
        <w:t>Monitoreo y Control del Proyecto</w:t>
      </w:r>
      <w:bookmarkEnd w:id="5125"/>
    </w:p>
    <w:p w:rsidR="00380229" w:rsidDel="006B754E" w:rsidRDefault="005B51FA">
      <w:pPr>
        <w:rPr>
          <w:del w:id="5126" w:author="Sergio" w:date="2014-03-13T00:42:00Z"/>
          <w:rFonts w:ascii="Arial" w:hAnsi="Arial" w:cs="Arial"/>
          <w:lang w:val="es-ES_tradnl"/>
        </w:rPr>
      </w:pPr>
      <w:del w:id="5127" w:author="Sergio" w:date="2014-03-13T00:42:00Z">
        <w:r w:rsidRPr="0007042C" w:rsidDel="006B754E">
          <w:rPr>
            <w:rFonts w:ascii="Arial" w:hAnsi="Arial" w:cs="Arial"/>
            <w:color w:val="000090"/>
            <w:lang w:val="es-ES_tradnl"/>
          </w:rPr>
          <w:delText>Propósito: Que los administradores del proyecto sepan cómo enterarse del "estado de salud" del proyecto, así como las acciones de control a ejecutar en caso de ocurrir algún problema en el proyecto.</w:delText>
        </w:r>
        <w:bookmarkStart w:id="5128" w:name="_Toc382436065"/>
        <w:bookmarkStart w:id="5129" w:name="_Toc382447363"/>
        <w:bookmarkStart w:id="5130" w:name="_Toc382447905"/>
        <w:bookmarkStart w:id="5131" w:name="_Toc382448332"/>
        <w:bookmarkStart w:id="5132" w:name="_Toc382448538"/>
        <w:bookmarkStart w:id="5133" w:name="_Toc382448667"/>
        <w:bookmarkStart w:id="5134" w:name="_Toc382448794"/>
        <w:bookmarkStart w:id="5135" w:name="_Toc382448920"/>
        <w:bookmarkStart w:id="5136" w:name="_Toc382449046"/>
        <w:bookmarkStart w:id="5137" w:name="_Toc382449144"/>
        <w:bookmarkEnd w:id="5128"/>
        <w:bookmarkEnd w:id="5129"/>
        <w:bookmarkEnd w:id="5130"/>
        <w:bookmarkEnd w:id="5131"/>
        <w:bookmarkEnd w:id="5132"/>
        <w:bookmarkEnd w:id="5133"/>
        <w:bookmarkEnd w:id="5134"/>
        <w:bookmarkEnd w:id="5135"/>
        <w:bookmarkEnd w:id="5136"/>
        <w:bookmarkEnd w:id="5137"/>
      </w:del>
    </w:p>
    <w:p w:rsidR="00380229" w:rsidDel="006B754E" w:rsidRDefault="005B51FA">
      <w:pPr>
        <w:rPr>
          <w:del w:id="5138" w:author="Sergio" w:date="2014-03-13T00:42:00Z"/>
          <w:rFonts w:ascii="Arial" w:hAnsi="Arial" w:cs="Arial"/>
          <w:lang w:val="es-ES_tradnl"/>
        </w:rPr>
      </w:pPr>
      <w:del w:id="5139" w:author="Sergio" w:date="2014-03-13T00:42:00Z">
        <w:r w:rsidRPr="0007042C" w:rsidDel="006B754E">
          <w:rPr>
            <w:rFonts w:ascii="Arial" w:hAnsi="Arial" w:cs="Arial"/>
            <w:color w:val="000090"/>
            <w:lang w:val="es-ES_tradnl"/>
          </w:rPr>
          <w:delText>Contenido: ver sub-secciones.</w:delText>
        </w:r>
        <w:bookmarkStart w:id="5140" w:name="_Toc382436066"/>
        <w:bookmarkStart w:id="5141" w:name="_Toc382447364"/>
        <w:bookmarkStart w:id="5142" w:name="_Toc382447906"/>
        <w:bookmarkStart w:id="5143" w:name="_Toc382448333"/>
        <w:bookmarkStart w:id="5144" w:name="_Toc382448539"/>
        <w:bookmarkStart w:id="5145" w:name="_Toc382448668"/>
        <w:bookmarkStart w:id="5146" w:name="_Toc382448795"/>
        <w:bookmarkStart w:id="5147" w:name="_Toc382448921"/>
        <w:bookmarkStart w:id="5148" w:name="_Toc382449047"/>
        <w:bookmarkStart w:id="5149" w:name="_Toc382449145"/>
        <w:bookmarkEnd w:id="5140"/>
        <w:bookmarkEnd w:id="5141"/>
        <w:bookmarkEnd w:id="5142"/>
        <w:bookmarkEnd w:id="5143"/>
        <w:bookmarkEnd w:id="5144"/>
        <w:bookmarkEnd w:id="5145"/>
        <w:bookmarkEnd w:id="5146"/>
        <w:bookmarkEnd w:id="5147"/>
        <w:bookmarkEnd w:id="5148"/>
        <w:bookmarkEnd w:id="5149"/>
      </w:del>
    </w:p>
    <w:p w:rsidR="00380229" w:rsidRDefault="005B51FA">
      <w:pPr>
        <w:pStyle w:val="Ttulo2"/>
        <w:rPr>
          <w:rFonts w:ascii="Arial" w:hAnsi="Arial" w:cs="Arial"/>
          <w:lang w:val="es-ES_tradnl"/>
        </w:rPr>
      </w:pPr>
      <w:bookmarkStart w:id="5150" w:name="_Toc384230547"/>
      <w:r w:rsidRPr="0007042C">
        <w:rPr>
          <w:rFonts w:ascii="Arial" w:hAnsi="Arial" w:cs="Arial"/>
          <w:lang w:val="es-ES_tradnl"/>
        </w:rPr>
        <w:t>Administración de Requerimientos</w:t>
      </w:r>
      <w:bookmarkEnd w:id="5150"/>
    </w:p>
    <w:p w:rsidR="00380229" w:rsidDel="00516B8E" w:rsidRDefault="005B51FA">
      <w:pPr>
        <w:rPr>
          <w:del w:id="5151" w:author="Sala Virtual Piso 1" w:date="2014-03-13T11:54:00Z"/>
          <w:rFonts w:ascii="Arial" w:hAnsi="Arial" w:cs="Arial"/>
          <w:lang w:val="es-ES_tradnl"/>
        </w:rPr>
      </w:pPr>
      <w:del w:id="5152" w:author="Sala Virtual Piso 1" w:date="2014-03-13T11:54:00Z">
        <w:r w:rsidRPr="0007042C" w:rsidDel="00516B8E">
          <w:rPr>
            <w:rFonts w:ascii="Arial" w:hAnsi="Arial" w:cs="Arial"/>
            <w:color w:val="000090"/>
            <w:lang w:val="es-ES_tradnl"/>
          </w:rPr>
          <w:delText xml:space="preserve">Propósito: Que los ingenieros de requerimientos sepan </w:delText>
        </w:r>
        <w:r w:rsidR="00F85134" w:rsidRPr="0007042C" w:rsidDel="00516B8E">
          <w:rPr>
            <w:rFonts w:ascii="Arial" w:hAnsi="Arial" w:cs="Arial"/>
            <w:color w:val="000090"/>
            <w:lang w:val="es-ES_tradnl"/>
          </w:rPr>
          <w:delText>cómo</w:delText>
        </w:r>
        <w:r w:rsidRPr="0007042C" w:rsidDel="00516B8E">
          <w:rPr>
            <w:rFonts w:ascii="Arial" w:hAnsi="Arial" w:cs="Arial"/>
            <w:color w:val="000090"/>
            <w:lang w:val="es-ES_tradnl"/>
          </w:rPr>
          <w:delText xml:space="preserve"> detectar, reportar y controlar cambios en los requerimientos del producto. Que los clientes y desarrolladores sepan cuáles son sus responsabilidades en este proceso</w:delText>
        </w:r>
      </w:del>
    </w:p>
    <w:p w:rsidR="00380229" w:rsidDel="00516B8E" w:rsidRDefault="005B51FA">
      <w:pPr>
        <w:rPr>
          <w:del w:id="5153" w:author="Sala Virtual Piso 1" w:date="2014-03-13T11:54:00Z"/>
          <w:rFonts w:ascii="Arial" w:hAnsi="Arial" w:cs="Arial"/>
          <w:lang w:val="es-ES_tradnl"/>
        </w:rPr>
      </w:pPr>
      <w:del w:id="5154" w:author="Sala Virtual Piso 1" w:date="2014-03-13T11:54:00Z">
        <w:r w:rsidRPr="0007042C" w:rsidDel="00516B8E">
          <w:rPr>
            <w:rFonts w:ascii="Arial" w:hAnsi="Arial" w:cs="Arial"/>
            <w:color w:val="000090"/>
            <w:lang w:val="es-ES_tradnl"/>
          </w:rPr>
          <w:delText>Contenido</w:delText>
        </w:r>
      </w:del>
    </w:p>
    <w:p w:rsidR="00380229" w:rsidDel="00516B8E" w:rsidRDefault="005B51FA">
      <w:pPr>
        <w:ind w:left="578"/>
        <w:rPr>
          <w:del w:id="5155" w:author="Sala Virtual Piso 1" w:date="2014-03-13T11:54:00Z"/>
          <w:rFonts w:ascii="Arial" w:hAnsi="Arial" w:cs="Arial"/>
          <w:lang w:val="es-ES_tradnl"/>
        </w:rPr>
      </w:pPr>
      <w:del w:id="5156" w:author="Sala Virtual Piso 1" w:date="2014-03-13T11:54:00Z">
        <w:r w:rsidRPr="0007042C" w:rsidDel="00516B8E">
          <w:rPr>
            <w:rFonts w:ascii="Arial" w:hAnsi="Arial" w:cs="Arial"/>
            <w:color w:val="000090"/>
            <w:lang w:val="es-ES_tradnl"/>
          </w:rPr>
          <w:delText>Artefactos a generar producto de la administración de requerimientos. Por ejemplo: Descripción de casos de uso, matrices de trazabilidad, etc.</w:delText>
        </w:r>
      </w:del>
    </w:p>
    <w:p w:rsidR="00380229" w:rsidDel="00516B8E" w:rsidRDefault="005B51FA">
      <w:pPr>
        <w:ind w:left="578"/>
        <w:rPr>
          <w:del w:id="5157" w:author="Sala Virtual Piso 1" w:date="2014-03-13T11:54:00Z"/>
          <w:rFonts w:ascii="Arial" w:hAnsi="Arial" w:cs="Arial"/>
          <w:lang w:val="es-ES_tradnl"/>
        </w:rPr>
      </w:pPr>
      <w:del w:id="5158" w:author="Sala Virtual Piso 1" w:date="2014-03-13T11:54:00Z">
        <w:r w:rsidRPr="0007042C" w:rsidDel="00516B8E">
          <w:rPr>
            <w:rFonts w:ascii="Arial" w:hAnsi="Arial" w:cs="Arial"/>
            <w:color w:val="000090"/>
            <w:lang w:val="es-ES_tradnl"/>
          </w:rPr>
          <w:delText>Diagrama BPMN y un párrafo que describa el proceso de administración de requerimientos (tamaño máximo: 1 página). El diagrama debe también incluir los momentos en los cuales se crean o refinan los diferentes artefactos.</w:delText>
        </w:r>
      </w:del>
    </w:p>
    <w:p w:rsidR="00380229" w:rsidDel="00516B8E" w:rsidRDefault="005B51FA">
      <w:pPr>
        <w:rPr>
          <w:del w:id="5159" w:author="Sala Virtual Piso 1" w:date="2014-03-13T11:54:00Z"/>
          <w:rFonts w:ascii="Arial" w:hAnsi="Arial" w:cs="Arial"/>
          <w:lang w:val="es-ES_tradnl"/>
        </w:rPr>
      </w:pPr>
      <w:del w:id="5160" w:author="Sala Virtual Piso 1" w:date="2014-03-13T11:54:00Z">
        <w:r w:rsidRPr="0007042C" w:rsidDel="00516B8E">
          <w:rPr>
            <w:rFonts w:ascii="Arial" w:hAnsi="Arial" w:cs="Arial"/>
            <w:color w:val="000090"/>
            <w:lang w:val="es-ES_tradnl"/>
          </w:rPr>
          <w:delText>Tamaño máximo: 2 páginas</w:delText>
        </w:r>
      </w:del>
    </w:p>
    <w:p w:rsidR="00380229" w:rsidDel="00516B8E" w:rsidRDefault="005B51FA">
      <w:pPr>
        <w:rPr>
          <w:ins w:id="5161" w:author="Sergio" w:date="2014-03-12T19:40:00Z"/>
          <w:del w:id="5162" w:author="Sala Virtual Piso 1" w:date="2014-03-13T11:54:00Z"/>
          <w:rFonts w:ascii="Arial" w:hAnsi="Arial" w:cs="Arial"/>
          <w:color w:val="000090"/>
          <w:lang w:val="es-ES_tradnl"/>
        </w:rPr>
      </w:pPr>
      <w:del w:id="5163" w:author="Sala Virtual Piso 1" w:date="2014-03-13T11:54:00Z">
        <w:r w:rsidRPr="0007042C" w:rsidDel="00516B8E">
          <w:rPr>
            <w:rFonts w:ascii="Arial" w:hAnsi="Arial" w:cs="Arial"/>
            <w:color w:val="000090"/>
            <w:lang w:val="es-ES_tradnl"/>
          </w:rPr>
          <w:delText>Referencias: [1], sección 5.6.1</w:delText>
        </w:r>
      </w:del>
    </w:p>
    <w:p w:rsidR="000056B2" w:rsidRDefault="000056B2">
      <w:pPr>
        <w:rPr>
          <w:ins w:id="5164" w:author="Sergio" w:date="2014-03-12T19:40:00Z"/>
          <w:rFonts w:ascii="Arial" w:hAnsi="Arial" w:cs="Arial"/>
          <w:color w:val="000090"/>
          <w:lang w:val="es-ES_tradnl"/>
        </w:rPr>
      </w:pPr>
    </w:p>
    <w:p w:rsidR="000056B2" w:rsidRDefault="000056B2">
      <w:pPr>
        <w:rPr>
          <w:ins w:id="5165" w:author="Sergio" w:date="2014-03-12T19:40:00Z"/>
          <w:rFonts w:ascii="Arial" w:hAnsi="Arial" w:cs="Arial"/>
          <w:color w:val="000090"/>
          <w:lang w:val="es-ES_tradnl"/>
        </w:rPr>
      </w:pPr>
    </w:p>
    <w:p w:rsidR="000056B2" w:rsidRDefault="000056B2">
      <w:pPr>
        <w:rPr>
          <w:ins w:id="5166" w:author="Sergio" w:date="2014-03-12T19:40:00Z"/>
          <w:rFonts w:ascii="Arial" w:hAnsi="Arial" w:cs="Arial"/>
          <w:color w:val="000090"/>
          <w:lang w:val="es-ES_tradnl"/>
        </w:rPr>
      </w:pPr>
    </w:p>
    <w:p w:rsidR="000056B2" w:rsidRDefault="000056B2">
      <w:pPr>
        <w:rPr>
          <w:ins w:id="5167" w:author="Sergio" w:date="2014-03-12T19:40:00Z"/>
          <w:rFonts w:ascii="Arial" w:hAnsi="Arial" w:cs="Arial"/>
          <w:color w:val="000090"/>
          <w:lang w:val="es-ES_tradnl"/>
        </w:rPr>
      </w:pPr>
    </w:p>
    <w:p w:rsidR="000056B2" w:rsidRDefault="000056B2">
      <w:pPr>
        <w:rPr>
          <w:ins w:id="5168" w:author="Sergio" w:date="2014-03-12T19:40:00Z"/>
          <w:rFonts w:ascii="Arial" w:hAnsi="Arial" w:cs="Arial"/>
          <w:color w:val="000090"/>
          <w:lang w:val="es-ES_tradnl"/>
        </w:rPr>
      </w:pPr>
    </w:p>
    <w:p w:rsidR="000056B2" w:rsidRDefault="000056B2">
      <w:pPr>
        <w:rPr>
          <w:ins w:id="5169" w:author="Sergio" w:date="2014-03-12T19:40:00Z"/>
          <w:rFonts w:ascii="Arial" w:hAnsi="Arial" w:cs="Arial"/>
          <w:color w:val="000090"/>
          <w:lang w:val="es-ES_tradnl"/>
        </w:rPr>
      </w:pPr>
    </w:p>
    <w:p w:rsidR="000056B2" w:rsidRDefault="000056B2">
      <w:pPr>
        <w:rPr>
          <w:ins w:id="5170" w:author="Sergio" w:date="2014-03-12T19:40:00Z"/>
          <w:rFonts w:ascii="Arial" w:hAnsi="Arial" w:cs="Arial"/>
          <w:color w:val="000090"/>
          <w:lang w:val="es-ES_tradnl"/>
        </w:rPr>
      </w:pPr>
    </w:p>
    <w:p w:rsidR="000056B2" w:rsidRDefault="000056B2">
      <w:pPr>
        <w:rPr>
          <w:ins w:id="5171" w:author="Sergio" w:date="2014-03-12T19:40:00Z"/>
          <w:rFonts w:ascii="Arial" w:hAnsi="Arial" w:cs="Arial"/>
          <w:color w:val="000090"/>
          <w:lang w:val="es-ES_tradnl"/>
        </w:rPr>
      </w:pPr>
    </w:p>
    <w:p w:rsidR="000056B2" w:rsidRDefault="000056B2">
      <w:pPr>
        <w:rPr>
          <w:ins w:id="5172" w:author="Sergio" w:date="2014-03-12T19:40:00Z"/>
          <w:rFonts w:ascii="Arial" w:hAnsi="Arial" w:cs="Arial"/>
          <w:color w:val="000090"/>
          <w:lang w:val="es-ES_tradnl"/>
        </w:rPr>
      </w:pPr>
    </w:p>
    <w:p w:rsidR="000056B2" w:rsidRDefault="000056B2">
      <w:pPr>
        <w:rPr>
          <w:ins w:id="5173" w:author="Sergio" w:date="2014-03-12T19:40:00Z"/>
          <w:rFonts w:ascii="Arial" w:hAnsi="Arial" w:cs="Arial"/>
          <w:color w:val="000090"/>
          <w:lang w:val="es-ES_tradnl"/>
        </w:rPr>
      </w:pPr>
    </w:p>
    <w:p w:rsidR="000056B2" w:rsidRDefault="000056B2">
      <w:pPr>
        <w:rPr>
          <w:ins w:id="5174" w:author="Sergio" w:date="2014-03-13T00:42:00Z"/>
          <w:rFonts w:ascii="Arial" w:hAnsi="Arial" w:cs="Arial"/>
          <w:lang w:val="es-ES_tradnl"/>
        </w:rPr>
      </w:pPr>
    </w:p>
    <w:p w:rsidR="00AD0D53" w:rsidRDefault="00AD0D53">
      <w:pPr>
        <w:rPr>
          <w:ins w:id="5175" w:author="Sergio" w:date="2014-03-13T00:42:00Z"/>
          <w:rFonts w:ascii="Arial" w:hAnsi="Arial" w:cs="Arial"/>
          <w:lang w:val="es-ES_tradnl"/>
        </w:rPr>
      </w:pPr>
    </w:p>
    <w:p w:rsidR="00AD0D53" w:rsidRDefault="00AD0D53">
      <w:pPr>
        <w:rPr>
          <w:ins w:id="5176" w:author="Sala Virtual Piso 1" w:date="2014-03-13T11:54:00Z"/>
          <w:rFonts w:ascii="Arial" w:hAnsi="Arial" w:cs="Arial"/>
          <w:lang w:val="es-ES_tradnl"/>
        </w:rPr>
      </w:pPr>
    </w:p>
    <w:p w:rsidR="00516B8E" w:rsidRDefault="00516B8E">
      <w:pPr>
        <w:rPr>
          <w:ins w:id="5177" w:author="Sala Virtual Piso 1" w:date="2014-03-13T11:54:00Z"/>
          <w:rFonts w:ascii="Arial" w:hAnsi="Arial" w:cs="Arial"/>
          <w:lang w:val="es-ES_tradnl"/>
        </w:rPr>
      </w:pPr>
    </w:p>
    <w:p w:rsidR="00516B8E" w:rsidRDefault="00516B8E">
      <w:pPr>
        <w:rPr>
          <w:ins w:id="5178" w:author="Sala Virtual Piso 1" w:date="2014-03-13T11:54:00Z"/>
          <w:rFonts w:ascii="Arial" w:hAnsi="Arial" w:cs="Arial"/>
          <w:lang w:val="es-ES_tradnl"/>
        </w:rPr>
      </w:pPr>
    </w:p>
    <w:p w:rsidR="00516B8E" w:rsidRDefault="00516B8E">
      <w:pPr>
        <w:rPr>
          <w:ins w:id="5179" w:author="Sala Virtual Piso 1" w:date="2014-03-13T11:54:00Z"/>
          <w:rFonts w:ascii="Arial" w:hAnsi="Arial" w:cs="Arial"/>
          <w:lang w:val="es-ES_tradnl"/>
        </w:rPr>
      </w:pPr>
    </w:p>
    <w:p w:rsidR="00516B8E" w:rsidRDefault="00516B8E">
      <w:pPr>
        <w:rPr>
          <w:ins w:id="5180" w:author="Sala Virtual Piso 1" w:date="2014-03-13T11:54:00Z"/>
          <w:rFonts w:ascii="Arial" w:hAnsi="Arial" w:cs="Arial"/>
          <w:lang w:val="es-ES_tradnl"/>
        </w:rPr>
      </w:pPr>
    </w:p>
    <w:p w:rsidR="00516B8E" w:rsidRDefault="00516B8E">
      <w:pPr>
        <w:rPr>
          <w:ins w:id="5181" w:author="Sala Virtual Piso 1" w:date="2014-03-13T11:54:00Z"/>
          <w:rFonts w:ascii="Arial" w:hAnsi="Arial" w:cs="Arial"/>
          <w:lang w:val="es-ES_tradnl"/>
        </w:rPr>
      </w:pPr>
    </w:p>
    <w:p w:rsidR="00516B8E" w:rsidRDefault="00516B8E">
      <w:pPr>
        <w:rPr>
          <w:ins w:id="5182" w:author="Sala Virtual Piso 1" w:date="2014-03-13T11:54:00Z"/>
          <w:rFonts w:ascii="Arial" w:hAnsi="Arial" w:cs="Arial"/>
          <w:lang w:val="es-ES_tradnl"/>
        </w:rPr>
      </w:pPr>
    </w:p>
    <w:p w:rsidR="00516B8E" w:rsidRDefault="00516B8E">
      <w:pPr>
        <w:rPr>
          <w:ins w:id="5183" w:author="Sala Virtual Piso 1" w:date="2014-03-13T11:54:00Z"/>
          <w:rFonts w:ascii="Arial" w:hAnsi="Arial" w:cs="Arial"/>
          <w:lang w:val="es-ES_tradnl"/>
        </w:rPr>
      </w:pPr>
    </w:p>
    <w:p w:rsidR="00516B8E" w:rsidRDefault="00516B8E">
      <w:pPr>
        <w:rPr>
          <w:ins w:id="5184" w:author="Sala Virtual Piso 1" w:date="2014-03-13T11:54:00Z"/>
          <w:rFonts w:ascii="Arial" w:hAnsi="Arial" w:cs="Arial"/>
          <w:lang w:val="es-ES_tradnl"/>
        </w:rPr>
      </w:pPr>
    </w:p>
    <w:p w:rsidR="00516B8E" w:rsidRDefault="00516B8E">
      <w:pPr>
        <w:rPr>
          <w:ins w:id="5185" w:author="Sala Virtual Piso 1" w:date="2014-03-13T11:54:00Z"/>
          <w:rFonts w:ascii="Arial" w:hAnsi="Arial" w:cs="Arial"/>
          <w:lang w:val="es-ES_tradnl"/>
        </w:rPr>
      </w:pPr>
    </w:p>
    <w:p w:rsidR="00516B8E" w:rsidRDefault="00516B8E">
      <w:pPr>
        <w:rPr>
          <w:ins w:id="5186" w:author="Sergio" w:date="2014-03-12T19:40:00Z"/>
          <w:rFonts w:ascii="Arial" w:hAnsi="Arial" w:cs="Arial"/>
          <w:lang w:val="es-ES_tradnl"/>
        </w:rPr>
      </w:pPr>
    </w:p>
    <w:p w:rsidR="000056B2" w:rsidRDefault="000056B2">
      <w:pPr>
        <w:rPr>
          <w:rFonts w:ascii="Arial" w:hAnsi="Arial" w:cs="Arial"/>
          <w:lang w:val="es-ES_tradnl"/>
        </w:rPr>
      </w:pPr>
    </w:p>
    <w:p w:rsidR="00380229" w:rsidRDefault="00AD0D53">
      <w:pPr>
        <w:pStyle w:val="Ttulo2"/>
        <w:rPr>
          <w:rFonts w:ascii="Arial" w:hAnsi="Arial" w:cs="Arial"/>
          <w:lang w:val="es-ES_tradnl"/>
        </w:rPr>
      </w:pPr>
      <w:bookmarkStart w:id="5187" w:name="_Ref382427323"/>
      <w:bookmarkStart w:id="5188" w:name="_Ref382427345"/>
      <w:ins w:id="5189" w:author="Sergio" w:date="2014-03-13T00:42:00Z">
        <w:r>
          <w:rPr>
            <w:rFonts w:ascii="Arial" w:hAnsi="Arial" w:cs="Arial"/>
            <w:lang w:val="es-ES_tradnl"/>
          </w:rPr>
          <w:t xml:space="preserve"> </w:t>
        </w:r>
      </w:ins>
      <w:bookmarkStart w:id="5190" w:name="_Toc384230548"/>
      <w:r w:rsidR="005B51FA" w:rsidRPr="0007042C">
        <w:rPr>
          <w:rFonts w:ascii="Arial" w:hAnsi="Arial" w:cs="Arial"/>
          <w:lang w:val="es-ES_tradnl"/>
        </w:rPr>
        <w:t>Monitoreo y Control de Progreso</w:t>
      </w:r>
      <w:bookmarkEnd w:id="5187"/>
      <w:bookmarkEnd w:id="5188"/>
      <w:bookmarkEnd w:id="5190"/>
    </w:p>
    <w:p w:rsidR="000056B2" w:rsidRDefault="000056B2">
      <w:pPr>
        <w:rPr>
          <w:ins w:id="5191" w:author="Sergio" w:date="2014-03-12T19:39:00Z"/>
          <w:rFonts w:ascii="Arial" w:hAnsi="Arial" w:cs="Arial"/>
          <w:color w:val="000090"/>
          <w:lang w:val="es-ES_tradnl"/>
        </w:rPr>
      </w:pPr>
    </w:p>
    <w:p w:rsidR="008B38F0" w:rsidRDefault="000056B2">
      <w:pPr>
        <w:pStyle w:val="FormatoIngesoft"/>
        <w:jc w:val="both"/>
        <w:rPr>
          <w:ins w:id="5192" w:author="Sergio" w:date="2014-03-12T19:39:00Z"/>
          <w:lang w:val="es-ES"/>
        </w:rPr>
        <w:pPrChange w:id="5193" w:author="Sergio" w:date="2014-03-12T19:40:00Z">
          <w:pPr>
            <w:pStyle w:val="FormatoIngesoft"/>
          </w:pPr>
        </w:pPrChange>
      </w:pPr>
      <w:ins w:id="5194" w:author="Sergio" w:date="2014-03-12T19:39:00Z">
        <w:r>
          <w:rPr>
            <w:lang w:val="es-ES"/>
          </w:rPr>
          <w:t>El progreso del proyecto será medido por la metodología Goal-Question Methodology</w:t>
        </w:r>
      </w:ins>
      <w:ins w:id="5195" w:author="Sergio" w:date="2014-03-12T19:44:00Z">
        <w:r>
          <w:rPr>
            <w:lang w:val="es-ES"/>
          </w:rPr>
          <w:t xml:space="preserve"> </w:t>
        </w:r>
      </w:ins>
      <w:customXmlInsRangeStart w:id="5196" w:author="Sergio" w:date="2014-03-12T19:45:00Z"/>
      <w:sdt>
        <w:sdtPr>
          <w:rPr>
            <w:sz w:val="16"/>
            <w:szCs w:val="16"/>
            <w:lang w:val="es-ES"/>
          </w:rPr>
          <w:id w:val="-1183967812"/>
          <w:citation/>
        </w:sdtPr>
        <w:sdtContent>
          <w:customXmlInsRangeEnd w:id="5196"/>
          <w:ins w:id="5197" w:author="Sergio" w:date="2014-03-12T19:45:00Z">
            <w:r w:rsidR="002956A8">
              <w:rPr>
                <w:lang w:val="es-ES"/>
              </w:rPr>
              <w:fldChar w:fldCharType="begin"/>
            </w:r>
            <w:r>
              <w:rPr>
                <w:lang w:val="es-CO"/>
              </w:rPr>
              <w:instrText xml:space="preserve"> CITATION ViBa \l 9226 </w:instrText>
            </w:r>
          </w:ins>
          <w:r w:rsidR="002956A8">
            <w:rPr>
              <w:lang w:val="es-ES"/>
            </w:rPr>
            <w:fldChar w:fldCharType="separate"/>
          </w:r>
          <w:r w:rsidR="000F5A96" w:rsidRPr="000F5A96">
            <w:rPr>
              <w:noProof/>
              <w:lang w:val="es-CO"/>
            </w:rPr>
            <w:t>[39]</w:t>
          </w:r>
          <w:ins w:id="5198" w:author="Sergio" w:date="2014-03-12T19:45:00Z">
            <w:r w:rsidR="002956A8">
              <w:rPr>
                <w:lang w:val="es-ES"/>
              </w:rPr>
              <w:fldChar w:fldCharType="end"/>
            </w:r>
          </w:ins>
          <w:customXmlInsRangeStart w:id="5199" w:author="Sergio" w:date="2014-03-12T19:45:00Z"/>
        </w:sdtContent>
      </w:sdt>
      <w:customXmlInsRangeEnd w:id="5199"/>
      <w:ins w:id="5200" w:author="Sergio" w:date="2014-03-12T19:39:00Z">
        <w:r>
          <w:rPr>
            <w:lang w:val="es-ES"/>
          </w:rPr>
          <w:t>, El paradigma GQM (Como sus siglas lo indican), definen y evalúan un grupo de metas operacionales (Véase como el resultado de un proceso) a través de métricas</w:t>
        </w:r>
      </w:ins>
      <w:customXmlInsRangeStart w:id="5201" w:author="Sergio" w:date="2014-03-12T19:45:00Z"/>
      <w:sdt>
        <w:sdtPr>
          <w:rPr>
            <w:lang w:val="es-ES"/>
          </w:rPr>
          <w:id w:val="1535764508"/>
          <w:citation/>
        </w:sdtPr>
        <w:sdtContent>
          <w:customXmlInsRangeEnd w:id="5201"/>
          <w:ins w:id="5202" w:author="Sergio" w:date="2014-03-12T19:45:00Z">
            <w:r w:rsidR="002956A8">
              <w:rPr>
                <w:lang w:val="es-ES"/>
              </w:rPr>
              <w:fldChar w:fldCharType="begin"/>
            </w:r>
            <w:r>
              <w:rPr>
                <w:lang w:val="es-CO"/>
              </w:rPr>
              <w:instrText xml:space="preserve"> CITATION ViBa \l 9226 </w:instrText>
            </w:r>
            <w:r w:rsidR="002956A8">
              <w:rPr>
                <w:lang w:val="es-ES"/>
              </w:rPr>
              <w:fldChar w:fldCharType="separate"/>
            </w:r>
          </w:ins>
          <w:r w:rsidR="000F5A96">
            <w:rPr>
              <w:noProof/>
              <w:lang w:val="es-CO"/>
            </w:rPr>
            <w:t xml:space="preserve"> </w:t>
          </w:r>
          <w:r w:rsidR="000F5A96" w:rsidRPr="000F5A96">
            <w:rPr>
              <w:noProof/>
              <w:lang w:val="es-CO"/>
            </w:rPr>
            <w:t>[39]</w:t>
          </w:r>
          <w:ins w:id="5203" w:author="Sergio" w:date="2014-03-12T19:45:00Z">
            <w:r w:rsidR="002956A8">
              <w:rPr>
                <w:lang w:val="es-ES"/>
              </w:rPr>
              <w:fldChar w:fldCharType="end"/>
            </w:r>
          </w:ins>
          <w:customXmlInsRangeStart w:id="5204" w:author="Sergio" w:date="2014-03-12T19:45:00Z"/>
        </w:sdtContent>
      </w:sdt>
      <w:customXmlInsRangeEnd w:id="5204"/>
      <w:ins w:id="5205" w:author="Sergio" w:date="2014-03-12T19:45:00Z">
        <w:r>
          <w:rPr>
            <w:lang w:val="es-ES"/>
          </w:rPr>
          <w:t>.</w:t>
        </w:r>
      </w:ins>
    </w:p>
    <w:p w:rsidR="008B38F0" w:rsidRDefault="000056B2">
      <w:pPr>
        <w:pStyle w:val="FormatoIngesoft"/>
        <w:jc w:val="both"/>
        <w:rPr>
          <w:ins w:id="5206" w:author="Sergio" w:date="2014-03-12T19:39:00Z"/>
          <w:lang w:val="es-ES"/>
        </w:rPr>
        <w:pPrChange w:id="5207" w:author="Sergio" w:date="2014-03-12T19:40:00Z">
          <w:pPr>
            <w:pStyle w:val="FormatoIngesoft"/>
          </w:pPr>
        </w:pPrChange>
      </w:pPr>
      <w:ins w:id="5208" w:author="Sergio" w:date="2014-03-12T19:39:00Z">
        <w:r>
          <w:rPr>
            <w:lang w:val="es-ES"/>
          </w:rPr>
          <w:t xml:space="preserve">A continuación, se mostraran las metas operacionales las cuales serán puestas a juicio a través del proceso GQM, si se tienen dudas acerca de proceso de control de calidad y como se enlazan con el monitoreo de las actividades, </w:t>
        </w:r>
      </w:ins>
      <w:ins w:id="5209" w:author="Sergio" w:date="2014-03-13T00:43:00Z">
        <w:r w:rsidR="00AD0D53">
          <w:rPr>
            <w:lang w:val="es-ES"/>
          </w:rPr>
          <w:t xml:space="preserve">ver la </w:t>
        </w:r>
      </w:ins>
      <w:ins w:id="5210" w:author="Sergio" w:date="2014-03-12T19:39:00Z">
        <w:r>
          <w:rPr>
            <w:lang w:val="es-ES"/>
          </w:rPr>
          <w:t xml:space="preserve">sección </w:t>
        </w:r>
      </w:ins>
      <w:ins w:id="5211" w:author="Sergio" w:date="2014-03-12T19:41:00Z">
        <w:r w:rsidR="002956A8" w:rsidRPr="002956A8">
          <w:rPr>
            <w:u w:val="single"/>
            <w:lang w:val="es-ES"/>
            <w:rPrChange w:id="5212" w:author="Sergio" w:date="2014-03-12T19:41:00Z">
              <w:rPr>
                <w:color w:val="0000FF" w:themeColor="hyperlink"/>
                <w:u w:val="single"/>
                <w:lang w:val="es-ES"/>
              </w:rPr>
            </w:rPrChange>
          </w:rPr>
          <w:fldChar w:fldCharType="begin"/>
        </w:r>
        <w:r w:rsidR="002956A8" w:rsidRPr="002956A8">
          <w:rPr>
            <w:u w:val="single"/>
            <w:lang w:val="es-ES"/>
            <w:rPrChange w:id="5213" w:author="Sergio" w:date="2014-03-12T19:41:00Z">
              <w:rPr>
                <w:color w:val="0000FF" w:themeColor="hyperlink"/>
                <w:u w:val="single"/>
                <w:lang w:val="es-ES"/>
              </w:rPr>
            </w:rPrChange>
          </w:rPr>
          <w:instrText xml:space="preserve"> REF _Ref382259306 \r \h </w:instrText>
        </w:r>
      </w:ins>
      <w:r>
        <w:rPr>
          <w:u w:val="single"/>
          <w:lang w:val="es-ES"/>
        </w:rPr>
        <w:instrText xml:space="preserve"> \* MERGEFORMAT </w:instrText>
      </w:r>
      <w:r w:rsidR="002956A8" w:rsidRPr="002956A8">
        <w:rPr>
          <w:u w:val="single"/>
          <w:lang w:val="es-ES"/>
          <w:rPrChange w:id="5214" w:author="Sergio" w:date="2014-03-12T19:41:00Z">
            <w:rPr>
              <w:u w:val="single"/>
              <w:lang w:val="es-ES"/>
            </w:rPr>
          </w:rPrChange>
        </w:rPr>
      </w:r>
      <w:r w:rsidR="002956A8" w:rsidRPr="002956A8">
        <w:rPr>
          <w:u w:val="single"/>
          <w:lang w:val="es-ES"/>
          <w:rPrChange w:id="5215" w:author="Sergio" w:date="2014-03-12T19:41:00Z">
            <w:rPr>
              <w:color w:val="0000FF" w:themeColor="hyperlink"/>
              <w:u w:val="single"/>
              <w:lang w:val="es-ES"/>
            </w:rPr>
          </w:rPrChange>
        </w:rPr>
        <w:fldChar w:fldCharType="separate"/>
      </w:r>
      <w:ins w:id="5216" w:author="Estudiante" w:date="2014-04-01T16:48:00Z">
        <w:r w:rsidR="000910A8">
          <w:rPr>
            <w:u w:val="single"/>
            <w:lang w:val="es-ES"/>
          </w:rPr>
          <w:t>12.5</w:t>
        </w:r>
      </w:ins>
      <w:ins w:id="5217" w:author="Sergio" w:date="2014-03-12T19:41:00Z">
        <w:del w:id="5218" w:author="Estudiante" w:date="2014-04-01T16:47:00Z">
          <w:r w:rsidR="002956A8" w:rsidRPr="002956A8">
            <w:rPr>
              <w:u w:val="single"/>
              <w:lang w:val="es-ES"/>
              <w:rPrChange w:id="5219" w:author="Sergio" w:date="2014-03-12T19:41:00Z">
                <w:rPr>
                  <w:color w:val="0000FF" w:themeColor="hyperlink"/>
                  <w:u w:val="single"/>
                  <w:lang w:val="es-ES"/>
                </w:rPr>
              </w:rPrChange>
            </w:rPr>
            <w:delText>12.5</w:delText>
          </w:r>
        </w:del>
        <w:r w:rsidR="002956A8" w:rsidRPr="002956A8">
          <w:rPr>
            <w:u w:val="single"/>
            <w:lang w:val="es-ES"/>
            <w:rPrChange w:id="5220" w:author="Sergio" w:date="2014-03-12T19:41:00Z">
              <w:rPr>
                <w:color w:val="0000FF" w:themeColor="hyperlink"/>
                <w:u w:val="single"/>
                <w:lang w:val="es-ES"/>
              </w:rPr>
            </w:rPrChange>
          </w:rPr>
          <w:fldChar w:fldCharType="end"/>
        </w:r>
      </w:ins>
      <w:ins w:id="5221" w:author="Sergio" w:date="2014-03-12T19:39:00Z">
        <w:r>
          <w:rPr>
            <w:lang w:val="es-ES"/>
          </w:rPr>
          <w:t>.</w:t>
        </w:r>
      </w:ins>
    </w:p>
    <w:p w:rsidR="000056B2" w:rsidRDefault="000056B2" w:rsidP="000056B2">
      <w:pPr>
        <w:pStyle w:val="FormatoIngesoft"/>
        <w:rPr>
          <w:ins w:id="5222" w:author="Sergio" w:date="2014-03-12T19:39:00Z"/>
          <w:lang w:val="es-ES"/>
        </w:rPr>
      </w:pPr>
    </w:p>
    <w:p w:rsidR="000056B2" w:rsidRDefault="002956A8" w:rsidP="000056B2">
      <w:pPr>
        <w:pStyle w:val="FormatoIngesoft"/>
        <w:rPr>
          <w:ins w:id="5223" w:author="Sergio" w:date="2014-03-12T19:39:00Z"/>
          <w:lang w:val="es-ES"/>
        </w:rPr>
      </w:pPr>
      <w:ins w:id="5224" w:author="Sergio" w:date="2014-03-12T19:39:00Z">
        <w:r w:rsidRPr="002956A8">
          <w:rPr>
            <w:b/>
            <w:lang w:val="es-ES"/>
            <w:rPrChange w:id="5225" w:author="Sergio" w:date="2014-03-12T19:40:00Z">
              <w:rPr>
                <w:color w:val="0000FF" w:themeColor="hyperlink"/>
                <w:u w:val="single"/>
                <w:lang w:val="es-ES"/>
              </w:rPr>
            </w:rPrChange>
          </w:rPr>
          <w:t>Documentación</w:t>
        </w:r>
        <w:r w:rsidR="000056B2">
          <w:rPr>
            <w:lang w:val="es-ES"/>
          </w:rPr>
          <w:t xml:space="preserve">: </w:t>
        </w:r>
      </w:ins>
    </w:p>
    <w:p w:rsidR="008B38F0" w:rsidRDefault="000056B2">
      <w:pPr>
        <w:pStyle w:val="FormatoIngesoft"/>
        <w:numPr>
          <w:ilvl w:val="0"/>
          <w:numId w:val="34"/>
        </w:numPr>
        <w:jc w:val="both"/>
        <w:rPr>
          <w:ins w:id="5226" w:author="Sergio" w:date="2014-03-12T19:39:00Z"/>
          <w:lang w:val="es-ES"/>
        </w:rPr>
        <w:pPrChange w:id="5227" w:author="Sergio" w:date="2014-03-12T19:46:00Z">
          <w:pPr>
            <w:pStyle w:val="FormatoIngesoft"/>
            <w:numPr>
              <w:numId w:val="34"/>
            </w:numPr>
            <w:ind w:left="720" w:hanging="360"/>
          </w:pPr>
        </w:pPrChange>
      </w:pPr>
      <w:ins w:id="5228" w:author="Sergio" w:date="2014-03-12T19:39:00Z">
        <w:r>
          <w:rPr>
            <w:lang w:val="es-ES"/>
          </w:rPr>
          <w:t>Esfuerzo: ¿qué tiempo que se invirtió para realizar una tarea?</w:t>
        </w:r>
      </w:ins>
    </w:p>
    <w:p w:rsidR="008B38F0" w:rsidRDefault="000056B2">
      <w:pPr>
        <w:pStyle w:val="FormatoIngesoft"/>
        <w:numPr>
          <w:ilvl w:val="0"/>
          <w:numId w:val="34"/>
        </w:numPr>
        <w:jc w:val="both"/>
        <w:rPr>
          <w:ins w:id="5229" w:author="Sergio" w:date="2014-03-12T19:39:00Z"/>
          <w:lang w:val="es-ES"/>
        </w:rPr>
        <w:pPrChange w:id="5230" w:author="Sergio" w:date="2014-03-12T19:46:00Z">
          <w:pPr>
            <w:pStyle w:val="FormatoIngesoft"/>
            <w:numPr>
              <w:numId w:val="34"/>
            </w:numPr>
            <w:ind w:left="720" w:hanging="360"/>
          </w:pPr>
        </w:pPrChange>
      </w:pPr>
      <w:commentRangeStart w:id="5231"/>
      <w:ins w:id="5232" w:author="Sergio" w:date="2014-03-12T19:39:00Z">
        <w:r>
          <w:rPr>
            <w:lang w:val="es-ES"/>
          </w:rPr>
          <w:t>Manejo de plantilla: ¿se aseguró la estandarización de los documentos al utilizar plantillas predeterminadas?</w:t>
        </w:r>
      </w:ins>
      <w:commentRangeEnd w:id="5231"/>
      <w:r w:rsidR="0063152F">
        <w:rPr>
          <w:rStyle w:val="Refdecomentario"/>
          <w:rFonts w:ascii="Calibri" w:eastAsia="DejaVu Sans" w:hAnsi="Calibri" w:cs="Calibri"/>
          <w:lang w:val="es-ES"/>
        </w:rPr>
        <w:commentReference w:id="5231"/>
      </w:r>
    </w:p>
    <w:p w:rsidR="008B38F0" w:rsidRDefault="002956A8">
      <w:pPr>
        <w:pStyle w:val="FormatoIngesoft"/>
        <w:numPr>
          <w:ilvl w:val="0"/>
          <w:numId w:val="34"/>
        </w:numPr>
        <w:jc w:val="both"/>
        <w:rPr>
          <w:ins w:id="5233" w:author="Sergio" w:date="2014-03-12T19:39:00Z"/>
          <w:lang w:val="es-ES"/>
        </w:rPr>
        <w:pPrChange w:id="5234" w:author="Sergio" w:date="2014-03-12T19:46:00Z">
          <w:pPr>
            <w:pStyle w:val="FormatoIngesoft"/>
            <w:numPr>
              <w:numId w:val="34"/>
            </w:numPr>
            <w:ind w:left="720" w:hanging="360"/>
          </w:pPr>
        </w:pPrChange>
      </w:pPr>
      <w:ins w:id="5235" w:author="Sergio" w:date="2014-03-12T19:39:00Z">
        <w:r w:rsidRPr="002956A8">
          <w:rPr>
            <w:b/>
            <w:lang w:val="es-ES"/>
            <w:rPrChange w:id="5236" w:author="Sergio" w:date="2014-03-12T19:40:00Z">
              <w:rPr>
                <w:color w:val="0000FF" w:themeColor="hyperlink"/>
                <w:u w:val="single"/>
                <w:lang w:val="es-ES"/>
              </w:rPr>
            </w:rPrChange>
          </w:rPr>
          <w:t>Redacción</w:t>
        </w:r>
        <w:r w:rsidR="000056B2">
          <w:rPr>
            <w:lang w:val="es-ES"/>
          </w:rPr>
          <w:t xml:space="preserve">: ¿hay coherencia en los párrafos? </w:t>
        </w:r>
      </w:ins>
    </w:p>
    <w:p w:rsidR="008B38F0" w:rsidRDefault="000056B2">
      <w:pPr>
        <w:pStyle w:val="FormatoIngesoft"/>
        <w:numPr>
          <w:ilvl w:val="1"/>
          <w:numId w:val="34"/>
        </w:numPr>
        <w:jc w:val="both"/>
        <w:rPr>
          <w:ins w:id="5237" w:author="Sergio" w:date="2014-03-12T19:39:00Z"/>
          <w:lang w:val="es-ES"/>
        </w:rPr>
        <w:pPrChange w:id="5238" w:author="Sergio" w:date="2014-03-12T19:46:00Z">
          <w:pPr>
            <w:pStyle w:val="FormatoIngesoft"/>
            <w:numPr>
              <w:ilvl w:val="1"/>
              <w:numId w:val="34"/>
            </w:numPr>
            <w:ind w:left="1440" w:hanging="360"/>
          </w:pPr>
        </w:pPrChange>
      </w:pPr>
      <w:ins w:id="5239" w:author="Sergio" w:date="2014-03-12T19:39:00Z">
        <w:r>
          <w:rPr>
            <w:lang w:val="es-ES"/>
          </w:rPr>
          <w:t xml:space="preserve">Mala: En </w:t>
        </w:r>
        <w:commentRangeStart w:id="5240"/>
        <w:r>
          <w:rPr>
            <w:lang w:val="es-ES"/>
          </w:rPr>
          <w:t xml:space="preserve">varios </w:t>
        </w:r>
      </w:ins>
      <w:commentRangeEnd w:id="5240"/>
      <w:r w:rsidR="0063152F">
        <w:rPr>
          <w:rStyle w:val="Refdecomentario"/>
          <w:rFonts w:ascii="Calibri" w:eastAsia="DejaVu Sans" w:hAnsi="Calibri" w:cs="Calibri"/>
          <w:lang w:val="es-ES"/>
        </w:rPr>
        <w:commentReference w:id="5240"/>
      </w:r>
      <w:ins w:id="5241" w:author="Sergio" w:date="2014-03-12T19:39:00Z">
        <w:r>
          <w:rPr>
            <w:lang w:val="es-ES"/>
          </w:rPr>
          <w:t>párrafos se encuentran inconsistencias</w:t>
        </w:r>
      </w:ins>
    </w:p>
    <w:p w:rsidR="008B38F0" w:rsidRDefault="000056B2">
      <w:pPr>
        <w:pStyle w:val="FormatoIngesoft"/>
        <w:numPr>
          <w:ilvl w:val="1"/>
          <w:numId w:val="34"/>
        </w:numPr>
        <w:jc w:val="both"/>
        <w:rPr>
          <w:ins w:id="5242" w:author="Sergio" w:date="2014-03-12T19:39:00Z"/>
          <w:lang w:val="es-ES"/>
        </w:rPr>
        <w:pPrChange w:id="5243" w:author="Sergio" w:date="2014-03-12T19:46:00Z">
          <w:pPr>
            <w:pStyle w:val="FormatoIngesoft"/>
            <w:numPr>
              <w:ilvl w:val="1"/>
              <w:numId w:val="34"/>
            </w:numPr>
            <w:ind w:left="1440" w:hanging="360"/>
          </w:pPr>
        </w:pPrChange>
      </w:pPr>
      <w:ins w:id="5244" w:author="Sergio" w:date="2014-03-12T19:39:00Z">
        <w:r>
          <w:rPr>
            <w:lang w:val="es-ES"/>
          </w:rPr>
          <w:t>Aceptable: En general se detecta una buena coherencia y consistencia del texto. Inconsistencias mínimas.</w:t>
        </w:r>
      </w:ins>
    </w:p>
    <w:p w:rsidR="008B38F0" w:rsidRDefault="000056B2">
      <w:pPr>
        <w:pStyle w:val="FormatoIngesoft"/>
        <w:numPr>
          <w:ilvl w:val="1"/>
          <w:numId w:val="34"/>
        </w:numPr>
        <w:jc w:val="both"/>
        <w:rPr>
          <w:ins w:id="5245" w:author="Sergio" w:date="2014-03-12T19:39:00Z"/>
          <w:lang w:val="es-ES"/>
        </w:rPr>
        <w:pPrChange w:id="5246" w:author="Sergio" w:date="2014-03-12T19:46:00Z">
          <w:pPr>
            <w:pStyle w:val="FormatoIngesoft"/>
            <w:numPr>
              <w:ilvl w:val="1"/>
              <w:numId w:val="34"/>
            </w:numPr>
            <w:ind w:left="1440" w:hanging="360"/>
          </w:pPr>
        </w:pPrChange>
      </w:pPr>
      <w:ins w:id="5247" w:author="Sergio" w:date="2014-03-12T19:39:00Z">
        <w:r>
          <w:rPr>
            <w:lang w:val="es-ES"/>
          </w:rPr>
          <w:t>Excelente: Coherencia y consistencia perfecta del documento, se entiende en su totalidad el documento.</w:t>
        </w:r>
      </w:ins>
    </w:p>
    <w:p w:rsidR="000056B2" w:rsidRDefault="002956A8" w:rsidP="000056B2">
      <w:pPr>
        <w:pStyle w:val="FormatoIngesoft"/>
        <w:rPr>
          <w:ins w:id="5248" w:author="Sergio" w:date="2014-03-12T19:39:00Z"/>
          <w:lang w:val="es-ES"/>
        </w:rPr>
      </w:pPr>
      <w:ins w:id="5249" w:author="Sergio" w:date="2014-03-12T19:39:00Z">
        <w:r w:rsidRPr="002956A8">
          <w:rPr>
            <w:b/>
            <w:lang w:val="es-ES"/>
            <w:rPrChange w:id="5250" w:author="Sergio" w:date="2014-03-12T19:40:00Z">
              <w:rPr>
                <w:color w:val="0000FF" w:themeColor="hyperlink"/>
                <w:u w:val="single"/>
                <w:lang w:val="es-ES"/>
              </w:rPr>
            </w:rPrChange>
          </w:rPr>
          <w:t>Código</w:t>
        </w:r>
        <w:r w:rsidR="000056B2">
          <w:rPr>
            <w:lang w:val="es-ES"/>
          </w:rPr>
          <w:t>:</w:t>
        </w:r>
      </w:ins>
    </w:p>
    <w:p w:rsidR="008B38F0" w:rsidRDefault="000056B2">
      <w:pPr>
        <w:pStyle w:val="FormatoIngesoft"/>
        <w:numPr>
          <w:ilvl w:val="0"/>
          <w:numId w:val="35"/>
        </w:numPr>
        <w:jc w:val="both"/>
        <w:rPr>
          <w:ins w:id="5251" w:author="Sergio" w:date="2014-03-12T19:39:00Z"/>
          <w:lang w:val="es-ES"/>
        </w:rPr>
        <w:pPrChange w:id="5252" w:author="Sergio" w:date="2014-03-12T19:46:00Z">
          <w:pPr>
            <w:pStyle w:val="FormatoIngesoft"/>
            <w:numPr>
              <w:numId w:val="35"/>
            </w:numPr>
            <w:ind w:left="720" w:hanging="360"/>
          </w:pPr>
        </w:pPrChange>
      </w:pPr>
      <w:commentRangeStart w:id="5253"/>
      <w:ins w:id="5254" w:author="Sergio" w:date="2014-03-12T19:39:00Z">
        <w:r>
          <w:rPr>
            <w:lang w:val="es-ES"/>
          </w:rPr>
          <w:t xml:space="preserve">Total de líneas de código no </w:t>
        </w:r>
        <w:r w:rsidR="009D3558">
          <w:rPr>
            <w:lang w:val="es-ES"/>
          </w:rPr>
          <w:t>comentadas inspeccionadas (KLOC</w:t>
        </w:r>
      </w:ins>
      <w:ins w:id="5255" w:author="Sergio" w:date="2014-03-12T19:48:00Z">
        <w:r w:rsidR="00231ACA">
          <w:rPr>
            <w:lang w:val="es-ES"/>
          </w:rPr>
          <w:t>)</w:t>
        </w:r>
      </w:ins>
      <w:customXmlInsRangeStart w:id="5256" w:author="Sergio" w:date="2014-03-12T19:50:00Z"/>
      <w:sdt>
        <w:sdtPr>
          <w:rPr>
            <w:lang w:val="es-ES"/>
          </w:rPr>
          <w:id w:val="1256561336"/>
          <w:citation/>
        </w:sdtPr>
        <w:sdtContent>
          <w:customXmlInsRangeEnd w:id="5256"/>
          <w:ins w:id="5257" w:author="Sergio" w:date="2014-03-12T19:50:00Z">
            <w:r w:rsidR="002956A8">
              <w:rPr>
                <w:lang w:val="es-ES"/>
              </w:rPr>
              <w:fldChar w:fldCharType="begin"/>
            </w:r>
            <w:r w:rsidR="00231ACA">
              <w:rPr>
                <w:lang w:val="es-CO"/>
              </w:rPr>
              <w:instrText xml:space="preserve"> CITATION The14 \l 9226 </w:instrText>
            </w:r>
          </w:ins>
          <w:r w:rsidR="002956A8">
            <w:rPr>
              <w:lang w:val="es-ES"/>
            </w:rPr>
            <w:fldChar w:fldCharType="separate"/>
          </w:r>
          <w:r w:rsidR="000F5A96">
            <w:rPr>
              <w:noProof/>
              <w:lang w:val="es-CO"/>
            </w:rPr>
            <w:t xml:space="preserve"> </w:t>
          </w:r>
          <w:r w:rsidR="000F5A96" w:rsidRPr="000F5A96">
            <w:rPr>
              <w:noProof/>
              <w:lang w:val="es-CO"/>
            </w:rPr>
            <w:t>[40]</w:t>
          </w:r>
          <w:ins w:id="5258" w:author="Sergio" w:date="2014-03-12T19:50:00Z">
            <w:r w:rsidR="002956A8">
              <w:rPr>
                <w:lang w:val="es-ES"/>
              </w:rPr>
              <w:fldChar w:fldCharType="end"/>
            </w:r>
          </w:ins>
          <w:customXmlInsRangeStart w:id="5259" w:author="Sergio" w:date="2014-03-12T19:50:00Z"/>
        </w:sdtContent>
      </w:sdt>
      <w:customXmlInsRangeEnd w:id="5259"/>
      <w:ins w:id="5260" w:author="Sergio" w:date="2014-03-12T19:39:00Z">
        <w:r>
          <w:rPr>
            <w:lang w:val="es-ES"/>
          </w:rPr>
          <w:t xml:space="preserve">: ¿Cuál es el total de líneas de código inspeccionadas en una sola </w:t>
        </w:r>
      </w:ins>
      <w:ins w:id="5261" w:author="Sergio" w:date="2014-03-12T19:46:00Z">
        <w:r w:rsidR="00231ACA">
          <w:rPr>
            <w:lang w:val="es-ES"/>
          </w:rPr>
          <w:t>inspección?</w:t>
        </w:r>
      </w:ins>
    </w:p>
    <w:p w:rsidR="008B38F0" w:rsidRDefault="000056B2">
      <w:pPr>
        <w:pStyle w:val="FormatoIngesoft"/>
        <w:numPr>
          <w:ilvl w:val="0"/>
          <w:numId w:val="35"/>
        </w:numPr>
        <w:jc w:val="both"/>
        <w:rPr>
          <w:ins w:id="5262" w:author="Sergio" w:date="2014-03-12T19:39:00Z"/>
          <w:lang w:val="es-ES"/>
        </w:rPr>
        <w:pPrChange w:id="5263" w:author="Sergio" w:date="2014-03-12T19:46:00Z">
          <w:pPr>
            <w:pStyle w:val="FormatoIngesoft"/>
            <w:numPr>
              <w:numId w:val="35"/>
            </w:numPr>
            <w:ind w:left="720" w:hanging="360"/>
          </w:pPr>
        </w:pPrChange>
      </w:pPr>
      <w:ins w:id="5264" w:author="Sergio" w:date="2014-03-12T19:39:00Z">
        <w:r>
          <w:rPr>
            <w:lang w:val="es-ES"/>
          </w:rPr>
          <w:t xml:space="preserve"> Líneas de código no comentadas promedio inspeccionadas (Average LOC inspected)</w:t>
        </w:r>
      </w:ins>
      <w:customXmlInsRangeStart w:id="5265" w:author="Sergio" w:date="2014-03-12T19:50:00Z"/>
      <w:sdt>
        <w:sdtPr>
          <w:rPr>
            <w:lang w:val="es-ES"/>
          </w:rPr>
          <w:id w:val="-868520639"/>
          <w:citation/>
        </w:sdtPr>
        <w:sdtContent>
          <w:customXmlInsRangeEnd w:id="5265"/>
          <w:ins w:id="5266" w:author="Sergio" w:date="2014-03-12T19:50:00Z">
            <w:r w:rsidR="002956A8">
              <w:rPr>
                <w:lang w:val="es-ES"/>
              </w:rPr>
              <w:fldChar w:fldCharType="begin"/>
            </w:r>
            <w:r w:rsidR="00231ACA">
              <w:rPr>
                <w:lang w:val="es-CO"/>
              </w:rPr>
              <w:instrText xml:space="preserve"> CITATION The14 \l 9226 </w:instrText>
            </w:r>
            <w:r w:rsidR="002956A8">
              <w:rPr>
                <w:lang w:val="es-ES"/>
              </w:rPr>
              <w:fldChar w:fldCharType="separate"/>
            </w:r>
          </w:ins>
          <w:r w:rsidR="000F5A96">
            <w:rPr>
              <w:noProof/>
              <w:lang w:val="es-CO"/>
            </w:rPr>
            <w:t xml:space="preserve"> </w:t>
          </w:r>
          <w:r w:rsidR="000F5A96" w:rsidRPr="000F5A96">
            <w:rPr>
              <w:noProof/>
              <w:lang w:val="es-CO"/>
            </w:rPr>
            <w:t>[40]</w:t>
          </w:r>
          <w:ins w:id="5267" w:author="Sergio" w:date="2014-03-12T19:50:00Z">
            <w:r w:rsidR="002956A8">
              <w:rPr>
                <w:lang w:val="es-ES"/>
              </w:rPr>
              <w:fldChar w:fldCharType="end"/>
            </w:r>
          </w:ins>
          <w:customXmlInsRangeStart w:id="5268" w:author="Sergio" w:date="2014-03-12T19:50:00Z"/>
        </w:sdtContent>
      </w:sdt>
      <w:customXmlInsRangeEnd w:id="5268"/>
      <w:ins w:id="5269" w:author="Sergio" w:date="2014-03-12T19:39:00Z">
        <w:r>
          <w:rPr>
            <w:lang w:val="es-ES"/>
          </w:rPr>
          <w:t>: ¿Cuantas líneas de código no comentadas se revisan en una inspección?</w:t>
        </w:r>
      </w:ins>
    </w:p>
    <w:p w:rsidR="008B38F0" w:rsidRDefault="000056B2">
      <w:pPr>
        <w:pStyle w:val="FormatoIngesoft"/>
        <w:numPr>
          <w:ilvl w:val="0"/>
          <w:numId w:val="35"/>
        </w:numPr>
        <w:jc w:val="both"/>
        <w:rPr>
          <w:ins w:id="5270" w:author="Sergio" w:date="2014-03-12T19:39:00Z"/>
          <w:lang w:val="es-ES"/>
        </w:rPr>
        <w:pPrChange w:id="5271" w:author="Sergio" w:date="2014-03-12T19:46:00Z">
          <w:pPr>
            <w:pStyle w:val="FormatoIngesoft"/>
            <w:numPr>
              <w:numId w:val="35"/>
            </w:numPr>
            <w:ind w:left="720" w:hanging="360"/>
          </w:pPr>
        </w:pPrChange>
      </w:pPr>
      <w:ins w:id="5272" w:author="Sergio" w:date="2014-03-12T19:39:00Z">
        <w:r>
          <w:rPr>
            <w:lang w:val="es-ES"/>
          </w:rPr>
          <w:t>Tasa promedio de fallas detectadas por KLOC</w:t>
        </w:r>
        <w:r w:rsidRPr="006C2519">
          <w:rPr>
            <w:lang w:val="es-ES"/>
          </w:rPr>
          <w:t xml:space="preserve"> </w:t>
        </w:r>
      </w:ins>
      <w:ins w:id="5273" w:author="Sergio" w:date="2014-03-12T19:48:00Z">
        <w:r w:rsidR="00231ACA">
          <w:rPr>
            <w:lang w:val="es-ES"/>
          </w:rPr>
          <w:t>)</w:t>
        </w:r>
      </w:ins>
      <w:customXmlInsRangeStart w:id="5274" w:author="Sergio" w:date="2014-03-12T19:50:00Z"/>
      <w:sdt>
        <w:sdtPr>
          <w:rPr>
            <w:lang w:val="es-ES"/>
          </w:rPr>
          <w:id w:val="99611643"/>
          <w:citation/>
        </w:sdtPr>
        <w:sdtContent>
          <w:customXmlInsRangeEnd w:id="5274"/>
          <w:ins w:id="5275" w:author="Sergio" w:date="2014-03-12T19:50:00Z">
            <w:r w:rsidR="002956A8">
              <w:rPr>
                <w:lang w:val="es-ES"/>
              </w:rPr>
              <w:fldChar w:fldCharType="begin"/>
            </w:r>
            <w:r w:rsidR="00231ACA">
              <w:rPr>
                <w:lang w:val="es-CO"/>
              </w:rPr>
              <w:instrText xml:space="preserve"> CITATION The14 \l 9226 </w:instrText>
            </w:r>
            <w:r w:rsidR="002956A8">
              <w:rPr>
                <w:lang w:val="es-ES"/>
              </w:rPr>
              <w:fldChar w:fldCharType="separate"/>
            </w:r>
          </w:ins>
          <w:r w:rsidR="000F5A96">
            <w:rPr>
              <w:noProof/>
              <w:lang w:val="es-CO"/>
            </w:rPr>
            <w:t xml:space="preserve"> </w:t>
          </w:r>
          <w:r w:rsidR="000F5A96" w:rsidRPr="000F5A96">
            <w:rPr>
              <w:noProof/>
              <w:lang w:val="es-CO"/>
            </w:rPr>
            <w:t>[40]</w:t>
          </w:r>
          <w:ins w:id="5276" w:author="Sergio" w:date="2014-03-12T19:50:00Z">
            <w:r w:rsidR="002956A8">
              <w:rPr>
                <w:lang w:val="es-ES"/>
              </w:rPr>
              <w:fldChar w:fldCharType="end"/>
            </w:r>
          </w:ins>
          <w:customXmlInsRangeStart w:id="5277" w:author="Sergio" w:date="2014-03-12T19:50:00Z"/>
        </w:sdtContent>
      </w:sdt>
      <w:customXmlInsRangeEnd w:id="5277"/>
      <w:ins w:id="5278" w:author="Sergio" w:date="2014-03-12T19:39:00Z">
        <w:r>
          <w:rPr>
            <w:lang w:val="es-ES"/>
          </w:rPr>
          <w:t>: ¿Cuál es la calidad del software inspeccionado?</w:t>
        </w:r>
      </w:ins>
    </w:p>
    <w:p w:rsidR="008B38F0" w:rsidRDefault="000056B2">
      <w:pPr>
        <w:pStyle w:val="FormatoIngesoft"/>
        <w:numPr>
          <w:ilvl w:val="0"/>
          <w:numId w:val="35"/>
        </w:numPr>
        <w:jc w:val="both"/>
        <w:rPr>
          <w:ins w:id="5279" w:author="Sergio" w:date="2014-03-12T19:39:00Z"/>
          <w:lang w:val="es-ES"/>
        </w:rPr>
        <w:pPrChange w:id="5280" w:author="Sergio" w:date="2014-03-12T19:46:00Z">
          <w:pPr>
            <w:pStyle w:val="FormatoIngesoft"/>
            <w:numPr>
              <w:numId w:val="35"/>
            </w:numPr>
            <w:ind w:left="720" w:hanging="360"/>
          </w:pPr>
        </w:pPrChange>
      </w:pPr>
      <w:ins w:id="5281" w:author="Sergio" w:date="2014-03-12T19:39:00Z">
        <w:r>
          <w:rPr>
            <w:lang w:val="es-ES"/>
          </w:rPr>
          <w:t>Tiempo de desarrollo: ¿qué tiempo se empleó para la implementación de un artefacto de código?</w:t>
        </w:r>
      </w:ins>
    </w:p>
    <w:p w:rsidR="000056B2" w:rsidRDefault="000056B2" w:rsidP="000056B2">
      <w:pPr>
        <w:pStyle w:val="FormatoIngesoft"/>
        <w:numPr>
          <w:ilvl w:val="0"/>
          <w:numId w:val="35"/>
        </w:numPr>
        <w:rPr>
          <w:ins w:id="5282" w:author="Sergio" w:date="2014-03-12T19:39:00Z"/>
          <w:lang w:val="es-ES"/>
        </w:rPr>
      </w:pPr>
      <w:ins w:id="5283" w:author="Sergio" w:date="2014-03-12T19:39:00Z">
        <w:r>
          <w:rPr>
            <w:lang w:val="es-ES"/>
          </w:rPr>
          <w:t>Espacio de desarrollo</w:t>
        </w:r>
      </w:ins>
      <w:customXmlInsRangeStart w:id="5284" w:author="Sergio" w:date="2014-03-12T19:49:00Z"/>
      <w:sdt>
        <w:sdtPr>
          <w:rPr>
            <w:lang w:val="es-ES"/>
          </w:rPr>
          <w:id w:val="-2006200103"/>
          <w:citation/>
        </w:sdtPr>
        <w:sdtContent>
          <w:customXmlInsRangeEnd w:id="5284"/>
          <w:ins w:id="5285" w:author="Sergio" w:date="2014-03-12T19:49:00Z">
            <w:r w:rsidR="002956A8">
              <w:rPr>
                <w:lang w:val="es-ES"/>
              </w:rPr>
              <w:fldChar w:fldCharType="begin"/>
            </w:r>
            <w:r w:rsidR="00231ACA">
              <w:rPr>
                <w:lang w:val="es-CO"/>
              </w:rPr>
              <w:instrText xml:space="preserve"> CITATION AAC \l 9226 </w:instrText>
            </w:r>
          </w:ins>
          <w:r w:rsidR="002956A8">
            <w:rPr>
              <w:lang w:val="es-ES"/>
            </w:rPr>
            <w:fldChar w:fldCharType="separate"/>
          </w:r>
          <w:r w:rsidR="000F5A96">
            <w:rPr>
              <w:noProof/>
              <w:lang w:val="es-CO"/>
            </w:rPr>
            <w:t xml:space="preserve"> </w:t>
          </w:r>
          <w:r w:rsidR="000F5A96" w:rsidRPr="000F5A96">
            <w:rPr>
              <w:noProof/>
              <w:lang w:val="es-CO"/>
            </w:rPr>
            <w:t>[41]</w:t>
          </w:r>
          <w:ins w:id="5286" w:author="Sergio" w:date="2014-03-12T19:49:00Z">
            <w:r w:rsidR="002956A8">
              <w:rPr>
                <w:lang w:val="es-ES"/>
              </w:rPr>
              <w:fldChar w:fldCharType="end"/>
            </w:r>
          </w:ins>
          <w:customXmlInsRangeStart w:id="5287" w:author="Sergio" w:date="2014-03-12T19:49:00Z"/>
        </w:sdtContent>
      </w:sdt>
      <w:customXmlInsRangeEnd w:id="5287"/>
      <w:ins w:id="5288" w:author="Sergio" w:date="2014-03-12T19:39:00Z">
        <w:r>
          <w:rPr>
            <w:lang w:val="es-ES"/>
          </w:rPr>
          <w:t>: ¿qué tamaño tiene el artefacto de código?</w:t>
        </w:r>
      </w:ins>
      <w:commentRangeEnd w:id="5253"/>
      <w:r w:rsidR="00DA52CE">
        <w:rPr>
          <w:rStyle w:val="Refdecomentario"/>
          <w:rFonts w:ascii="Calibri" w:eastAsia="DejaVu Sans" w:hAnsi="Calibri" w:cs="Calibri"/>
          <w:lang w:val="es-ES"/>
        </w:rPr>
        <w:commentReference w:id="5253"/>
      </w:r>
    </w:p>
    <w:p w:rsidR="000056B2" w:rsidRDefault="000056B2" w:rsidP="000056B2">
      <w:pPr>
        <w:pStyle w:val="FormatoIngesoft"/>
        <w:rPr>
          <w:ins w:id="5289" w:author="Sergio" w:date="2014-03-12T19:39:00Z"/>
          <w:lang w:val="es-ES"/>
        </w:rPr>
      </w:pPr>
    </w:p>
    <w:p w:rsidR="008B38F0" w:rsidRDefault="002956A8">
      <w:pPr>
        <w:pStyle w:val="FormatoIngesoft"/>
        <w:jc w:val="both"/>
        <w:rPr>
          <w:ins w:id="5290" w:author="Sergio" w:date="2014-03-12T19:39:00Z"/>
          <w:lang w:val="es-ES"/>
        </w:rPr>
        <w:pPrChange w:id="5291" w:author="Sergio" w:date="2014-03-12T19:39:00Z">
          <w:pPr>
            <w:pStyle w:val="FormatoIngesoft"/>
          </w:pPr>
        </w:pPrChange>
      </w:pPr>
      <w:commentRangeStart w:id="5292"/>
      <w:ins w:id="5293" w:author="Sergio" w:date="2014-03-12T19:39:00Z">
        <w:r w:rsidRPr="002956A8">
          <w:rPr>
            <w:b/>
            <w:lang w:val="es-ES"/>
            <w:rPrChange w:id="5294" w:author="Sergio" w:date="2014-03-12T19:39:00Z">
              <w:rPr>
                <w:color w:val="0000FF" w:themeColor="hyperlink"/>
                <w:u w:val="single"/>
                <w:lang w:val="es-ES"/>
              </w:rPr>
            </w:rPrChange>
          </w:rPr>
          <w:t>Progreso</w:t>
        </w:r>
        <w:r w:rsidR="000056B2">
          <w:rPr>
            <w:lang w:val="es-ES"/>
          </w:rPr>
          <w:t>:</w:t>
        </w:r>
      </w:ins>
      <w:commentRangeEnd w:id="5292"/>
      <w:r w:rsidR="00DA52CE">
        <w:rPr>
          <w:rStyle w:val="Refdecomentario"/>
          <w:rFonts w:ascii="Calibri" w:eastAsia="DejaVu Sans" w:hAnsi="Calibri" w:cs="Calibri"/>
          <w:lang w:val="es-ES"/>
        </w:rPr>
        <w:commentReference w:id="5292"/>
      </w:r>
      <w:r w:rsidR="0063152F">
        <w:rPr>
          <w:rStyle w:val="Refdecomentario"/>
          <w:rFonts w:ascii="Calibri" w:eastAsia="DejaVu Sans" w:hAnsi="Calibri" w:cs="Calibri"/>
          <w:lang w:val="es-ES"/>
        </w:rPr>
        <w:commentReference w:id="5295"/>
      </w:r>
    </w:p>
    <w:p w:rsidR="008B38F0" w:rsidRDefault="000056B2">
      <w:pPr>
        <w:pStyle w:val="FormatoIngesoft"/>
        <w:jc w:val="both"/>
        <w:rPr>
          <w:ins w:id="5296" w:author="Sergio" w:date="2014-03-12T19:39:00Z"/>
          <w:lang w:val="es-ES"/>
        </w:rPr>
        <w:pPrChange w:id="5297" w:author="Sergio" w:date="2014-03-12T19:39:00Z">
          <w:pPr>
            <w:pStyle w:val="FormatoIngesoft"/>
          </w:pPr>
        </w:pPrChange>
      </w:pPr>
      <w:ins w:id="5298" w:author="Sergio" w:date="2014-03-12T19:39:00Z">
        <w:r>
          <w:rPr>
            <w:lang w:val="es-ES"/>
          </w:rPr>
          <w:t>Para la eval</w:t>
        </w:r>
        <w:r w:rsidR="00AB142E">
          <w:rPr>
            <w:lang w:val="es-ES"/>
          </w:rPr>
          <w:t>uación del progreso sea aplicar</w:t>
        </w:r>
      </w:ins>
      <w:ins w:id="5299" w:author="Sergio" w:date="2014-03-13T00:44:00Z">
        <w:r w:rsidR="00AB142E">
          <w:rPr>
            <w:lang w:val="es-ES"/>
          </w:rPr>
          <w:t>á</w:t>
        </w:r>
      </w:ins>
      <w:ins w:id="5300" w:author="Sergio" w:date="2014-03-12T19:39:00Z">
        <w:r>
          <w:rPr>
            <w:lang w:val="es-ES"/>
          </w:rPr>
          <w:t xml:space="preserve"> una plantilla de evaluación de productividad (Productivity Index Evaluation Worksheet)</w:t>
        </w:r>
      </w:ins>
      <w:customXmlInsRangeStart w:id="5301" w:author="Sergio" w:date="2014-03-12T19:39:00Z"/>
      <w:sdt>
        <w:sdtPr>
          <w:rPr>
            <w:lang w:val="es-ES"/>
          </w:rPr>
          <w:id w:val="-413775722"/>
          <w:citation/>
        </w:sdtPr>
        <w:sdtContent>
          <w:customXmlInsRangeEnd w:id="5301"/>
          <w:ins w:id="5302" w:author="Sergio" w:date="2014-03-12T19:39:00Z">
            <w:r w:rsidR="002956A8">
              <w:rPr>
                <w:lang w:val="es-ES"/>
              </w:rPr>
              <w:fldChar w:fldCharType="begin"/>
            </w:r>
            <w:r>
              <w:rPr>
                <w:lang w:val="es-CO"/>
              </w:rPr>
              <w:instrText xml:space="preserve"> CITATION AAC \l 9226 </w:instrText>
            </w:r>
            <w:r w:rsidR="002956A8">
              <w:rPr>
                <w:lang w:val="es-ES"/>
              </w:rPr>
              <w:fldChar w:fldCharType="separate"/>
            </w:r>
          </w:ins>
          <w:r w:rsidR="000F5A96">
            <w:rPr>
              <w:noProof/>
              <w:lang w:val="es-CO"/>
            </w:rPr>
            <w:t xml:space="preserve"> </w:t>
          </w:r>
          <w:r w:rsidR="000F5A96" w:rsidRPr="000F5A96">
            <w:rPr>
              <w:noProof/>
              <w:lang w:val="es-CO"/>
            </w:rPr>
            <w:t>[41]</w:t>
          </w:r>
          <w:ins w:id="5303" w:author="Sergio" w:date="2014-03-12T19:39:00Z">
            <w:r w:rsidR="002956A8">
              <w:rPr>
                <w:lang w:val="es-ES"/>
              </w:rPr>
              <w:fldChar w:fldCharType="end"/>
            </w:r>
          </w:ins>
          <w:customXmlInsRangeStart w:id="5304" w:author="Sergio" w:date="2014-03-12T19:39:00Z"/>
        </w:sdtContent>
      </w:sdt>
      <w:customXmlInsRangeEnd w:id="5304"/>
      <w:ins w:id="5305" w:author="Sergio" w:date="2014-03-12T19:39:00Z">
        <w:r>
          <w:rPr>
            <w:lang w:val="es-ES"/>
          </w:rPr>
          <w:t>, esta plantilla muestra los distintos objetivos del proyecto final en relación con los objetivos desarrollados y los actores que participan en el desarrollo;  de esta manera se puede determinar el grado de productividad con la cual se está realizando el proyecto según la siguiente ecuación:</w:t>
        </w:r>
      </w:ins>
    </w:p>
    <w:p w:rsidR="008B38F0" w:rsidRDefault="000056B2">
      <w:pPr>
        <w:pStyle w:val="FormatoIngesoft"/>
        <w:jc w:val="both"/>
        <w:rPr>
          <w:ins w:id="5306" w:author="Sergio" w:date="2014-03-12T19:39:00Z"/>
          <w:lang w:val="es-ES"/>
        </w:rPr>
        <w:pPrChange w:id="5307" w:author="Sergio" w:date="2014-03-12T19:39:00Z">
          <w:pPr>
            <w:pStyle w:val="FormatoIngesoft"/>
          </w:pPr>
        </w:pPrChange>
      </w:pPr>
      <m:oMathPara>
        <m:oMath>
          <w:ins w:id="5308" w:author="Sergio" w:date="2014-03-12T19:39:00Z">
            <m:r>
              <w:rPr>
                <w:rFonts w:ascii="Cambria Math" w:hAnsi="Cambria Math"/>
                <w:lang w:val="es-ES"/>
              </w:rPr>
              <m:t>Indice de Productividad=</m:t>
            </m:r>
          </w:ins>
          <m:d>
            <m:dPr>
              <m:ctrlPr>
                <w:ins w:id="5309" w:author="Sergio" w:date="2014-03-12T19:39:00Z">
                  <w:rPr>
                    <w:rFonts w:ascii="Cambria Math" w:hAnsi="Cambria Math"/>
                    <w:i/>
                    <w:lang w:val="es-ES"/>
                  </w:rPr>
                </w:ins>
              </m:ctrlPr>
            </m:dPr>
            <m:e>
              <w:ins w:id="5310" w:author="Sergio" w:date="2014-03-12T19:39:00Z">
                <m:r>
                  <w:rPr>
                    <w:rFonts w:ascii="Cambria Math" w:hAnsi="Cambria Math"/>
                    <w:lang w:val="es-ES"/>
                  </w:rPr>
                  <m:t>Productividad Alcanzada</m:t>
                </m:r>
              </w:ins>
            </m:e>
          </m:d>
          <w:ins w:id="5311" w:author="Sergio" w:date="2014-03-12T19:39:00Z">
            <m:r>
              <w:rPr>
                <w:rFonts w:ascii="Cambria Math" w:hAnsi="Cambria Math"/>
                <w:lang w:val="es-ES"/>
              </w:rPr>
              <m:t>÷(Productividad Completa)</m:t>
            </m:r>
          </w:ins>
        </m:oMath>
      </m:oMathPara>
    </w:p>
    <w:p w:rsidR="008B38F0" w:rsidRDefault="000056B2">
      <w:pPr>
        <w:pStyle w:val="FormatoIngesoft"/>
        <w:jc w:val="both"/>
        <w:rPr>
          <w:ins w:id="5312" w:author="Sergio" w:date="2014-03-12T19:39:00Z"/>
          <w:lang w:val="es-ES"/>
        </w:rPr>
        <w:pPrChange w:id="5313" w:author="Sergio" w:date="2014-03-12T19:39:00Z">
          <w:pPr>
            <w:pStyle w:val="FormatoIngesoft"/>
          </w:pPr>
        </w:pPrChange>
      </w:pPr>
      <w:ins w:id="5314" w:author="Sergio" w:date="2014-03-12T19:39:00Z">
        <w:r>
          <w:rPr>
            <w:lang w:val="es-ES"/>
          </w:rPr>
          <w:t>En donde la productividad alcanzada es el valor real de todas las tareas y la productividad completa es la mayor</w:t>
        </w:r>
        <w:commentRangeStart w:id="5315"/>
        <w:r>
          <w:rPr>
            <w:lang w:val="es-ES"/>
          </w:rPr>
          <w:t xml:space="preserve"> puntuación</w:t>
        </w:r>
      </w:ins>
      <w:commentRangeEnd w:id="5315"/>
      <w:r w:rsidR="006314CD">
        <w:rPr>
          <w:rStyle w:val="Refdecomentario"/>
          <w:rFonts w:ascii="Calibri" w:eastAsia="DejaVu Sans" w:hAnsi="Calibri" w:cs="Calibri"/>
          <w:lang w:val="es-ES"/>
        </w:rPr>
        <w:commentReference w:id="5315"/>
      </w:r>
      <w:ins w:id="5316" w:author="Sergio" w:date="2014-03-12T19:39:00Z">
        <w:r>
          <w:rPr>
            <w:lang w:val="es-ES"/>
          </w:rPr>
          <w:t xml:space="preserve"> de todas las tareas, si el índice es menor a 1.0 significa desfavorable, en 1.0 significa “promedio” y superior a 1.0 es favorable. (</w:t>
        </w:r>
        <w:r w:rsidR="002956A8" w:rsidRPr="002956A8">
          <w:rPr>
            <w:lang w:val="es-ES"/>
            <w:rPrChange w:id="5317" w:author="Sala Virtual Piso 1" w:date="2014-03-13T11:58:00Z">
              <w:rPr>
                <w:color w:val="0000FF" w:themeColor="hyperlink"/>
                <w:u w:val="single"/>
                <w:lang w:val="es-ES"/>
              </w:rPr>
            </w:rPrChange>
          </w:rPr>
          <w:t xml:space="preserve">Ver </w:t>
        </w:r>
      </w:ins>
      <w:ins w:id="5318" w:author="Sala Virtual Piso 1" w:date="2014-03-13T11:58:00Z">
        <w:r w:rsidR="002956A8" w:rsidRPr="002956A8">
          <w:rPr>
            <w:lang w:val="es-ES"/>
            <w:rPrChange w:id="5319" w:author="Sala Virtual Piso 1" w:date="2014-03-13T11:58:00Z">
              <w:rPr>
                <w:color w:val="0000FF" w:themeColor="hyperlink"/>
                <w:highlight w:val="red"/>
                <w:u w:val="single"/>
                <w:lang w:val="es-ES"/>
              </w:rPr>
            </w:rPrChange>
          </w:rPr>
          <w:fldChar w:fldCharType="begin"/>
        </w:r>
      </w:ins>
      <w:ins w:id="5320" w:author="Estudiante" w:date="2014-04-01T17:36:00Z">
        <w:r w:rsidR="001B2A73">
          <w:rPr>
            <w:lang w:val="es-ES"/>
          </w:rPr>
          <w:instrText>HYPERLINK "C:\\Users\\Estudiante\\AppData\\Local\\Temp\\Plantillas\\Plantilla Indice de Productividad.xlsx"</w:instrText>
        </w:r>
      </w:ins>
      <w:ins w:id="5321" w:author="Sala Virtual Piso 1" w:date="2014-03-13T11:58:00Z">
        <w:del w:id="5322" w:author="Estudiante" w:date="2014-04-01T17:36:00Z">
          <w:r w:rsidR="002956A8" w:rsidRPr="002956A8">
            <w:rPr>
              <w:lang w:val="es-ES"/>
              <w:rPrChange w:id="5323" w:author="Sala Virtual Piso 1" w:date="2014-03-13T11:58:00Z">
                <w:rPr>
                  <w:color w:val="0000FF" w:themeColor="hyperlink"/>
                  <w:highlight w:val="red"/>
                  <w:u w:val="single"/>
                  <w:lang w:val="es-ES"/>
                </w:rPr>
              </w:rPrChange>
            </w:rPr>
            <w:delInstrText xml:space="preserve"> HYPERLINK "Plantillas/Plantilla%20Indice%20de%20Productividad.xlsx" </w:delInstrText>
          </w:r>
        </w:del>
        <w:r w:rsidR="002956A8" w:rsidRPr="002956A8">
          <w:rPr>
            <w:lang w:val="es-ES"/>
            <w:rPrChange w:id="5324" w:author="Sala Virtual Piso 1" w:date="2014-03-13T11:58:00Z">
              <w:rPr>
                <w:color w:val="0000FF" w:themeColor="hyperlink"/>
                <w:highlight w:val="red"/>
                <w:u w:val="single"/>
                <w:lang w:val="es-ES"/>
              </w:rPr>
            </w:rPrChange>
          </w:rPr>
          <w:fldChar w:fldCharType="separate"/>
        </w:r>
        <w:r w:rsidR="002956A8" w:rsidRPr="002956A8">
          <w:rPr>
            <w:rStyle w:val="Hipervnculo"/>
            <w:lang w:val="es-CO"/>
            <w:rPrChange w:id="5325" w:author="FELIPE BERNAL" w:date="2014-03-13T13:22:00Z">
              <w:rPr>
                <w:color w:val="0000FF" w:themeColor="hyperlink"/>
                <w:u w:val="single"/>
                <w:lang w:val="es-ES"/>
              </w:rPr>
            </w:rPrChange>
          </w:rPr>
          <w:t>plantilla</w:t>
        </w:r>
        <w:r w:rsidR="002956A8" w:rsidRPr="002956A8">
          <w:rPr>
            <w:lang w:val="es-ES"/>
            <w:rPrChange w:id="5326" w:author="Sala Virtual Piso 1" w:date="2014-03-13T11:58:00Z">
              <w:rPr>
                <w:color w:val="0000FF" w:themeColor="hyperlink"/>
                <w:highlight w:val="red"/>
                <w:u w:val="single"/>
                <w:lang w:val="es-ES"/>
              </w:rPr>
            </w:rPrChange>
          </w:rPr>
          <w:fldChar w:fldCharType="end"/>
        </w:r>
      </w:ins>
      <w:ins w:id="5327" w:author="Sergio" w:date="2014-03-12T19:39:00Z">
        <w:del w:id="5328" w:author="Sala Virtual Piso 1" w:date="2014-03-13T11:58:00Z">
          <w:r w:rsidR="002956A8" w:rsidRPr="002956A8">
            <w:rPr>
              <w:highlight w:val="red"/>
              <w:lang w:val="es-ES"/>
              <w:rPrChange w:id="5329" w:author="Sergio" w:date="2014-03-13T00:45:00Z">
                <w:rPr>
                  <w:color w:val="0000FF" w:themeColor="hyperlink"/>
                  <w:u w:val="single"/>
                  <w:lang w:val="es-ES"/>
                </w:rPr>
              </w:rPrChange>
            </w:rPr>
            <w:delText xml:space="preserve"> índice de productividad</w:delText>
          </w:r>
        </w:del>
        <w:r>
          <w:rPr>
            <w:lang w:val="es-ES"/>
          </w:rPr>
          <w:t>).</w:t>
        </w:r>
      </w:ins>
    </w:p>
    <w:p w:rsidR="008B38F0" w:rsidRDefault="000056B2">
      <w:pPr>
        <w:pStyle w:val="FormatoIngesoft"/>
        <w:jc w:val="both"/>
        <w:rPr>
          <w:ins w:id="5330" w:author="Sergio" w:date="2014-03-12T19:39:00Z"/>
          <w:lang w:val="es-ES"/>
        </w:rPr>
        <w:pPrChange w:id="5331" w:author="Sergio" w:date="2014-03-12T19:39:00Z">
          <w:pPr>
            <w:pStyle w:val="FormatoIngesoft"/>
          </w:pPr>
        </w:pPrChange>
      </w:pPr>
      <w:ins w:id="5332" w:author="Sergio" w:date="2014-03-12T19:39:00Z">
        <w:r>
          <w:rPr>
            <w:lang w:val="es-ES"/>
          </w:rPr>
          <w:t xml:space="preserve">Por ejemplo, si el índice de productividad es inferior a 1.0, se empieza a ver individualmente las tareas que tuvieron baja calificación y basados en la el manejo de riesgos </w:t>
        </w:r>
      </w:ins>
      <w:ins w:id="5333" w:author="Sergio" w:date="2014-03-12T19:52:00Z">
        <w:r w:rsidR="002956A8" w:rsidRPr="002956A8">
          <w:rPr>
            <w:u w:val="single"/>
            <w:lang w:val="es-ES"/>
            <w:rPrChange w:id="5334" w:author="Sergio" w:date="2014-03-12T19:52:00Z">
              <w:rPr>
                <w:color w:val="0000FF" w:themeColor="hyperlink"/>
                <w:u w:val="single"/>
                <w:lang w:val="es-ES"/>
              </w:rPr>
            </w:rPrChange>
          </w:rPr>
          <w:fldChar w:fldCharType="begin"/>
        </w:r>
        <w:r w:rsidR="002956A8" w:rsidRPr="002956A8">
          <w:rPr>
            <w:u w:val="single"/>
            <w:lang w:val="es-ES"/>
            <w:rPrChange w:id="5335" w:author="Sergio" w:date="2014-03-12T19:52:00Z">
              <w:rPr>
                <w:color w:val="0000FF" w:themeColor="hyperlink"/>
                <w:u w:val="single"/>
                <w:lang w:val="es-ES"/>
              </w:rPr>
            </w:rPrChange>
          </w:rPr>
          <w:instrText xml:space="preserve"> REF _Ref382417297 \r \h </w:instrText>
        </w:r>
      </w:ins>
      <w:r w:rsidR="00231ACA">
        <w:rPr>
          <w:u w:val="single"/>
          <w:lang w:val="es-ES"/>
        </w:rPr>
        <w:instrText xml:space="preserve"> \* MERGEFORMAT </w:instrText>
      </w:r>
      <w:r w:rsidR="002956A8" w:rsidRPr="002956A8">
        <w:rPr>
          <w:u w:val="single"/>
          <w:lang w:val="es-ES"/>
          <w:rPrChange w:id="5336" w:author="Sergio" w:date="2014-03-12T19:52:00Z">
            <w:rPr>
              <w:u w:val="single"/>
              <w:lang w:val="es-ES"/>
            </w:rPr>
          </w:rPrChange>
        </w:rPr>
      </w:r>
      <w:r w:rsidR="002956A8" w:rsidRPr="002956A8">
        <w:rPr>
          <w:u w:val="single"/>
          <w:lang w:val="es-ES"/>
          <w:rPrChange w:id="5337" w:author="Sergio" w:date="2014-03-12T19:52:00Z">
            <w:rPr>
              <w:color w:val="0000FF" w:themeColor="hyperlink"/>
              <w:u w:val="single"/>
              <w:lang w:val="es-ES"/>
            </w:rPr>
          </w:rPrChange>
        </w:rPr>
        <w:fldChar w:fldCharType="separate"/>
      </w:r>
      <w:ins w:id="5338" w:author="Estudiante" w:date="2014-04-01T16:48:00Z">
        <w:r w:rsidR="000910A8">
          <w:rPr>
            <w:u w:val="single"/>
            <w:lang w:val="es-ES"/>
          </w:rPr>
          <w:t>12.2</w:t>
        </w:r>
      </w:ins>
      <w:ins w:id="5339" w:author="Sergio" w:date="2014-03-12T19:52:00Z">
        <w:del w:id="5340" w:author="Estudiante" w:date="2014-04-01T16:47:00Z">
          <w:r w:rsidR="002956A8" w:rsidRPr="002956A8">
            <w:rPr>
              <w:u w:val="single"/>
              <w:lang w:val="es-ES"/>
              <w:rPrChange w:id="5341" w:author="Sergio" w:date="2014-03-12T19:52:00Z">
                <w:rPr>
                  <w:color w:val="0000FF" w:themeColor="hyperlink"/>
                  <w:u w:val="single"/>
                  <w:lang w:val="es-ES"/>
                </w:rPr>
              </w:rPrChange>
            </w:rPr>
            <w:delText>12.2</w:delText>
          </w:r>
        </w:del>
        <w:r w:rsidR="002956A8" w:rsidRPr="002956A8">
          <w:rPr>
            <w:u w:val="single"/>
            <w:lang w:val="es-ES"/>
            <w:rPrChange w:id="5342" w:author="Sergio" w:date="2014-03-12T19:52:00Z">
              <w:rPr>
                <w:color w:val="0000FF" w:themeColor="hyperlink"/>
                <w:u w:val="single"/>
                <w:lang w:val="es-ES"/>
              </w:rPr>
            </w:rPrChange>
          </w:rPr>
          <w:fldChar w:fldCharType="end"/>
        </w:r>
      </w:ins>
      <w:ins w:id="5343" w:author="Sergio" w:date="2014-03-12T19:53:00Z">
        <w:r w:rsidR="00231ACA">
          <w:rPr>
            <w:lang w:val="es-ES"/>
          </w:rPr>
          <w:t>,</w:t>
        </w:r>
      </w:ins>
      <w:ins w:id="5344" w:author="Sergio" w:date="2014-03-12T19:39:00Z">
        <w:r>
          <w:rPr>
            <w:lang w:val="es-ES"/>
          </w:rPr>
          <w:t xml:space="preserve"> se pueden tomar acciones de mitigación los cuales se ven en la tabla Riesgos (</w:t>
        </w:r>
        <w:r w:rsidR="002956A8" w:rsidRPr="002956A8">
          <w:rPr>
            <w:lang w:val="es-ES"/>
            <w:rPrChange w:id="5345" w:author="Sala Virtual Piso 1" w:date="2014-03-13T11:59:00Z">
              <w:rPr>
                <w:color w:val="0000FF" w:themeColor="hyperlink"/>
                <w:u w:val="single"/>
                <w:lang w:val="es-ES"/>
              </w:rPr>
            </w:rPrChange>
          </w:rPr>
          <w:t xml:space="preserve">ver </w:t>
        </w:r>
      </w:ins>
      <w:ins w:id="5346" w:author="Sala Virtual Piso 1" w:date="2014-03-13T11:59:00Z">
        <w:r w:rsidR="002956A8">
          <w:rPr>
            <w:lang w:val="es-ES"/>
          </w:rPr>
          <w:fldChar w:fldCharType="begin"/>
        </w:r>
      </w:ins>
      <w:ins w:id="5347" w:author="Estudiante" w:date="2014-04-01T17:36:00Z">
        <w:r w:rsidR="001B2A73">
          <w:rPr>
            <w:lang w:val="es-ES"/>
          </w:rPr>
          <w:instrText>HYPERLINK "C:\\Users\\Estudiante\\AppData\\Local\\Temp\\Anexos\\Riesgos.docx"</w:instrText>
        </w:r>
      </w:ins>
      <w:ins w:id="5348" w:author="Sala Virtual Piso 1" w:date="2014-03-13T11:59:00Z">
        <w:del w:id="5349" w:author="Estudiante" w:date="2014-04-01T17:36:00Z">
          <w:r w:rsidR="006E3CA7" w:rsidDel="001B2A73">
            <w:rPr>
              <w:lang w:val="es-ES"/>
            </w:rPr>
            <w:delInstrText xml:space="preserve"> HYPERLINK "Anexos/Riesgos.docx" </w:delInstrText>
          </w:r>
        </w:del>
        <w:r w:rsidR="002956A8">
          <w:rPr>
            <w:lang w:val="es-ES"/>
          </w:rPr>
          <w:fldChar w:fldCharType="separate"/>
        </w:r>
        <w:r w:rsidR="002956A8" w:rsidRPr="002956A8">
          <w:rPr>
            <w:rStyle w:val="Hipervnculo"/>
            <w:lang w:val="es-CO"/>
            <w:rPrChange w:id="5350" w:author="FELIPE BERNAL" w:date="2014-03-13T13:22:00Z">
              <w:rPr>
                <w:color w:val="0000FF" w:themeColor="hyperlink"/>
                <w:u w:val="single"/>
                <w:lang w:val="es-ES"/>
              </w:rPr>
            </w:rPrChange>
          </w:rPr>
          <w:t>v</w:t>
        </w:r>
        <w:r w:rsidR="006E3CA7" w:rsidRPr="006E3CA7">
          <w:rPr>
            <w:rStyle w:val="Hipervnculo"/>
            <w:lang w:val="es-ES"/>
          </w:rPr>
          <w:t>í</w:t>
        </w:r>
        <w:r w:rsidR="002956A8" w:rsidRPr="002956A8">
          <w:rPr>
            <w:rStyle w:val="Hipervnculo"/>
            <w:lang w:val="es-CO"/>
            <w:rPrChange w:id="5351" w:author="FELIPE BERNAL" w:date="2014-03-13T13:22:00Z">
              <w:rPr>
                <w:color w:val="0000FF" w:themeColor="hyperlink"/>
                <w:highlight w:val="red"/>
                <w:u w:val="single"/>
                <w:lang w:val="es-ES"/>
              </w:rPr>
            </w:rPrChange>
          </w:rPr>
          <w:t>nculo</w:t>
        </w:r>
        <w:r w:rsidR="002956A8">
          <w:rPr>
            <w:lang w:val="es-ES"/>
          </w:rPr>
          <w:fldChar w:fldCharType="end"/>
        </w:r>
      </w:ins>
      <w:ins w:id="5352" w:author="Sergio" w:date="2014-03-12T19:39:00Z">
        <w:del w:id="5353" w:author="Sala Virtual Piso 1" w:date="2014-03-13T11:59:00Z">
          <w:r w:rsidR="002956A8" w:rsidRPr="002956A8">
            <w:rPr>
              <w:highlight w:val="red"/>
              <w:lang w:val="es-ES"/>
              <w:rPrChange w:id="5354" w:author="Sergio" w:date="2014-03-12T19:39:00Z">
                <w:rPr>
                  <w:color w:val="0000FF" w:themeColor="hyperlink"/>
                  <w:u w:val="single"/>
                  <w:lang w:val="es-ES"/>
                </w:rPr>
              </w:rPrChange>
            </w:rPr>
            <w:delText>tabla Riesgos.docx</w:delText>
          </w:r>
        </w:del>
        <w:del w:id="5355" w:author="Sala Virtual Piso 2" w:date="2014-03-13T08:01:00Z">
          <w:r w:rsidR="002956A8" w:rsidRPr="002956A8">
            <w:rPr>
              <w:highlight w:val="red"/>
              <w:lang w:val="es-ES"/>
              <w:rPrChange w:id="5356" w:author="Sergio" w:date="2014-03-12T19:39:00Z">
                <w:rPr>
                  <w:color w:val="0000FF" w:themeColor="hyperlink"/>
                  <w:u w:val="single"/>
                  <w:lang w:val="es-ES"/>
                </w:rPr>
              </w:rPrChange>
            </w:rPr>
            <w:delText>s</w:delText>
          </w:r>
        </w:del>
        <w:r>
          <w:rPr>
            <w:lang w:val="es-ES"/>
          </w:rPr>
          <w:t>) y así poder hacer un seguimiento de la productividad de cada integrante del proyecto al igual que su progreso en la calidad en sus tareas.</w:t>
        </w:r>
      </w:ins>
    </w:p>
    <w:p w:rsidR="008B38F0" w:rsidRDefault="008B38F0">
      <w:pPr>
        <w:pStyle w:val="FormatoIngesoft"/>
        <w:jc w:val="both"/>
        <w:rPr>
          <w:ins w:id="5357" w:author="Sergio" w:date="2014-03-12T19:39:00Z"/>
          <w:lang w:val="es-ES"/>
        </w:rPr>
        <w:pPrChange w:id="5358" w:author="Sergio" w:date="2014-03-12T19:39:00Z">
          <w:pPr>
            <w:pStyle w:val="FormatoIngesoft"/>
          </w:pPr>
        </w:pPrChange>
      </w:pPr>
    </w:p>
    <w:p w:rsidR="00380229" w:rsidRPr="00492F1F" w:rsidDel="000056B2" w:rsidRDefault="00C6382C">
      <w:pPr>
        <w:rPr>
          <w:del w:id="5359" w:author="Sergio" w:date="2014-03-12T19:39:00Z"/>
          <w:rFonts w:ascii="Arial" w:hAnsi="Arial" w:cs="Arial"/>
          <w:sz w:val="28"/>
          <w:szCs w:val="28"/>
          <w:lang w:val="es-ES_tradnl"/>
          <w:rPrChange w:id="5360" w:author="Sergio" w:date="2014-03-12T20:40:00Z">
            <w:rPr>
              <w:del w:id="5361" w:author="Sergio" w:date="2014-03-12T19:39:00Z"/>
              <w:rFonts w:ascii="Arial" w:hAnsi="Arial" w:cs="Arial"/>
              <w:lang w:val="es-ES_tradnl"/>
            </w:rPr>
          </w:rPrChange>
        </w:rPr>
      </w:pPr>
      <w:ins w:id="5362" w:author="Sergio" w:date="2014-03-13T00:45:00Z">
        <w:r>
          <w:rPr>
            <w:rFonts w:ascii="Arial" w:hAnsi="Arial" w:cs="Arial"/>
            <w:color w:val="000090"/>
            <w:sz w:val="28"/>
            <w:szCs w:val="28"/>
          </w:rPr>
          <w:t xml:space="preserve"> </w:t>
        </w:r>
      </w:ins>
      <w:del w:id="5363" w:author="Sergio" w:date="2014-03-12T19:39:00Z">
        <w:r w:rsidR="002956A8" w:rsidRPr="002956A8">
          <w:rPr>
            <w:rFonts w:ascii="Arial" w:hAnsi="Arial" w:cs="Arial"/>
            <w:color w:val="000090"/>
            <w:sz w:val="28"/>
            <w:szCs w:val="28"/>
            <w:lang w:val="es-ES_tradnl"/>
            <w:rPrChange w:id="5364" w:author="Sergio" w:date="2014-03-12T20:40:00Z">
              <w:rPr>
                <w:rFonts w:ascii="Arial" w:eastAsiaTheme="minorHAnsi" w:hAnsi="Arial" w:cs="Arial"/>
                <w:color w:val="000090"/>
                <w:szCs w:val="24"/>
                <w:u w:val="single"/>
                <w:lang w:val="es-ES_tradnl"/>
              </w:rPr>
            </w:rPrChange>
          </w:rPr>
          <w:delText>Propósito: Que los administradores sepan cómo medir el progreso del proyecto. Que los demás integrantes sepan cómo reportar dicha información</w:delText>
        </w:r>
        <w:bookmarkStart w:id="5365" w:name="_Toc382416719"/>
        <w:bookmarkStart w:id="5366" w:name="_Toc382419552"/>
        <w:bookmarkStart w:id="5367" w:name="_Toc382419898"/>
        <w:bookmarkStart w:id="5368" w:name="_Toc382420405"/>
        <w:bookmarkStart w:id="5369" w:name="_Toc382420515"/>
        <w:bookmarkStart w:id="5370" w:name="_Toc382427957"/>
        <w:bookmarkStart w:id="5371" w:name="_Toc382428784"/>
        <w:bookmarkStart w:id="5372" w:name="_Toc382436069"/>
        <w:bookmarkStart w:id="5373" w:name="_Toc382447367"/>
        <w:bookmarkStart w:id="5374" w:name="_Toc382447909"/>
        <w:bookmarkStart w:id="5375" w:name="_Toc382448336"/>
        <w:bookmarkStart w:id="5376" w:name="_Toc382448542"/>
        <w:bookmarkStart w:id="5377" w:name="_Toc382448671"/>
        <w:bookmarkStart w:id="5378" w:name="_Toc382448798"/>
        <w:bookmarkStart w:id="5379" w:name="_Toc382448924"/>
        <w:bookmarkStart w:id="5380" w:name="_Toc382449050"/>
        <w:bookmarkStart w:id="5381" w:name="_Toc382449148"/>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del>
    </w:p>
    <w:p w:rsidR="00380229" w:rsidRPr="00492F1F" w:rsidDel="000056B2" w:rsidRDefault="002956A8">
      <w:pPr>
        <w:rPr>
          <w:del w:id="5382" w:author="Sergio" w:date="2014-03-12T19:39:00Z"/>
          <w:rFonts w:ascii="Arial" w:hAnsi="Arial" w:cs="Arial"/>
          <w:sz w:val="28"/>
          <w:szCs w:val="28"/>
          <w:lang w:val="es-ES_tradnl"/>
          <w:rPrChange w:id="5383" w:author="Sergio" w:date="2014-03-12T20:40:00Z">
            <w:rPr>
              <w:del w:id="5384" w:author="Sergio" w:date="2014-03-12T19:39:00Z"/>
              <w:rFonts w:ascii="Arial" w:hAnsi="Arial" w:cs="Arial"/>
              <w:lang w:val="es-ES_tradnl"/>
            </w:rPr>
          </w:rPrChange>
        </w:rPr>
      </w:pPr>
      <w:del w:id="5385" w:author="Sergio" w:date="2014-03-12T19:39:00Z">
        <w:r w:rsidRPr="002956A8">
          <w:rPr>
            <w:rFonts w:ascii="Arial" w:hAnsi="Arial" w:cs="Arial"/>
            <w:color w:val="000090"/>
            <w:sz w:val="28"/>
            <w:szCs w:val="28"/>
            <w:lang w:val="es-ES_tradnl"/>
            <w:rPrChange w:id="5386" w:author="Sergio" w:date="2014-03-12T20:40:00Z">
              <w:rPr>
                <w:rFonts w:ascii="Arial" w:eastAsiaTheme="minorHAnsi" w:hAnsi="Arial" w:cs="Arial"/>
                <w:color w:val="000090"/>
                <w:szCs w:val="24"/>
                <w:u w:val="single"/>
                <w:lang w:val="es-ES_tradnl"/>
              </w:rPr>
            </w:rPrChange>
          </w:rPr>
          <w:delText xml:space="preserve">Contenido: </w:delText>
        </w:r>
        <w:bookmarkStart w:id="5387" w:name="_Toc382416720"/>
        <w:bookmarkStart w:id="5388" w:name="_Toc382419553"/>
        <w:bookmarkStart w:id="5389" w:name="_Toc382419899"/>
        <w:bookmarkStart w:id="5390" w:name="_Toc382420406"/>
        <w:bookmarkStart w:id="5391" w:name="_Toc382420516"/>
        <w:bookmarkStart w:id="5392" w:name="_Toc382427958"/>
        <w:bookmarkStart w:id="5393" w:name="_Toc382428785"/>
        <w:bookmarkStart w:id="5394" w:name="_Toc382436070"/>
        <w:bookmarkStart w:id="5395" w:name="_Toc382447368"/>
        <w:bookmarkStart w:id="5396" w:name="_Toc382447910"/>
        <w:bookmarkStart w:id="5397" w:name="_Toc382448337"/>
        <w:bookmarkStart w:id="5398" w:name="_Toc382448543"/>
        <w:bookmarkStart w:id="5399" w:name="_Toc382448672"/>
        <w:bookmarkStart w:id="5400" w:name="_Toc382448799"/>
        <w:bookmarkStart w:id="5401" w:name="_Toc382448925"/>
        <w:bookmarkStart w:id="5402" w:name="_Toc382449051"/>
        <w:bookmarkStart w:id="5403" w:name="_Toc382449149"/>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del>
    </w:p>
    <w:p w:rsidR="00380229" w:rsidRPr="00492F1F" w:rsidDel="000056B2" w:rsidRDefault="002956A8">
      <w:pPr>
        <w:ind w:left="578"/>
        <w:rPr>
          <w:del w:id="5404" w:author="Sergio" w:date="2014-03-12T19:39:00Z"/>
          <w:rFonts w:ascii="Arial" w:hAnsi="Arial" w:cs="Arial"/>
          <w:sz w:val="28"/>
          <w:szCs w:val="28"/>
          <w:lang w:val="es-ES_tradnl"/>
          <w:rPrChange w:id="5405" w:author="Sergio" w:date="2014-03-12T20:40:00Z">
            <w:rPr>
              <w:del w:id="5406" w:author="Sergio" w:date="2014-03-12T19:39:00Z"/>
              <w:rFonts w:ascii="Arial" w:hAnsi="Arial" w:cs="Arial"/>
              <w:lang w:val="es-ES_tradnl"/>
            </w:rPr>
          </w:rPrChange>
        </w:rPr>
      </w:pPr>
      <w:del w:id="5407" w:author="Sergio" w:date="2014-03-12T19:39:00Z">
        <w:r w:rsidRPr="002956A8">
          <w:rPr>
            <w:rFonts w:ascii="Arial" w:hAnsi="Arial" w:cs="Arial"/>
            <w:color w:val="000090"/>
            <w:sz w:val="28"/>
            <w:szCs w:val="28"/>
            <w:lang w:val="es-ES_tradnl"/>
            <w:rPrChange w:id="5408" w:author="Sergio" w:date="2014-03-12T20:40:00Z">
              <w:rPr>
                <w:rFonts w:ascii="Arial" w:eastAsiaTheme="minorHAnsi" w:hAnsi="Arial" w:cs="Arial"/>
                <w:color w:val="000090"/>
                <w:szCs w:val="24"/>
                <w:u w:val="single"/>
                <w:lang w:val="es-ES_tradnl"/>
              </w:rPr>
            </w:rPrChange>
          </w:rPr>
          <w:delText>Descripción de las unidades (</w:delText>
        </w:r>
        <w:r w:rsidRPr="002956A8">
          <w:rPr>
            <w:rFonts w:ascii="Arial" w:hAnsi="Arial" w:cs="Arial"/>
            <w:b/>
            <w:color w:val="000090"/>
            <w:sz w:val="28"/>
            <w:szCs w:val="28"/>
            <w:lang w:val="es-ES_tradnl"/>
            <w:rPrChange w:id="5409" w:author="Sergio" w:date="2014-03-12T20:40:00Z">
              <w:rPr>
                <w:rFonts w:ascii="Arial" w:eastAsiaTheme="minorHAnsi" w:hAnsi="Arial" w:cs="Arial"/>
                <w:b/>
                <w:color w:val="000090"/>
                <w:szCs w:val="24"/>
                <w:u w:val="single"/>
                <w:lang w:val="es-ES_tradnl"/>
              </w:rPr>
            </w:rPrChange>
          </w:rPr>
          <w:delText>METRICAS</w:delText>
        </w:r>
        <w:r w:rsidRPr="002956A8">
          <w:rPr>
            <w:rFonts w:ascii="Arial" w:hAnsi="Arial" w:cs="Arial"/>
            <w:color w:val="000090"/>
            <w:sz w:val="28"/>
            <w:szCs w:val="28"/>
            <w:lang w:val="es-ES_tradnl"/>
            <w:rPrChange w:id="5410" w:author="Sergio" w:date="2014-03-12T20:40:00Z">
              <w:rPr>
                <w:rFonts w:ascii="Arial" w:eastAsiaTheme="minorHAnsi" w:hAnsi="Arial" w:cs="Arial"/>
                <w:color w:val="000090"/>
                <w:szCs w:val="24"/>
                <w:u w:val="single"/>
                <w:lang w:val="es-ES_tradnl"/>
              </w:rPr>
            </w:rPrChange>
          </w:rPr>
          <w:delText>) utilizadas para medir progreso. Por ejemplo: número de requerimientos implementados, horas faltantes para completar una tarea, etc.</w:delText>
        </w:r>
        <w:bookmarkStart w:id="5411" w:name="_Toc382416721"/>
        <w:bookmarkStart w:id="5412" w:name="_Toc382419554"/>
        <w:bookmarkStart w:id="5413" w:name="_Toc382419900"/>
        <w:bookmarkStart w:id="5414" w:name="_Toc382420407"/>
        <w:bookmarkStart w:id="5415" w:name="_Toc382420517"/>
        <w:bookmarkStart w:id="5416" w:name="_Toc382427959"/>
        <w:bookmarkStart w:id="5417" w:name="_Toc382428786"/>
        <w:bookmarkStart w:id="5418" w:name="_Toc382436071"/>
        <w:bookmarkStart w:id="5419" w:name="_Toc382447369"/>
        <w:bookmarkStart w:id="5420" w:name="_Toc382447911"/>
        <w:bookmarkStart w:id="5421" w:name="_Toc382448338"/>
        <w:bookmarkStart w:id="5422" w:name="_Toc382448544"/>
        <w:bookmarkStart w:id="5423" w:name="_Toc382448673"/>
        <w:bookmarkStart w:id="5424" w:name="_Toc382448800"/>
        <w:bookmarkStart w:id="5425" w:name="_Toc382448926"/>
        <w:bookmarkStart w:id="5426" w:name="_Toc382449052"/>
        <w:bookmarkStart w:id="5427" w:name="_Toc38244915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del>
    </w:p>
    <w:p w:rsidR="00380229" w:rsidRPr="00492F1F" w:rsidDel="000056B2" w:rsidRDefault="002956A8">
      <w:pPr>
        <w:ind w:left="578"/>
        <w:rPr>
          <w:del w:id="5428" w:author="Sergio" w:date="2014-03-12T19:39:00Z"/>
          <w:rFonts w:ascii="Arial" w:hAnsi="Arial" w:cs="Arial"/>
          <w:sz w:val="28"/>
          <w:szCs w:val="28"/>
          <w:lang w:val="es-ES_tradnl"/>
          <w:rPrChange w:id="5429" w:author="Sergio" w:date="2014-03-12T20:40:00Z">
            <w:rPr>
              <w:del w:id="5430" w:author="Sergio" w:date="2014-03-12T19:39:00Z"/>
              <w:rFonts w:ascii="Arial" w:hAnsi="Arial" w:cs="Arial"/>
              <w:lang w:val="es-ES_tradnl"/>
            </w:rPr>
          </w:rPrChange>
        </w:rPr>
      </w:pPr>
      <w:del w:id="5431" w:author="Sergio" w:date="2014-03-12T19:39:00Z">
        <w:r w:rsidRPr="002956A8">
          <w:rPr>
            <w:rFonts w:ascii="Arial" w:hAnsi="Arial" w:cs="Arial"/>
            <w:color w:val="000090"/>
            <w:sz w:val="28"/>
            <w:szCs w:val="28"/>
            <w:lang w:val="es-ES_tradnl"/>
            <w:rPrChange w:id="5432" w:author="Sergio" w:date="2014-03-12T20:40:00Z">
              <w:rPr>
                <w:rFonts w:ascii="Arial" w:eastAsiaTheme="minorHAnsi" w:hAnsi="Arial" w:cs="Arial"/>
                <w:color w:val="000090"/>
                <w:szCs w:val="24"/>
                <w:u w:val="single"/>
                <w:lang w:val="es-ES_tradnl"/>
              </w:rPr>
            </w:rPrChange>
          </w:rPr>
          <w:delText>Actividades a realizar para reportar progreso: responsables, momentos en que se realizan, descripción. Por ejemplo, cómo medir que un requerimiento fue implementado exitosamente. Esto debe ser consistente con las unidades de progreso definidas.</w:delText>
        </w:r>
        <w:bookmarkStart w:id="5433" w:name="_Toc382416722"/>
        <w:bookmarkStart w:id="5434" w:name="_Toc382419555"/>
        <w:bookmarkStart w:id="5435" w:name="_Toc382419901"/>
        <w:bookmarkStart w:id="5436" w:name="_Toc382420408"/>
        <w:bookmarkStart w:id="5437" w:name="_Toc382420518"/>
        <w:bookmarkStart w:id="5438" w:name="_Toc382427960"/>
        <w:bookmarkStart w:id="5439" w:name="_Toc382428787"/>
        <w:bookmarkStart w:id="5440" w:name="_Toc382436072"/>
        <w:bookmarkStart w:id="5441" w:name="_Toc382447370"/>
        <w:bookmarkStart w:id="5442" w:name="_Toc382447912"/>
        <w:bookmarkStart w:id="5443" w:name="_Toc382448339"/>
        <w:bookmarkStart w:id="5444" w:name="_Toc382448545"/>
        <w:bookmarkStart w:id="5445" w:name="_Toc382448674"/>
        <w:bookmarkStart w:id="5446" w:name="_Toc382448801"/>
        <w:bookmarkStart w:id="5447" w:name="_Toc382448927"/>
        <w:bookmarkStart w:id="5448" w:name="_Toc382449053"/>
        <w:bookmarkStart w:id="5449" w:name="_Toc382449151"/>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del>
    </w:p>
    <w:p w:rsidR="00380229" w:rsidRPr="00492F1F" w:rsidDel="000056B2" w:rsidRDefault="002956A8">
      <w:pPr>
        <w:ind w:left="578"/>
        <w:rPr>
          <w:del w:id="5450" w:author="Sergio" w:date="2014-03-12T19:39:00Z"/>
          <w:rFonts w:ascii="Arial" w:hAnsi="Arial" w:cs="Arial"/>
          <w:sz w:val="28"/>
          <w:szCs w:val="28"/>
          <w:lang w:val="es-ES_tradnl"/>
          <w:rPrChange w:id="5451" w:author="Sergio" w:date="2014-03-12T20:40:00Z">
            <w:rPr>
              <w:del w:id="5452" w:author="Sergio" w:date="2014-03-12T19:39:00Z"/>
              <w:rFonts w:ascii="Arial" w:hAnsi="Arial" w:cs="Arial"/>
              <w:lang w:val="es-ES_tradnl"/>
            </w:rPr>
          </w:rPrChange>
        </w:rPr>
      </w:pPr>
      <w:del w:id="5453" w:author="Sergio" w:date="2014-03-12T19:39:00Z">
        <w:r w:rsidRPr="002956A8">
          <w:rPr>
            <w:rFonts w:ascii="Arial" w:hAnsi="Arial" w:cs="Arial"/>
            <w:color w:val="000090"/>
            <w:sz w:val="28"/>
            <w:szCs w:val="28"/>
            <w:lang w:val="es-ES_tradnl"/>
            <w:rPrChange w:id="5454" w:author="Sergio" w:date="2014-03-12T20:40:00Z">
              <w:rPr>
                <w:rFonts w:ascii="Arial" w:eastAsiaTheme="minorHAnsi" w:hAnsi="Arial" w:cs="Arial"/>
                <w:color w:val="000090"/>
                <w:szCs w:val="24"/>
                <w:u w:val="single"/>
                <w:lang w:val="es-ES_tradnl"/>
              </w:rPr>
            </w:rPrChange>
          </w:rPr>
          <w:delText>Acciones correctivas. Qué hacer en caso que el progreso del proyecto no vaya según lo esperado: responsables, momentos en que se realizan, descripción.</w:delText>
        </w:r>
        <w:bookmarkStart w:id="5455" w:name="_Toc382416723"/>
        <w:bookmarkStart w:id="5456" w:name="_Toc382419556"/>
        <w:bookmarkStart w:id="5457" w:name="_Toc382419902"/>
        <w:bookmarkStart w:id="5458" w:name="_Toc382420409"/>
        <w:bookmarkStart w:id="5459" w:name="_Toc382420519"/>
        <w:bookmarkStart w:id="5460" w:name="_Toc382427961"/>
        <w:bookmarkStart w:id="5461" w:name="_Toc382428788"/>
        <w:bookmarkStart w:id="5462" w:name="_Toc382436073"/>
        <w:bookmarkStart w:id="5463" w:name="_Toc382447371"/>
        <w:bookmarkStart w:id="5464" w:name="_Toc382447913"/>
        <w:bookmarkStart w:id="5465" w:name="_Toc382448340"/>
        <w:bookmarkStart w:id="5466" w:name="_Toc382448546"/>
        <w:bookmarkStart w:id="5467" w:name="_Toc382448675"/>
        <w:bookmarkStart w:id="5468" w:name="_Toc382448802"/>
        <w:bookmarkStart w:id="5469" w:name="_Toc382448928"/>
        <w:bookmarkStart w:id="5470" w:name="_Toc382449054"/>
        <w:bookmarkStart w:id="5471" w:name="_Toc382449152"/>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del>
    </w:p>
    <w:p w:rsidR="00380229" w:rsidRPr="00492F1F" w:rsidDel="000056B2" w:rsidRDefault="002956A8">
      <w:pPr>
        <w:rPr>
          <w:del w:id="5472" w:author="Sergio" w:date="2014-03-12T19:39:00Z"/>
          <w:rFonts w:ascii="Arial" w:hAnsi="Arial" w:cs="Arial"/>
          <w:sz w:val="28"/>
          <w:szCs w:val="28"/>
          <w:lang w:val="es-ES_tradnl"/>
          <w:rPrChange w:id="5473" w:author="Sergio" w:date="2014-03-12T20:40:00Z">
            <w:rPr>
              <w:del w:id="5474" w:author="Sergio" w:date="2014-03-12T19:39:00Z"/>
              <w:rFonts w:ascii="Arial" w:hAnsi="Arial" w:cs="Arial"/>
              <w:lang w:val="es-ES_tradnl"/>
            </w:rPr>
          </w:rPrChange>
        </w:rPr>
      </w:pPr>
      <w:del w:id="5475" w:author="Sergio" w:date="2014-03-12T19:39:00Z">
        <w:r w:rsidRPr="002956A8">
          <w:rPr>
            <w:rFonts w:ascii="Arial" w:hAnsi="Arial" w:cs="Arial"/>
            <w:color w:val="000090"/>
            <w:sz w:val="28"/>
            <w:szCs w:val="28"/>
            <w:lang w:val="es-ES_tradnl"/>
            <w:rPrChange w:id="5476" w:author="Sergio" w:date="2014-03-12T20:40:00Z">
              <w:rPr>
                <w:rFonts w:ascii="Arial" w:eastAsiaTheme="minorHAnsi" w:hAnsi="Arial" w:cs="Arial"/>
                <w:color w:val="000090"/>
                <w:szCs w:val="24"/>
                <w:u w:val="single"/>
                <w:lang w:val="es-ES_tradnl"/>
              </w:rPr>
            </w:rPrChange>
          </w:rPr>
          <w:delText>Tamaño máximo: 2 páginas</w:delText>
        </w:r>
        <w:bookmarkStart w:id="5477" w:name="_Toc382416724"/>
        <w:bookmarkStart w:id="5478" w:name="_Toc382419557"/>
        <w:bookmarkStart w:id="5479" w:name="_Toc382419903"/>
        <w:bookmarkStart w:id="5480" w:name="_Toc382420410"/>
        <w:bookmarkStart w:id="5481" w:name="_Toc382420520"/>
        <w:bookmarkStart w:id="5482" w:name="_Toc382427962"/>
        <w:bookmarkStart w:id="5483" w:name="_Toc382428789"/>
        <w:bookmarkStart w:id="5484" w:name="_Toc382436074"/>
        <w:bookmarkStart w:id="5485" w:name="_Toc382447372"/>
        <w:bookmarkStart w:id="5486" w:name="_Toc382447914"/>
        <w:bookmarkStart w:id="5487" w:name="_Toc382448341"/>
        <w:bookmarkStart w:id="5488" w:name="_Toc382448547"/>
        <w:bookmarkStart w:id="5489" w:name="_Toc382448676"/>
        <w:bookmarkStart w:id="5490" w:name="_Toc382448803"/>
        <w:bookmarkStart w:id="5491" w:name="_Toc382448929"/>
        <w:bookmarkStart w:id="5492" w:name="_Toc382449055"/>
        <w:bookmarkStart w:id="5493" w:name="_Toc382449153"/>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del>
    </w:p>
    <w:p w:rsidR="00380229" w:rsidRPr="00492F1F" w:rsidDel="000056B2" w:rsidRDefault="002956A8">
      <w:pPr>
        <w:rPr>
          <w:del w:id="5494" w:author="Sergio" w:date="2014-03-12T19:39:00Z"/>
          <w:rFonts w:ascii="Arial" w:hAnsi="Arial" w:cs="Arial"/>
          <w:sz w:val="28"/>
          <w:szCs w:val="28"/>
          <w:lang w:val="es-ES_tradnl"/>
          <w:rPrChange w:id="5495" w:author="Sergio" w:date="2014-03-12T20:40:00Z">
            <w:rPr>
              <w:del w:id="5496" w:author="Sergio" w:date="2014-03-12T19:39:00Z"/>
              <w:rFonts w:ascii="Arial" w:hAnsi="Arial" w:cs="Arial"/>
              <w:lang w:val="es-ES_tradnl"/>
            </w:rPr>
          </w:rPrChange>
        </w:rPr>
      </w:pPr>
      <w:del w:id="5497" w:author="Sergio" w:date="2014-03-12T19:39:00Z">
        <w:r w:rsidRPr="002956A8">
          <w:rPr>
            <w:rFonts w:ascii="Arial" w:hAnsi="Arial" w:cs="Arial"/>
            <w:color w:val="000090"/>
            <w:sz w:val="28"/>
            <w:szCs w:val="28"/>
            <w:lang w:val="es-ES_tradnl"/>
            <w:rPrChange w:id="5498" w:author="Sergio" w:date="2014-03-12T20:40:00Z">
              <w:rPr>
                <w:rFonts w:ascii="Arial" w:eastAsiaTheme="minorHAnsi" w:hAnsi="Arial" w:cs="Arial"/>
                <w:color w:val="000090"/>
                <w:szCs w:val="24"/>
                <w:u w:val="single"/>
                <w:lang w:val="es-ES_tradnl"/>
              </w:rPr>
            </w:rPrChange>
          </w:rPr>
          <w:delText>Referencias: [1], sección 5.6.3</w:delText>
        </w:r>
        <w:bookmarkStart w:id="5499" w:name="_Toc382416725"/>
        <w:bookmarkStart w:id="5500" w:name="_Toc382419558"/>
        <w:bookmarkStart w:id="5501" w:name="_Toc382419904"/>
        <w:bookmarkStart w:id="5502" w:name="_Toc382420411"/>
        <w:bookmarkStart w:id="5503" w:name="_Toc382420521"/>
        <w:bookmarkStart w:id="5504" w:name="_Toc382427963"/>
        <w:bookmarkStart w:id="5505" w:name="_Toc382428790"/>
        <w:bookmarkStart w:id="5506" w:name="_Toc382436075"/>
        <w:bookmarkStart w:id="5507" w:name="_Toc382447373"/>
        <w:bookmarkStart w:id="5508" w:name="_Toc382447915"/>
        <w:bookmarkStart w:id="5509" w:name="_Toc382448342"/>
        <w:bookmarkStart w:id="5510" w:name="_Toc382448548"/>
        <w:bookmarkStart w:id="5511" w:name="_Toc382448677"/>
        <w:bookmarkStart w:id="5512" w:name="_Toc382448804"/>
        <w:bookmarkStart w:id="5513" w:name="_Toc382448930"/>
        <w:bookmarkStart w:id="5514" w:name="_Toc382449056"/>
        <w:bookmarkStart w:id="5515" w:name="_Toc382449154"/>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del>
    </w:p>
    <w:p w:rsidR="00380229" w:rsidRPr="00492F1F" w:rsidRDefault="002956A8">
      <w:pPr>
        <w:pStyle w:val="Ttulo2"/>
        <w:rPr>
          <w:rFonts w:ascii="Arial" w:hAnsi="Arial" w:cs="Arial"/>
          <w:sz w:val="28"/>
          <w:szCs w:val="28"/>
          <w:lang w:val="es-ES_tradnl"/>
          <w:rPrChange w:id="5516" w:author="Sergio" w:date="2014-03-12T20:40:00Z">
            <w:rPr>
              <w:rFonts w:ascii="Arial" w:hAnsi="Arial" w:cs="Arial"/>
              <w:lang w:val="es-ES_tradnl"/>
            </w:rPr>
          </w:rPrChange>
        </w:rPr>
      </w:pPr>
      <w:bookmarkStart w:id="5517" w:name="_Toc384230549"/>
      <w:commentRangeStart w:id="5518"/>
      <w:r w:rsidRPr="002956A8">
        <w:rPr>
          <w:rFonts w:ascii="Arial" w:hAnsi="Arial" w:cs="Arial"/>
          <w:sz w:val="28"/>
          <w:szCs w:val="28"/>
          <w:lang w:val="es-ES_tradnl"/>
          <w:rPrChange w:id="5519" w:author="Sergio" w:date="2014-03-12T20:40:00Z">
            <w:rPr>
              <w:rFonts w:ascii="Arial" w:eastAsiaTheme="minorHAnsi" w:hAnsi="Arial" w:cs="Arial"/>
              <w:b w:val="0"/>
              <w:bCs w:val="0"/>
              <w:color w:val="0000FF" w:themeColor="hyperlink"/>
              <w:sz w:val="24"/>
              <w:szCs w:val="24"/>
              <w:u w:val="single"/>
              <w:lang w:val="es-ES_tradnl"/>
            </w:rPr>
          </w:rPrChange>
        </w:rPr>
        <w:t>Cierre del Proyecto</w:t>
      </w:r>
      <w:commentRangeEnd w:id="5518"/>
      <w:r w:rsidR="00357CC3">
        <w:rPr>
          <w:rStyle w:val="Refdecomentario"/>
          <w:rFonts w:ascii="Calibri" w:hAnsi="Calibri"/>
          <w:b w:val="0"/>
          <w:bCs w:val="0"/>
        </w:rPr>
        <w:commentReference w:id="5518"/>
      </w:r>
      <w:bookmarkEnd w:id="5517"/>
    </w:p>
    <w:p w:rsidR="00202678" w:rsidRDefault="00202678">
      <w:pPr>
        <w:rPr>
          <w:ins w:id="5520" w:author="Sergio" w:date="2014-03-12T19:16:00Z"/>
          <w:rFonts w:ascii="Arial" w:hAnsi="Arial" w:cs="Arial"/>
          <w:color w:val="000090"/>
          <w:lang w:val="es-ES_tradnl"/>
        </w:rPr>
      </w:pPr>
    </w:p>
    <w:p w:rsidR="008B38F0" w:rsidRDefault="00202678">
      <w:pPr>
        <w:pStyle w:val="FormatoIngesoft"/>
        <w:jc w:val="both"/>
        <w:rPr>
          <w:ins w:id="5521" w:author="Sergio" w:date="2014-03-12T19:16:00Z"/>
          <w:lang w:val="es-ES"/>
        </w:rPr>
        <w:pPrChange w:id="5522" w:author="Sala Virtual Piso 1" w:date="2014-03-13T11:59:00Z">
          <w:pPr>
            <w:pStyle w:val="FormatoIngesoft"/>
          </w:pPr>
        </w:pPrChange>
      </w:pPr>
      <w:ins w:id="5523" w:author="Sergio" w:date="2014-03-12T19:16:00Z">
        <w:r>
          <w:rPr>
            <w:lang w:val="es-ES"/>
          </w:rPr>
          <w:t>El cierre del proyecto se divide en dos etapas:</w:t>
        </w:r>
      </w:ins>
    </w:p>
    <w:p w:rsidR="008B38F0" w:rsidRDefault="00202678">
      <w:pPr>
        <w:pStyle w:val="FormatoIngesoft"/>
        <w:numPr>
          <w:ilvl w:val="0"/>
          <w:numId w:val="33"/>
        </w:numPr>
        <w:jc w:val="both"/>
        <w:rPr>
          <w:ins w:id="5524" w:author="Sergio" w:date="2014-03-12T19:16:00Z"/>
          <w:lang w:val="es-ES"/>
        </w:rPr>
        <w:pPrChange w:id="5525" w:author="Sala Virtual Piso 1" w:date="2014-03-13T11:59:00Z">
          <w:pPr>
            <w:pStyle w:val="FormatoIngesoft"/>
            <w:numPr>
              <w:numId w:val="33"/>
            </w:numPr>
            <w:ind w:left="720" w:hanging="360"/>
          </w:pPr>
        </w:pPrChange>
      </w:pPr>
      <w:ins w:id="5526" w:author="Sergio" w:date="2014-03-12T19:16:00Z">
        <w:r>
          <w:rPr>
            <w:lang w:val="es-ES"/>
          </w:rPr>
          <w:t xml:space="preserve">Una revisión previa a la entrega al cliente. </w:t>
        </w:r>
      </w:ins>
    </w:p>
    <w:p w:rsidR="008B38F0" w:rsidRDefault="00202678">
      <w:pPr>
        <w:pStyle w:val="FormatoIngesoft"/>
        <w:numPr>
          <w:ilvl w:val="0"/>
          <w:numId w:val="33"/>
        </w:numPr>
        <w:jc w:val="both"/>
        <w:rPr>
          <w:ins w:id="5527" w:author="Sergio" w:date="2014-03-12T19:16:00Z"/>
          <w:lang w:val="es-ES"/>
        </w:rPr>
        <w:pPrChange w:id="5528" w:author="Sala Virtual Piso 1" w:date="2014-03-13T11:59:00Z">
          <w:pPr>
            <w:pStyle w:val="FormatoIngesoft"/>
            <w:numPr>
              <w:numId w:val="33"/>
            </w:numPr>
            <w:ind w:left="720" w:hanging="360"/>
          </w:pPr>
        </w:pPrChange>
      </w:pPr>
      <w:ins w:id="5529" w:author="Sergio" w:date="2014-03-12T19:16:00Z">
        <w:r>
          <w:rPr>
            <w:lang w:val="es-ES"/>
          </w:rPr>
          <w:t xml:space="preserve">Una sesión de retroalimentación después de la entrega al cliente </w:t>
        </w:r>
        <w:commentRangeStart w:id="5530"/>
        <w:r>
          <w:rPr>
            <w:lang w:val="es-ES"/>
          </w:rPr>
          <w:t>(Post-mortem).</w:t>
        </w:r>
        <w:commentRangeEnd w:id="5530"/>
        <w:r>
          <w:rPr>
            <w:rStyle w:val="Refdecomentario"/>
            <w:rFonts w:asciiTheme="minorHAnsi" w:hAnsiTheme="minorHAnsi" w:cstheme="minorBidi"/>
          </w:rPr>
          <w:commentReference w:id="5530"/>
        </w:r>
      </w:ins>
      <w:customXmlInsRangeStart w:id="5531" w:author="Sergio" w:date="2014-03-12T19:19:00Z"/>
      <w:sdt>
        <w:sdtPr>
          <w:rPr>
            <w:sz w:val="16"/>
            <w:szCs w:val="16"/>
            <w:lang w:val="es-ES"/>
          </w:rPr>
          <w:id w:val="-465743164"/>
          <w:citation/>
        </w:sdtPr>
        <w:sdtContent>
          <w:customXmlInsRangeEnd w:id="5531"/>
          <w:ins w:id="5532" w:author="Sergio" w:date="2014-03-12T19:19:00Z">
            <w:r w:rsidR="002956A8">
              <w:rPr>
                <w:lang w:val="es-ES"/>
              </w:rPr>
              <w:fldChar w:fldCharType="begin"/>
            </w:r>
            <w:r>
              <w:rPr>
                <w:lang w:val="es-CO"/>
              </w:rPr>
              <w:instrText xml:space="preserve"> CITATION Uni141 \l 9226 </w:instrText>
            </w:r>
          </w:ins>
          <w:r w:rsidR="002956A8">
            <w:rPr>
              <w:lang w:val="es-ES"/>
            </w:rPr>
            <w:fldChar w:fldCharType="separate"/>
          </w:r>
          <w:r w:rsidR="000F5A96">
            <w:rPr>
              <w:noProof/>
              <w:lang w:val="es-CO"/>
            </w:rPr>
            <w:t xml:space="preserve"> </w:t>
          </w:r>
          <w:r w:rsidR="000F5A96" w:rsidRPr="000F5A96">
            <w:rPr>
              <w:noProof/>
              <w:lang w:val="es-CO"/>
            </w:rPr>
            <w:t>[42]</w:t>
          </w:r>
          <w:ins w:id="5533" w:author="Sergio" w:date="2014-03-12T19:19:00Z">
            <w:r w:rsidR="002956A8">
              <w:rPr>
                <w:lang w:val="es-ES"/>
              </w:rPr>
              <w:fldChar w:fldCharType="end"/>
            </w:r>
          </w:ins>
          <w:customXmlInsRangeStart w:id="5534" w:author="Sergio" w:date="2014-03-12T19:19:00Z"/>
        </w:sdtContent>
      </w:sdt>
      <w:customXmlInsRangeEnd w:id="5534"/>
    </w:p>
    <w:p w:rsidR="00202678" w:rsidRPr="00C9204A" w:rsidRDefault="00202678" w:rsidP="00202678">
      <w:pPr>
        <w:pStyle w:val="FormatoIngesoft"/>
        <w:rPr>
          <w:ins w:id="5535" w:author="Sergio" w:date="2014-03-12T19:16:00Z"/>
          <w:b/>
          <w:lang w:val="es-ES"/>
        </w:rPr>
      </w:pPr>
      <w:ins w:id="5536" w:author="Sergio" w:date="2014-03-12T19:16:00Z">
        <w:r w:rsidRPr="00C9204A">
          <w:rPr>
            <w:b/>
            <w:lang w:val="es-ES"/>
          </w:rPr>
          <w:t>Primera etapa</w:t>
        </w:r>
      </w:ins>
    </w:p>
    <w:p w:rsidR="008B38F0" w:rsidRDefault="00202678">
      <w:pPr>
        <w:pStyle w:val="FormatoIngesoft"/>
        <w:jc w:val="both"/>
        <w:rPr>
          <w:ins w:id="5537" w:author="Sergio" w:date="2014-03-12T19:16:00Z"/>
          <w:lang w:val="es-ES"/>
        </w:rPr>
        <w:pPrChange w:id="5538" w:author="Sergio" w:date="2014-03-13T00:47:00Z">
          <w:pPr>
            <w:pStyle w:val="FormatoIngesoft"/>
          </w:pPr>
        </w:pPrChange>
      </w:pPr>
      <w:commentRangeStart w:id="5539"/>
      <w:ins w:id="5540" w:author="Sergio" w:date="2014-03-12T19:16:00Z">
        <w:r>
          <w:rPr>
            <w:lang w:val="es-ES"/>
          </w:rPr>
          <w:t>Antes de la entrega al cliente</w:t>
        </w:r>
      </w:ins>
      <w:commentRangeEnd w:id="5539"/>
      <w:r w:rsidR="0063152F">
        <w:rPr>
          <w:rStyle w:val="Refdecomentario"/>
          <w:rFonts w:ascii="Calibri" w:eastAsia="DejaVu Sans" w:hAnsi="Calibri" w:cs="Calibri"/>
          <w:lang w:val="es-ES"/>
        </w:rPr>
        <w:commentReference w:id="5539"/>
      </w:r>
      <w:ins w:id="5541" w:author="Sergio" w:date="2014-03-12T19:16:00Z">
        <w:r>
          <w:rPr>
            <w:lang w:val="es-ES"/>
          </w:rPr>
          <w:t xml:space="preserve">, se revisa  las iteraciones según el modelo de ciclo de vida desarrollado </w:t>
        </w:r>
      </w:ins>
      <w:commentRangeStart w:id="5542"/>
      <w:ins w:id="5543" w:author="Sergio" w:date="2014-03-12T19:22:00Z">
        <w:r w:rsidR="002956A8" w:rsidRPr="002956A8">
          <w:rPr>
            <w:u w:val="single"/>
            <w:lang w:val="es-ES"/>
            <w:rPrChange w:id="5544" w:author="Sergio" w:date="2014-03-12T19:22:00Z">
              <w:rPr>
                <w:rFonts w:ascii="Calibri" w:eastAsia="DejaVu Sans" w:hAnsi="Calibri" w:cs="Calibri"/>
                <w:color w:val="0000FF" w:themeColor="hyperlink"/>
                <w:szCs w:val="22"/>
                <w:u w:val="single"/>
                <w:lang w:val="es-ES"/>
              </w:rPr>
            </w:rPrChange>
          </w:rPr>
          <w:fldChar w:fldCharType="begin"/>
        </w:r>
        <w:r w:rsidR="002956A8" w:rsidRPr="002956A8">
          <w:rPr>
            <w:u w:val="single"/>
            <w:lang w:val="es-ES"/>
            <w:rPrChange w:id="5545" w:author="Sergio" w:date="2014-03-12T19:22:00Z">
              <w:rPr>
                <w:rFonts w:ascii="Calibri" w:eastAsia="DejaVu Sans" w:hAnsi="Calibri" w:cs="Calibri"/>
                <w:color w:val="0000FF" w:themeColor="hyperlink"/>
                <w:szCs w:val="22"/>
                <w:u w:val="single"/>
                <w:lang w:val="es-ES"/>
              </w:rPr>
            </w:rPrChange>
          </w:rPr>
          <w:instrText xml:space="preserve"> REF _Ref382415478 \r \h </w:instrText>
        </w:r>
      </w:ins>
      <w:r w:rsidR="008D41C0">
        <w:rPr>
          <w:u w:val="single"/>
          <w:lang w:val="es-ES"/>
        </w:rPr>
        <w:instrText xml:space="preserve"> \* MERGEFORMAT </w:instrText>
      </w:r>
      <w:r w:rsidR="002956A8" w:rsidRPr="002956A8">
        <w:rPr>
          <w:u w:val="single"/>
          <w:lang w:val="es-ES"/>
          <w:rPrChange w:id="5546" w:author="Sergio" w:date="2014-03-12T19:22:00Z">
            <w:rPr>
              <w:u w:val="single"/>
              <w:lang w:val="es-ES"/>
            </w:rPr>
          </w:rPrChange>
        </w:rPr>
      </w:r>
      <w:r w:rsidR="002956A8" w:rsidRPr="002956A8">
        <w:rPr>
          <w:u w:val="single"/>
          <w:lang w:val="es-ES"/>
          <w:rPrChange w:id="5547" w:author="Sergio" w:date="2014-03-12T19:22:00Z">
            <w:rPr>
              <w:rFonts w:ascii="Calibri" w:eastAsia="DejaVu Sans" w:hAnsi="Calibri" w:cs="Calibri"/>
              <w:color w:val="0000FF" w:themeColor="hyperlink"/>
              <w:szCs w:val="22"/>
              <w:u w:val="single"/>
              <w:lang w:val="es-ES"/>
            </w:rPr>
          </w:rPrChange>
        </w:rPr>
        <w:fldChar w:fldCharType="separate"/>
      </w:r>
      <w:ins w:id="5548" w:author="Estudiante" w:date="2014-04-01T16:48:00Z">
        <w:r w:rsidR="000910A8">
          <w:rPr>
            <w:u w:val="single"/>
            <w:lang w:val="es-ES"/>
          </w:rPr>
          <w:t>8.1.1</w:t>
        </w:r>
      </w:ins>
      <w:ins w:id="5549" w:author="Sergio" w:date="2014-03-12T19:22:00Z">
        <w:del w:id="5550" w:author="Estudiante" w:date="2014-04-01T16:47:00Z">
          <w:r w:rsidR="002956A8" w:rsidRPr="002956A8">
            <w:rPr>
              <w:u w:val="single"/>
              <w:lang w:val="es-ES"/>
              <w:rPrChange w:id="5551" w:author="Sergio" w:date="2014-03-12T19:22:00Z">
                <w:rPr>
                  <w:rFonts w:ascii="Calibri" w:eastAsia="DejaVu Sans" w:hAnsi="Calibri" w:cs="Calibri"/>
                  <w:color w:val="0000FF" w:themeColor="hyperlink"/>
                  <w:szCs w:val="22"/>
                  <w:u w:val="single"/>
                  <w:lang w:val="es-ES"/>
                </w:rPr>
              </w:rPrChange>
            </w:rPr>
            <w:delText>8.1.1</w:delText>
          </w:r>
        </w:del>
        <w:r w:rsidR="002956A8" w:rsidRPr="002956A8">
          <w:rPr>
            <w:u w:val="single"/>
            <w:lang w:val="es-ES"/>
            <w:rPrChange w:id="5552" w:author="Sergio" w:date="2014-03-12T19:22:00Z">
              <w:rPr>
                <w:rFonts w:ascii="Calibri" w:eastAsia="DejaVu Sans" w:hAnsi="Calibri" w:cs="Calibri"/>
                <w:color w:val="0000FF" w:themeColor="hyperlink"/>
                <w:szCs w:val="22"/>
                <w:u w:val="single"/>
                <w:lang w:val="es-ES"/>
              </w:rPr>
            </w:rPrChange>
          </w:rPr>
          <w:fldChar w:fldCharType="end"/>
        </w:r>
      </w:ins>
      <w:ins w:id="5553" w:author="Sergio" w:date="2014-03-12T19:16:00Z">
        <w:r>
          <w:rPr>
            <w:lang w:val="es-ES"/>
          </w:rPr>
          <w:t>.</w:t>
        </w:r>
      </w:ins>
      <w:commentRangeEnd w:id="5542"/>
      <w:r w:rsidR="00357CC3">
        <w:rPr>
          <w:rStyle w:val="Refdecomentario"/>
          <w:rFonts w:ascii="Calibri" w:eastAsia="DejaVu Sans" w:hAnsi="Calibri" w:cs="Calibri"/>
          <w:lang w:val="es-ES"/>
        </w:rPr>
        <w:commentReference w:id="5542"/>
      </w:r>
    </w:p>
    <w:p w:rsidR="000C4ADE" w:rsidRDefault="00202678">
      <w:pPr>
        <w:pStyle w:val="FormatoIngesoft"/>
        <w:jc w:val="both"/>
        <w:rPr>
          <w:ins w:id="5554" w:author="Sergio" w:date="2014-03-12T19:16:00Z"/>
          <w:lang w:val="es-ES"/>
        </w:rPr>
      </w:pPr>
      <w:ins w:id="5555" w:author="Sergio" w:date="2014-03-12T19:16:00Z">
        <w:r>
          <w:rPr>
            <w:lang w:val="es-ES"/>
          </w:rPr>
          <w:t xml:space="preserve">Para el final de cada iteración, se hace una retroalimentación de las distintas tareas que se </w:t>
        </w:r>
        <w:r w:rsidRPr="00C9204A">
          <w:rPr>
            <w:u w:val="single"/>
            <w:lang w:val="es-ES"/>
          </w:rPr>
          <w:t>trabajaron</w:t>
        </w:r>
        <w:r>
          <w:rPr>
            <w:lang w:val="es-ES"/>
          </w:rPr>
          <w:t xml:space="preserve"> </w:t>
        </w:r>
      </w:ins>
      <w:customXmlInsRangeStart w:id="5556" w:author="Sergio" w:date="2014-03-12T19:20:00Z"/>
      <w:sdt>
        <w:sdtPr>
          <w:rPr>
            <w:lang w:val="es-ES"/>
          </w:rPr>
          <w:id w:val="-1040282647"/>
          <w:citation/>
        </w:sdtPr>
        <w:sdtContent>
          <w:customXmlInsRangeEnd w:id="5556"/>
          <w:ins w:id="5557" w:author="Sergio" w:date="2014-03-12T19:20:00Z">
            <w:r w:rsidR="002956A8">
              <w:rPr>
                <w:lang w:val="es-ES"/>
              </w:rPr>
              <w:fldChar w:fldCharType="begin"/>
            </w:r>
            <w:r>
              <w:rPr>
                <w:lang w:val="es-CO"/>
              </w:rPr>
              <w:instrText xml:space="preserve"> CITATION Pre \l 9226 </w:instrText>
            </w:r>
          </w:ins>
          <w:r w:rsidR="002956A8">
            <w:rPr>
              <w:lang w:val="es-ES"/>
            </w:rPr>
            <w:fldChar w:fldCharType="separate"/>
          </w:r>
          <w:r w:rsidR="000F5A96" w:rsidRPr="000F5A96">
            <w:rPr>
              <w:noProof/>
              <w:lang w:val="es-CO"/>
            </w:rPr>
            <w:t>[43]</w:t>
          </w:r>
          <w:ins w:id="5558" w:author="Sergio" w:date="2014-03-12T19:20:00Z">
            <w:r w:rsidR="002956A8">
              <w:rPr>
                <w:lang w:val="es-ES"/>
              </w:rPr>
              <w:fldChar w:fldCharType="end"/>
            </w:r>
          </w:ins>
          <w:customXmlInsRangeStart w:id="5559" w:author="Sergio" w:date="2014-03-12T19:20:00Z"/>
        </w:sdtContent>
      </w:sdt>
      <w:customXmlInsRangeEnd w:id="5559"/>
      <w:ins w:id="5560" w:author="Sergio" w:date="2014-03-12T19:16:00Z">
        <w:r>
          <w:rPr>
            <w:lang w:val="es-ES"/>
          </w:rPr>
          <w:t>, al igual que se hace una discusión con respecto a las dudas o dificultades surgidas.</w:t>
        </w:r>
        <w:r w:rsidRPr="00CD4CC1">
          <w:rPr>
            <w:lang w:val="es-ES"/>
          </w:rPr>
          <w:t xml:space="preserve"> </w:t>
        </w:r>
      </w:ins>
      <w:ins w:id="5561" w:author="Sergio" w:date="2014-03-12T19:22:00Z">
        <w:r w:rsidR="002956A8" w:rsidRPr="00C9204A">
          <w:rPr>
            <w:u w:val="single"/>
            <w:lang w:val="es-ES"/>
          </w:rPr>
          <w:fldChar w:fldCharType="begin"/>
        </w:r>
        <w:r w:rsidRPr="00C9204A">
          <w:rPr>
            <w:u w:val="single"/>
            <w:lang w:val="es-ES"/>
          </w:rPr>
          <w:instrText xml:space="preserve"> REF _Ref382415478 \r \h </w:instrText>
        </w:r>
      </w:ins>
      <w:r w:rsidR="008D41C0">
        <w:rPr>
          <w:u w:val="single"/>
          <w:lang w:val="es-ES"/>
        </w:rPr>
        <w:instrText xml:space="preserve"> \* MERGEFORMAT </w:instrText>
      </w:r>
      <w:r w:rsidR="002956A8" w:rsidRPr="00C9204A">
        <w:rPr>
          <w:u w:val="single"/>
          <w:lang w:val="es-ES"/>
        </w:rPr>
      </w:r>
      <w:ins w:id="5562" w:author="Sergio" w:date="2014-03-12T19:22:00Z">
        <w:r w:rsidR="002956A8" w:rsidRPr="00C9204A">
          <w:rPr>
            <w:u w:val="single"/>
            <w:lang w:val="es-ES"/>
          </w:rPr>
          <w:fldChar w:fldCharType="separate"/>
        </w:r>
      </w:ins>
      <w:ins w:id="5563" w:author="Estudiante" w:date="2014-04-01T16:48:00Z">
        <w:r w:rsidR="000910A8">
          <w:rPr>
            <w:u w:val="single"/>
            <w:lang w:val="es-ES"/>
          </w:rPr>
          <w:t>8.1.1</w:t>
        </w:r>
      </w:ins>
      <w:ins w:id="5564" w:author="Sergio" w:date="2014-03-12T19:22:00Z">
        <w:r w:rsidR="002956A8" w:rsidRPr="00C9204A">
          <w:rPr>
            <w:u w:val="single"/>
            <w:lang w:val="es-ES"/>
          </w:rPr>
          <w:fldChar w:fldCharType="end"/>
        </w:r>
        <w:r>
          <w:rPr>
            <w:lang w:val="es-ES"/>
          </w:rPr>
          <w:t>.</w:t>
        </w:r>
      </w:ins>
    </w:p>
    <w:p w:rsidR="000C4ADE" w:rsidRDefault="00202678">
      <w:pPr>
        <w:pStyle w:val="FormatoIngesoft"/>
        <w:jc w:val="both"/>
        <w:rPr>
          <w:ins w:id="5565" w:author="Sergio" w:date="2014-03-12T19:16:00Z"/>
          <w:lang w:val="es-ES"/>
        </w:rPr>
      </w:pPr>
      <w:ins w:id="5566" w:author="Sergio" w:date="2014-03-12T19:16:00Z">
        <w:r>
          <w:rPr>
            <w:lang w:val="es-ES"/>
          </w:rPr>
          <w:t>Cada documento realizado contiene una tabla de control con el fin de regular las horas invertidas en un documento</w:t>
        </w:r>
      </w:ins>
      <w:ins w:id="5567" w:author="Sala Virtual Piso 1" w:date="2014-03-13T12:00:00Z">
        <w:r w:rsidR="00DC1E54">
          <w:rPr>
            <w:lang w:val="es-ES"/>
          </w:rPr>
          <w:t xml:space="preserve"> </w:t>
        </w:r>
      </w:ins>
      <w:ins w:id="5568" w:author="Sergio" w:date="2014-03-12T19:16:00Z">
        <w:del w:id="5569" w:author="Sala Virtual Piso 1" w:date="2014-03-13T12:00:00Z">
          <w:r w:rsidDel="00DC1E54">
            <w:rPr>
              <w:lang w:val="es-ES"/>
            </w:rPr>
            <w:delText>.</w:delText>
          </w:r>
        </w:del>
        <w:r>
          <w:rPr>
            <w:rStyle w:val="Refdecomentario"/>
            <w:rFonts w:asciiTheme="minorHAnsi" w:hAnsiTheme="minorHAnsi" w:cstheme="minorBidi"/>
          </w:rPr>
          <w:commentReference w:id="5570"/>
        </w:r>
        <w:r w:rsidRPr="00C9204A">
          <w:rPr>
            <w:lang w:val="es-ES"/>
          </w:rPr>
          <w:t>(</w:t>
        </w:r>
      </w:ins>
      <w:commentRangeStart w:id="5571"/>
      <w:ins w:id="5572" w:author="Sala Virtual Piso 1" w:date="2014-03-13T12:00:00Z">
        <w:r w:rsidR="002956A8" w:rsidRPr="002956A8">
          <w:rPr>
            <w:lang w:val="es-ES"/>
            <w:rPrChange w:id="5573" w:author="Sala Virtual Piso 1" w:date="2014-03-13T12:00:00Z">
              <w:rPr>
                <w:color w:val="0000FF" w:themeColor="hyperlink"/>
                <w:highlight w:val="red"/>
                <w:u w:val="single"/>
                <w:lang w:val="es-ES"/>
              </w:rPr>
            </w:rPrChange>
          </w:rPr>
          <w:t>v</w:t>
        </w:r>
      </w:ins>
      <w:ins w:id="5574" w:author="Sergio" w:date="2014-03-12T19:16:00Z">
        <w:del w:id="5575" w:author="Sala Virtual Piso 1" w:date="2014-03-13T12:00:00Z">
          <w:r w:rsidR="002956A8" w:rsidRPr="002956A8">
            <w:rPr>
              <w:lang w:val="es-ES"/>
              <w:rPrChange w:id="5576" w:author="Sala Virtual Piso 1" w:date="2014-03-13T12:00:00Z">
                <w:rPr>
                  <w:color w:val="0000FF" w:themeColor="hyperlink"/>
                  <w:u w:val="single"/>
                  <w:lang w:val="es-ES"/>
                </w:rPr>
              </w:rPrChange>
            </w:rPr>
            <w:delText>V</w:delText>
          </w:r>
        </w:del>
        <w:r w:rsidR="002956A8" w:rsidRPr="002956A8">
          <w:rPr>
            <w:lang w:val="es-ES"/>
            <w:rPrChange w:id="5577" w:author="Sala Virtual Piso 1" w:date="2014-03-13T12:00:00Z">
              <w:rPr>
                <w:color w:val="0000FF" w:themeColor="hyperlink"/>
                <w:u w:val="single"/>
                <w:lang w:val="es-ES"/>
              </w:rPr>
            </w:rPrChange>
          </w:rPr>
          <w:t>er</w:t>
        </w:r>
      </w:ins>
      <w:ins w:id="5578" w:author="Sala Virtual Piso 1" w:date="2014-03-13T12:00:00Z">
        <w:r w:rsidR="002956A8" w:rsidRPr="002956A8">
          <w:rPr>
            <w:lang w:val="es-ES"/>
            <w:rPrChange w:id="5579" w:author="Sala Virtual Piso 1" w:date="2014-03-13T12:00:00Z">
              <w:rPr>
                <w:color w:val="0000FF" w:themeColor="hyperlink"/>
                <w:highlight w:val="red"/>
                <w:u w:val="single"/>
                <w:lang w:val="es-ES"/>
              </w:rPr>
            </w:rPrChange>
          </w:rPr>
          <w:t xml:space="preserve"> </w:t>
        </w:r>
        <w:r w:rsidR="002956A8">
          <w:rPr>
            <w:lang w:val="es-ES"/>
          </w:rPr>
          <w:fldChar w:fldCharType="begin"/>
        </w:r>
      </w:ins>
      <w:ins w:id="5580" w:author="Estudiante" w:date="2014-04-01T17:36:00Z">
        <w:r w:rsidR="001B2A73">
          <w:rPr>
            <w:lang w:val="es-ES"/>
          </w:rPr>
          <w:instrText>HYPERLINK "C:\\Users\\Estudiante\\AppData\\Local\\Temp\\Plantillas\\Plantilla de documentos.docx"</w:instrText>
        </w:r>
      </w:ins>
      <w:ins w:id="5581" w:author="Sala Virtual Piso 1" w:date="2014-03-13T12:00:00Z">
        <w:del w:id="5582" w:author="Estudiante" w:date="2014-04-01T17:36:00Z">
          <w:r w:rsidR="00DC1E54" w:rsidDel="001B2A73">
            <w:rPr>
              <w:lang w:val="es-ES"/>
            </w:rPr>
            <w:delInstrText xml:space="preserve"> HYPERLINK "Plantillas/Plantilla%20de%20documentos.docx" </w:delInstrText>
          </w:r>
        </w:del>
        <w:r w:rsidR="002956A8">
          <w:rPr>
            <w:lang w:val="es-ES"/>
          </w:rPr>
          <w:fldChar w:fldCharType="separate"/>
        </w:r>
        <w:del w:id="5583" w:author="Sala Virtual Piso 1" w:date="2014-03-13T11:59:00Z">
          <w:r w:rsidR="002956A8" w:rsidRPr="002956A8">
            <w:rPr>
              <w:rStyle w:val="Hipervnculo"/>
              <w:lang w:val="es-CO"/>
              <w:rPrChange w:id="5584" w:author="FELIPE BERNAL" w:date="2014-03-13T13:22:00Z">
                <w:rPr>
                  <w:color w:val="0000FF" w:themeColor="hyperlink"/>
                  <w:u w:val="single"/>
                  <w:lang w:val="es-ES"/>
                </w:rPr>
              </w:rPrChange>
            </w:rPr>
            <w:delText xml:space="preserve"> anexo </w:delText>
          </w:r>
        </w:del>
        <w:r w:rsidR="002956A8" w:rsidRPr="002956A8">
          <w:rPr>
            <w:rStyle w:val="Hipervnculo"/>
            <w:lang w:val="es-CO"/>
            <w:rPrChange w:id="5585" w:author="FELIPE BERNAL" w:date="2014-03-13T13:22:00Z">
              <w:rPr>
                <w:color w:val="0000FF" w:themeColor="hyperlink"/>
                <w:highlight w:val="red"/>
                <w:u w:val="single"/>
                <w:lang w:val="es-ES"/>
              </w:rPr>
            </w:rPrChange>
          </w:rPr>
          <w:t>p</w:t>
        </w:r>
        <w:del w:id="5586" w:author="Sala Virtual Piso 1" w:date="2014-03-13T12:00:00Z">
          <w:r w:rsidR="002956A8" w:rsidRPr="002956A8">
            <w:rPr>
              <w:rStyle w:val="Hipervnculo"/>
              <w:lang w:val="es-CO"/>
              <w:rPrChange w:id="5587" w:author="FELIPE BERNAL" w:date="2014-03-13T13:22:00Z">
                <w:rPr>
                  <w:color w:val="0000FF" w:themeColor="hyperlink"/>
                  <w:u w:val="single"/>
                  <w:lang w:val="es-ES"/>
                </w:rPr>
              </w:rPrChange>
            </w:rPr>
            <w:delText>P</w:delText>
          </w:r>
        </w:del>
        <w:r w:rsidR="002956A8" w:rsidRPr="002956A8">
          <w:rPr>
            <w:rStyle w:val="Hipervnculo"/>
            <w:lang w:val="es-CO"/>
            <w:rPrChange w:id="5588" w:author="FELIPE BERNAL" w:date="2014-03-13T13:22:00Z">
              <w:rPr>
                <w:color w:val="0000FF" w:themeColor="hyperlink"/>
                <w:u w:val="single"/>
                <w:lang w:val="es-ES"/>
              </w:rPr>
            </w:rPrChange>
          </w:rPr>
          <w:t>lantilla</w:t>
        </w:r>
        <w:r w:rsidR="002956A8">
          <w:rPr>
            <w:lang w:val="es-ES"/>
          </w:rPr>
          <w:fldChar w:fldCharType="end"/>
        </w:r>
      </w:ins>
      <w:ins w:id="5589" w:author="Sergio" w:date="2014-03-12T19:16:00Z">
        <w:del w:id="5590" w:author="Sala Virtual Piso 1" w:date="2014-03-13T11:59:00Z">
          <w:r w:rsidR="002956A8" w:rsidRPr="002956A8">
            <w:rPr>
              <w:highlight w:val="red"/>
              <w:lang w:val="es-ES"/>
              <w:rPrChange w:id="5591" w:author="Sergio" w:date="2014-03-12T19:36:00Z">
                <w:rPr>
                  <w:color w:val="0000FF" w:themeColor="hyperlink"/>
                  <w:u w:val="single"/>
                  <w:lang w:val="es-ES"/>
                </w:rPr>
              </w:rPrChange>
            </w:rPr>
            <w:delText xml:space="preserve"> de Documento</w:delText>
          </w:r>
        </w:del>
      </w:ins>
      <w:commentRangeEnd w:id="5571"/>
      <w:r w:rsidR="00040B6C">
        <w:rPr>
          <w:rStyle w:val="Refdecomentario"/>
          <w:rFonts w:ascii="Calibri" w:eastAsia="DejaVu Sans" w:hAnsi="Calibri" w:cs="Calibri"/>
          <w:lang w:val="es-ES"/>
        </w:rPr>
        <w:commentReference w:id="5571"/>
      </w:r>
      <w:ins w:id="5592" w:author="Sergio" w:date="2014-03-12T19:16:00Z">
        <w:r w:rsidRPr="00C9204A">
          <w:rPr>
            <w:lang w:val="es-ES"/>
          </w:rPr>
          <w:t>)</w:t>
        </w:r>
        <w:r>
          <w:rPr>
            <w:lang w:val="es-ES"/>
          </w:rPr>
          <w:t xml:space="preserve"> y también para expresar las dificultades presentadas, esta tabla de control la complementa el revisor el cual da una valoración al documento con respecto a la rúbrica y se realizan </w:t>
        </w:r>
        <w:commentRangeStart w:id="5593"/>
        <w:r>
          <w:rPr>
            <w:lang w:val="es-ES"/>
          </w:rPr>
          <w:t>ciertos comentarios.</w:t>
        </w:r>
      </w:ins>
      <w:commentRangeEnd w:id="5593"/>
      <w:r w:rsidR="0063152F">
        <w:rPr>
          <w:rStyle w:val="Refdecomentario"/>
          <w:rFonts w:ascii="Calibri" w:eastAsia="DejaVu Sans" w:hAnsi="Calibri" w:cs="Calibri"/>
          <w:lang w:val="es-ES"/>
        </w:rPr>
        <w:commentReference w:id="5593"/>
      </w:r>
    </w:p>
    <w:p w:rsidR="000C4ADE" w:rsidRDefault="00202678">
      <w:pPr>
        <w:pStyle w:val="FormatoIngesoft"/>
        <w:jc w:val="both"/>
        <w:rPr>
          <w:ins w:id="5594" w:author="Sergio" w:date="2014-03-12T19:16:00Z"/>
          <w:lang w:val="es-ES"/>
        </w:rPr>
      </w:pPr>
      <w:ins w:id="5595" w:author="Sergio" w:date="2014-03-12T19:16:00Z">
        <w:r>
          <w:rPr>
            <w:lang w:val="es-ES"/>
          </w:rPr>
          <w:t>Antes de realizar una entrega, se le brinda al cliente una serie de reportes que muestran el avance con respecto al proyecto:</w:t>
        </w:r>
      </w:ins>
    </w:p>
    <w:p w:rsidR="000C4ADE" w:rsidRDefault="00202678">
      <w:pPr>
        <w:pStyle w:val="FormatoIngesoft"/>
        <w:numPr>
          <w:ilvl w:val="0"/>
          <w:numId w:val="32"/>
        </w:numPr>
        <w:jc w:val="both"/>
        <w:rPr>
          <w:ins w:id="5596" w:author="Sergio" w:date="2014-03-12T19:16:00Z"/>
          <w:lang w:val="es-ES"/>
        </w:rPr>
      </w:pPr>
      <w:commentRangeStart w:id="5597"/>
      <w:commentRangeStart w:id="5598"/>
      <w:ins w:id="5599" w:author="Sergio" w:date="2014-03-12T19:16:00Z">
        <w:r>
          <w:rPr>
            <w:lang w:val="es-ES"/>
          </w:rPr>
          <w:t xml:space="preserve">Reporte </w:t>
        </w:r>
        <w:r w:rsidRPr="0046150E">
          <w:rPr>
            <w:lang w:val="es-ES"/>
          </w:rPr>
          <w:t xml:space="preserve">Gerencial </w:t>
        </w:r>
        <w:r w:rsidR="002956A8" w:rsidRPr="002956A8">
          <w:rPr>
            <w:highlight w:val="red"/>
            <w:lang w:val="es-ES"/>
            <w:rPrChange w:id="5600" w:author="Sala Virtual Piso 1" w:date="2014-03-13T12:01:00Z">
              <w:rPr>
                <w:rFonts w:ascii="Calibri" w:eastAsia="DejaVu Sans" w:hAnsi="Calibri" w:cs="Calibri"/>
                <w:color w:val="0000FF" w:themeColor="hyperlink"/>
                <w:szCs w:val="22"/>
                <w:u w:val="single"/>
                <w:lang w:val="es-ES"/>
              </w:rPr>
            </w:rPrChange>
          </w:rPr>
          <w:t>(</w:t>
        </w:r>
        <w:del w:id="5601" w:author="Sala Virtual Piso 1" w:date="2014-03-13T12:00:00Z">
          <w:r w:rsidR="002956A8" w:rsidRPr="002956A8">
            <w:rPr>
              <w:highlight w:val="red"/>
              <w:lang w:val="es-ES"/>
              <w:rPrChange w:id="5602" w:author="Sala Virtual Piso 1" w:date="2014-03-13T12:01:00Z">
                <w:rPr>
                  <w:rFonts w:ascii="Calibri" w:eastAsia="DejaVu Sans" w:hAnsi="Calibri" w:cs="Calibri"/>
                  <w:color w:val="0000FF" w:themeColor="hyperlink"/>
                  <w:szCs w:val="22"/>
                  <w:u w:val="single"/>
                  <w:lang w:val="es-ES"/>
                </w:rPr>
              </w:rPrChange>
            </w:rPr>
            <w:delText>V</w:delText>
          </w:r>
        </w:del>
      </w:ins>
      <w:ins w:id="5603" w:author="Sala Virtual Piso 1" w:date="2014-03-13T12:00:00Z">
        <w:r w:rsidR="0046150E" w:rsidRPr="0046150E">
          <w:rPr>
            <w:highlight w:val="red"/>
            <w:lang w:val="es-ES"/>
          </w:rPr>
          <w:t>v</w:t>
        </w:r>
      </w:ins>
      <w:ins w:id="5604" w:author="Sergio" w:date="2014-03-12T19:16:00Z">
        <w:r w:rsidR="002956A8" w:rsidRPr="002956A8">
          <w:rPr>
            <w:highlight w:val="red"/>
            <w:lang w:val="es-ES"/>
            <w:rPrChange w:id="5605" w:author="Sala Virtual Piso 1" w:date="2014-03-13T12:01:00Z">
              <w:rPr>
                <w:rFonts w:ascii="Calibri" w:eastAsia="DejaVu Sans" w:hAnsi="Calibri" w:cs="Calibri"/>
                <w:color w:val="0000FF" w:themeColor="hyperlink"/>
                <w:szCs w:val="22"/>
                <w:u w:val="single"/>
                <w:lang w:val="es-ES"/>
              </w:rPr>
            </w:rPrChange>
          </w:rPr>
          <w:t xml:space="preserve">er </w:t>
        </w:r>
        <w:del w:id="5606" w:author="Sala Virtual Piso 1" w:date="2014-03-13T12:00:00Z">
          <w:r w:rsidR="002956A8" w:rsidRPr="002956A8">
            <w:rPr>
              <w:highlight w:val="red"/>
              <w:lang w:val="es-ES"/>
              <w:rPrChange w:id="5607" w:author="Sala Virtual Piso 1" w:date="2014-03-13T12:01:00Z">
                <w:rPr>
                  <w:rFonts w:ascii="Calibri" w:eastAsia="DejaVu Sans" w:hAnsi="Calibri" w:cs="Calibri"/>
                  <w:color w:val="0000FF" w:themeColor="hyperlink"/>
                  <w:szCs w:val="22"/>
                  <w:u w:val="single"/>
                  <w:lang w:val="es-ES"/>
                </w:rPr>
              </w:rPrChange>
            </w:rPr>
            <w:delText>anexo R</w:delText>
          </w:r>
        </w:del>
      </w:ins>
      <w:ins w:id="5608" w:author="Sala Virtual Piso 1" w:date="2014-03-13T12:00:00Z">
        <w:r w:rsidR="002956A8" w:rsidRPr="002956A8">
          <w:rPr>
            <w:highlight w:val="red"/>
            <w:lang w:val="es-ES"/>
            <w:rPrChange w:id="5609" w:author="Sala Virtual Piso 1" w:date="2014-03-13T12:01:00Z">
              <w:rPr>
                <w:color w:val="0000FF" w:themeColor="hyperlink"/>
                <w:u w:val="single"/>
                <w:lang w:val="es-ES"/>
              </w:rPr>
            </w:rPrChange>
          </w:rPr>
          <w:t>vínculo</w:t>
        </w:r>
      </w:ins>
      <w:ins w:id="5610" w:author="Sergio" w:date="2014-03-12T19:16:00Z">
        <w:del w:id="5611" w:author="Sala Virtual Piso 1" w:date="2014-03-13T12:00:00Z">
          <w:r w:rsidR="002956A8" w:rsidRPr="002956A8">
            <w:rPr>
              <w:highlight w:val="red"/>
              <w:lang w:val="es-ES"/>
              <w:rPrChange w:id="5612" w:author="Sergio" w:date="2014-03-12T19:16:00Z">
                <w:rPr>
                  <w:rFonts w:ascii="Calibri" w:eastAsia="DejaVu Sans" w:hAnsi="Calibri" w:cs="Calibri"/>
                  <w:color w:val="0000FF" w:themeColor="hyperlink"/>
                  <w:szCs w:val="22"/>
                  <w:u w:val="single"/>
                  <w:lang w:val="es-ES"/>
                </w:rPr>
              </w:rPrChange>
            </w:rPr>
            <w:delText>eporte gerencial</w:delText>
          </w:r>
        </w:del>
        <w:r>
          <w:rPr>
            <w:lang w:val="es-ES"/>
          </w:rPr>
          <w:t>).</w:t>
        </w:r>
      </w:ins>
    </w:p>
    <w:p w:rsidR="000C4ADE" w:rsidRDefault="00202678">
      <w:pPr>
        <w:pStyle w:val="FormatoIngesoft"/>
        <w:numPr>
          <w:ilvl w:val="0"/>
          <w:numId w:val="32"/>
        </w:numPr>
        <w:jc w:val="both"/>
        <w:rPr>
          <w:ins w:id="5613" w:author="Sergio" w:date="2014-03-12T19:16:00Z"/>
          <w:lang w:val="es-ES"/>
        </w:rPr>
      </w:pPr>
      <w:ins w:id="5614" w:author="Sergio" w:date="2014-03-12T19:16:00Z">
        <w:r>
          <w:rPr>
            <w:lang w:val="es-ES"/>
          </w:rPr>
          <w:t>Reporte Control de Calidad (</w:t>
        </w:r>
        <w:del w:id="5615" w:author="Estudiante" w:date="2014-03-13T05:03:00Z">
          <w:r w:rsidR="002956A8" w:rsidRPr="002956A8">
            <w:rPr>
              <w:highlight w:val="red"/>
              <w:lang w:val="es-ES"/>
              <w:rPrChange w:id="5616" w:author="Sergio" w:date="2014-03-12T19:16:00Z">
                <w:rPr>
                  <w:rFonts w:ascii="Calibri" w:eastAsia="DejaVu Sans" w:hAnsi="Calibri" w:cs="Calibri"/>
                  <w:color w:val="0000FF" w:themeColor="hyperlink"/>
                  <w:szCs w:val="22"/>
                  <w:u w:val="single"/>
                  <w:lang w:val="es-ES"/>
                </w:rPr>
              </w:rPrChange>
            </w:rPr>
            <w:delText>Queda pendiente los anexos!!!!!!!).</w:delText>
          </w:r>
        </w:del>
      </w:ins>
      <w:ins w:id="5617" w:author="Estudiante" w:date="2014-03-13T05:03:00Z">
        <w:r w:rsidR="00245429">
          <w:rPr>
            <w:lang w:val="es-ES"/>
          </w:rPr>
          <w:t xml:space="preserve">Véase sección </w:t>
        </w:r>
      </w:ins>
      <w:ins w:id="5618" w:author="Estudiante" w:date="2014-03-13T05:04:00Z">
        <w:r w:rsidR="002956A8" w:rsidRPr="007A2E09">
          <w:rPr>
            <w:lang w:val="es-ES"/>
          </w:rPr>
          <w:fldChar w:fldCharType="begin"/>
        </w:r>
        <w:r w:rsidR="00245429" w:rsidRPr="00245429">
          <w:rPr>
            <w:lang w:val="es-ES"/>
          </w:rPr>
          <w:instrText xml:space="preserve"> HYPERLINK  \l "_Control_de_Calidad" </w:instrText>
        </w:r>
        <w:r w:rsidR="002956A8" w:rsidRPr="007A2E09">
          <w:rPr>
            <w:lang w:val="es-ES"/>
          </w:rPr>
          <w:fldChar w:fldCharType="separate"/>
        </w:r>
        <w:r w:rsidR="00245429" w:rsidRPr="00AB47A2">
          <w:rPr>
            <w:rStyle w:val="Hipervnculo"/>
            <w:color w:val="auto"/>
            <w:lang w:val="es-ES"/>
          </w:rPr>
          <w:t>12.5</w:t>
        </w:r>
        <w:r w:rsidR="002956A8" w:rsidRPr="007A2E09">
          <w:rPr>
            <w:lang w:val="es-ES"/>
          </w:rPr>
          <w:fldChar w:fldCharType="end"/>
        </w:r>
        <w:r w:rsidR="00245429">
          <w:rPr>
            <w:lang w:val="es-ES"/>
          </w:rPr>
          <w:t>)</w:t>
        </w:r>
      </w:ins>
      <w:commentRangeEnd w:id="5597"/>
      <w:r w:rsidR="0063152F">
        <w:rPr>
          <w:rStyle w:val="Refdecomentario"/>
          <w:rFonts w:ascii="Calibri" w:eastAsia="DejaVu Sans" w:hAnsi="Calibri" w:cs="Calibri"/>
          <w:lang w:val="es-ES"/>
        </w:rPr>
        <w:commentReference w:id="5597"/>
      </w:r>
    </w:p>
    <w:p w:rsidR="000C4ADE" w:rsidRDefault="00202678">
      <w:pPr>
        <w:pStyle w:val="FormatoIngesoft"/>
        <w:numPr>
          <w:ilvl w:val="0"/>
          <w:numId w:val="32"/>
        </w:numPr>
        <w:jc w:val="both"/>
        <w:rPr>
          <w:ins w:id="5619" w:author="Sergio" w:date="2014-03-12T19:16:00Z"/>
          <w:lang w:val="es-ES"/>
        </w:rPr>
      </w:pPr>
      <w:ins w:id="5620" w:author="Sergio" w:date="2014-03-12T19:16:00Z">
        <w:r>
          <w:rPr>
            <w:lang w:val="es-ES"/>
          </w:rPr>
          <w:t>Actas de Reunión (</w:t>
        </w:r>
        <w:del w:id="5621" w:author="Sala Virtual Piso 1" w:date="2014-03-13T12:02:00Z">
          <w:r w:rsidR="002956A8" w:rsidRPr="002956A8">
            <w:rPr>
              <w:lang w:val="es-ES"/>
              <w:rPrChange w:id="5622" w:author="Sala Virtual Piso 1" w:date="2014-03-13T12:01:00Z">
                <w:rPr>
                  <w:rFonts w:ascii="Calibri" w:eastAsia="DejaVu Sans" w:hAnsi="Calibri" w:cs="Calibri"/>
                  <w:color w:val="0000FF" w:themeColor="hyperlink"/>
                  <w:szCs w:val="22"/>
                  <w:u w:val="single"/>
                  <w:lang w:val="es-ES"/>
                </w:rPr>
              </w:rPrChange>
            </w:rPr>
            <w:delText>V</w:delText>
          </w:r>
        </w:del>
      </w:ins>
      <w:ins w:id="5623" w:author="Sala Virtual Piso 1" w:date="2014-03-13T12:02:00Z">
        <w:r w:rsidR="0046150E">
          <w:rPr>
            <w:lang w:val="es-ES"/>
          </w:rPr>
          <w:t>v</w:t>
        </w:r>
      </w:ins>
      <w:ins w:id="5624" w:author="Sergio" w:date="2014-03-12T19:16:00Z">
        <w:r w:rsidR="002956A8" w:rsidRPr="002956A8">
          <w:rPr>
            <w:lang w:val="es-ES"/>
            <w:rPrChange w:id="5625" w:author="Sala Virtual Piso 1" w:date="2014-03-13T12:01:00Z">
              <w:rPr>
                <w:rFonts w:ascii="Calibri" w:eastAsia="DejaVu Sans" w:hAnsi="Calibri" w:cs="Calibri"/>
                <w:color w:val="0000FF" w:themeColor="hyperlink"/>
                <w:szCs w:val="22"/>
                <w:u w:val="single"/>
                <w:lang w:val="es-ES"/>
              </w:rPr>
            </w:rPrChange>
          </w:rPr>
          <w:t xml:space="preserve">er </w:t>
        </w:r>
      </w:ins>
      <w:ins w:id="5626" w:author="Sala Virtual Piso 1" w:date="2014-03-13T12:02:00Z">
        <w:r w:rsidR="002956A8">
          <w:rPr>
            <w:highlight w:val="red"/>
            <w:lang w:val="es-ES"/>
          </w:rPr>
          <w:fldChar w:fldCharType="begin"/>
        </w:r>
      </w:ins>
      <w:ins w:id="5627" w:author="Estudiante" w:date="2014-04-01T17:36:00Z">
        <w:r w:rsidR="001B2A73">
          <w:rPr>
            <w:highlight w:val="red"/>
            <w:lang w:val="es-ES"/>
          </w:rPr>
          <w:instrText>HYPERLINK "C:\\Users\\Estudiante\\AppData\\Local\\Temp\\Actas"</w:instrText>
        </w:r>
      </w:ins>
      <w:ins w:id="5628" w:author="Sala Virtual Piso 1" w:date="2014-03-13T12:02:00Z">
        <w:del w:id="5629" w:author="Estudiante" w:date="2014-04-01T17:36:00Z">
          <w:r w:rsidR="0046150E" w:rsidDel="001B2A73">
            <w:rPr>
              <w:highlight w:val="red"/>
              <w:lang w:val="es-ES"/>
            </w:rPr>
            <w:delInstrText xml:space="preserve"> HYPERLINK "Actas" </w:delInstrText>
          </w:r>
        </w:del>
        <w:r w:rsidR="002956A8">
          <w:rPr>
            <w:highlight w:val="red"/>
            <w:lang w:val="es-ES"/>
          </w:rPr>
          <w:fldChar w:fldCharType="separate"/>
        </w:r>
        <w:del w:id="5630" w:author="Sala Virtual Piso 1" w:date="2014-03-13T12:01:00Z">
          <w:r w:rsidR="002956A8" w:rsidRPr="002956A8">
            <w:rPr>
              <w:rStyle w:val="Hipervnculo"/>
              <w:highlight w:val="red"/>
              <w:lang w:val="es-CO"/>
              <w:rPrChange w:id="5631" w:author="FELIPE BERNAL" w:date="2014-03-13T13:22:00Z">
                <w:rPr>
                  <w:rFonts w:ascii="Calibri" w:eastAsia="DejaVu Sans" w:hAnsi="Calibri" w:cs="Calibri"/>
                  <w:color w:val="0000FF" w:themeColor="hyperlink"/>
                  <w:szCs w:val="22"/>
                  <w:u w:val="single"/>
                  <w:lang w:val="es-ES"/>
                </w:rPr>
              </w:rPrChange>
            </w:rPr>
            <w:delText>anexo Actas de reunión</w:delText>
          </w:r>
        </w:del>
        <w:r w:rsidR="0046150E" w:rsidRPr="0046150E">
          <w:rPr>
            <w:rStyle w:val="Hipervnculo"/>
            <w:lang w:val="es-ES"/>
          </w:rPr>
          <w:t>vínculo</w:t>
        </w:r>
        <w:r w:rsidR="002956A8">
          <w:rPr>
            <w:highlight w:val="red"/>
            <w:lang w:val="es-ES"/>
          </w:rPr>
          <w:fldChar w:fldCharType="end"/>
        </w:r>
      </w:ins>
      <w:ins w:id="5632" w:author="Sergio" w:date="2014-03-12T19:16:00Z">
        <w:r>
          <w:rPr>
            <w:lang w:val="es-ES"/>
          </w:rPr>
          <w:t>).</w:t>
        </w:r>
      </w:ins>
      <w:commentRangeEnd w:id="5598"/>
      <w:r w:rsidR="004338FD">
        <w:rPr>
          <w:rStyle w:val="Refdecomentario"/>
          <w:rFonts w:ascii="Calibri" w:eastAsia="DejaVu Sans" w:hAnsi="Calibri" w:cs="Calibri"/>
          <w:lang w:val="es-ES"/>
        </w:rPr>
        <w:commentReference w:id="5598"/>
      </w:r>
    </w:p>
    <w:p w:rsidR="00202678" w:rsidRDefault="00202678" w:rsidP="00202678">
      <w:pPr>
        <w:pStyle w:val="FormatoIngesoft"/>
        <w:jc w:val="both"/>
        <w:rPr>
          <w:ins w:id="5633" w:author="Sergio" w:date="2014-03-12T19:16:00Z"/>
          <w:lang w:val="es-ES"/>
        </w:rPr>
      </w:pPr>
      <w:ins w:id="5634" w:author="Sergio" w:date="2014-03-12T19:16:00Z">
        <w:r>
          <w:rPr>
            <w:lang w:val="es-ES"/>
          </w:rPr>
          <w:t>Esto en conjunto con los requerimientos solicitados</w:t>
        </w:r>
      </w:ins>
      <w:ins w:id="5635" w:author="Sergio" w:date="2014-03-13T00:48:00Z">
        <w:r w:rsidR="008D41C0">
          <w:rPr>
            <w:lang w:val="es-ES"/>
          </w:rPr>
          <w:t>,</w:t>
        </w:r>
      </w:ins>
      <w:ins w:id="5636" w:author="Sergio" w:date="2014-03-12T19:16:00Z">
        <w:r>
          <w:rPr>
            <w:lang w:val="es-ES"/>
          </w:rPr>
          <w:t xml:space="preserve"> </w:t>
        </w:r>
        <w:r>
          <w:rPr>
            <w:rStyle w:val="Refdecomentario"/>
            <w:rFonts w:asciiTheme="minorHAnsi" w:hAnsiTheme="minorHAnsi" w:cstheme="minorBidi"/>
          </w:rPr>
          <w:commentReference w:id="5637"/>
        </w:r>
        <w:r>
          <w:rPr>
            <w:lang w:val="es-ES"/>
          </w:rPr>
          <w:t>se entrega al cliente para que analice y valore la calidad del trabajo.</w:t>
        </w:r>
      </w:ins>
    </w:p>
    <w:p w:rsidR="00202678" w:rsidRPr="00C9204A" w:rsidRDefault="00202678" w:rsidP="00202678">
      <w:pPr>
        <w:pStyle w:val="FormatoIngesoft"/>
        <w:jc w:val="both"/>
        <w:rPr>
          <w:ins w:id="5638" w:author="Sergio" w:date="2014-03-12T19:16:00Z"/>
          <w:b/>
          <w:lang w:val="es-ES"/>
        </w:rPr>
      </w:pPr>
      <w:ins w:id="5639" w:author="Sergio" w:date="2014-03-12T19:16:00Z">
        <w:r w:rsidRPr="00C9204A">
          <w:rPr>
            <w:b/>
            <w:lang w:val="es-ES"/>
          </w:rPr>
          <w:t>Segunda etapa</w:t>
        </w:r>
      </w:ins>
    </w:p>
    <w:p w:rsidR="00202678" w:rsidRPr="007A06AA" w:rsidRDefault="00202678" w:rsidP="00202678">
      <w:pPr>
        <w:pStyle w:val="FormatoIngesoft"/>
        <w:jc w:val="both"/>
        <w:rPr>
          <w:ins w:id="5640" w:author="Sergio" w:date="2014-03-12T19:16:00Z"/>
          <w:lang w:val="es-ES"/>
        </w:rPr>
      </w:pPr>
      <w:ins w:id="5641" w:author="Sergio" w:date="2014-03-12T19:16:00Z">
        <w:r>
          <w:rPr>
            <w:lang w:val="es-ES"/>
          </w:rPr>
          <w:t>Después de la valoración dada por el cliente se realiza una reunión en donde el grupo de trabajo lee las valoraciones hechas por el cliente y se realizan las respectivas correcciones (si son necesarias).</w:t>
        </w:r>
      </w:ins>
    </w:p>
    <w:p w:rsidR="00202678" w:rsidRDefault="00202678">
      <w:pPr>
        <w:rPr>
          <w:ins w:id="5642" w:author="Sergio" w:date="2014-03-12T19:15:00Z"/>
          <w:rFonts w:ascii="Arial" w:hAnsi="Arial" w:cs="Arial"/>
          <w:color w:val="000090"/>
          <w:lang w:val="es-ES_tradnl"/>
        </w:rPr>
      </w:pPr>
    </w:p>
    <w:p w:rsidR="00380229" w:rsidDel="00202678" w:rsidRDefault="005B51FA">
      <w:pPr>
        <w:rPr>
          <w:del w:id="5643" w:author="Sergio" w:date="2014-03-12T19:15:00Z"/>
          <w:rFonts w:ascii="Arial" w:hAnsi="Arial" w:cs="Arial"/>
          <w:lang w:val="es-ES_tradnl"/>
        </w:rPr>
      </w:pPr>
      <w:del w:id="5644" w:author="Sergio" w:date="2014-03-12T19:15:00Z">
        <w:r w:rsidRPr="0007042C" w:rsidDel="00202678">
          <w:rPr>
            <w:rFonts w:ascii="Arial" w:hAnsi="Arial" w:cs="Arial"/>
            <w:color w:val="000090"/>
            <w:lang w:val="es-ES_tradnl"/>
          </w:rPr>
          <w:delText>Propósito: Que los integrantes del proyecto y las entidades externas a éste, sepan qué hay que hacer para cerrar el proyecto</w:delText>
        </w:r>
        <w:bookmarkStart w:id="5645" w:name="_Toc382416727"/>
        <w:bookmarkStart w:id="5646" w:name="_Toc382419560"/>
        <w:bookmarkStart w:id="5647" w:name="_Toc382419906"/>
        <w:bookmarkStart w:id="5648" w:name="_Toc382420413"/>
        <w:bookmarkStart w:id="5649" w:name="_Toc382420523"/>
        <w:bookmarkStart w:id="5650" w:name="_Toc382427965"/>
        <w:bookmarkStart w:id="5651" w:name="_Toc382428792"/>
        <w:bookmarkStart w:id="5652" w:name="_Toc382436077"/>
        <w:bookmarkStart w:id="5653" w:name="_Toc382447375"/>
        <w:bookmarkStart w:id="5654" w:name="_Toc382447917"/>
        <w:bookmarkStart w:id="5655" w:name="_Toc382448344"/>
        <w:bookmarkStart w:id="5656" w:name="_Toc382448550"/>
        <w:bookmarkStart w:id="5657" w:name="_Toc382448679"/>
        <w:bookmarkStart w:id="5658" w:name="_Toc382448806"/>
        <w:bookmarkStart w:id="5659" w:name="_Toc382448932"/>
        <w:bookmarkStart w:id="5660" w:name="_Toc382449058"/>
        <w:bookmarkStart w:id="5661" w:name="_Toc382449156"/>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del>
    </w:p>
    <w:p w:rsidR="00380229" w:rsidDel="00202678" w:rsidRDefault="005B51FA">
      <w:pPr>
        <w:rPr>
          <w:del w:id="5662" w:author="Sergio" w:date="2014-03-12T19:15:00Z"/>
          <w:rFonts w:ascii="Arial" w:hAnsi="Arial" w:cs="Arial"/>
          <w:lang w:val="es-ES_tradnl"/>
        </w:rPr>
      </w:pPr>
      <w:del w:id="5663" w:author="Sergio" w:date="2014-03-12T19:15:00Z">
        <w:r w:rsidRPr="0007042C" w:rsidDel="00202678">
          <w:rPr>
            <w:rFonts w:ascii="Arial" w:hAnsi="Arial" w:cs="Arial"/>
            <w:color w:val="000090"/>
            <w:lang w:val="es-ES_tradnl"/>
          </w:rPr>
          <w:delText xml:space="preserve">Contenido: En un proyecto real, esta sección describiría las acciones a seguir al finalizar el proyecto. Para efectos del curso, se deben describir las acciones </w:delText>
        </w:r>
        <w:r w:rsidR="0057789B" w:rsidRPr="0007042C" w:rsidDel="00202678">
          <w:rPr>
            <w:rFonts w:ascii="Arial" w:hAnsi="Arial" w:cs="Arial"/>
            <w:color w:val="000090"/>
            <w:lang w:val="es-ES_tradnl"/>
          </w:rPr>
          <w:delText xml:space="preserve">e insumos necesarios, para las actividades </w:delText>
        </w:r>
        <w:r w:rsidRPr="0007042C" w:rsidDel="00202678">
          <w:rPr>
            <w:rFonts w:ascii="Arial" w:hAnsi="Arial" w:cs="Arial"/>
            <w:color w:val="000090"/>
            <w:lang w:val="es-ES_tradnl"/>
          </w:rPr>
          <w:delText>a realizar previas a la cada entrega del proyecto: post-mortem de la fase, elaboración del reporte gerencial, etc.</w:delText>
        </w:r>
        <w:bookmarkStart w:id="5664" w:name="_Toc382416728"/>
        <w:bookmarkStart w:id="5665" w:name="_Toc382419561"/>
        <w:bookmarkStart w:id="5666" w:name="_Toc382419907"/>
        <w:bookmarkStart w:id="5667" w:name="_Toc382420414"/>
        <w:bookmarkStart w:id="5668" w:name="_Toc382420524"/>
        <w:bookmarkStart w:id="5669" w:name="_Toc382427966"/>
        <w:bookmarkStart w:id="5670" w:name="_Toc382428793"/>
        <w:bookmarkStart w:id="5671" w:name="_Toc382436078"/>
        <w:bookmarkStart w:id="5672" w:name="_Toc382447376"/>
        <w:bookmarkStart w:id="5673" w:name="_Toc382447918"/>
        <w:bookmarkStart w:id="5674" w:name="_Toc382448345"/>
        <w:bookmarkStart w:id="5675" w:name="_Toc382448551"/>
        <w:bookmarkStart w:id="5676" w:name="_Toc382448680"/>
        <w:bookmarkStart w:id="5677" w:name="_Toc382448807"/>
        <w:bookmarkStart w:id="5678" w:name="_Toc382448933"/>
        <w:bookmarkStart w:id="5679" w:name="_Toc382449059"/>
        <w:bookmarkStart w:id="5680" w:name="_Toc382449157"/>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del>
    </w:p>
    <w:p w:rsidR="00380229" w:rsidDel="00202678" w:rsidRDefault="005B51FA">
      <w:pPr>
        <w:rPr>
          <w:del w:id="5681" w:author="Sergio" w:date="2014-03-12T19:15:00Z"/>
          <w:rFonts w:ascii="Arial" w:hAnsi="Arial" w:cs="Arial"/>
          <w:lang w:val="es-ES_tradnl"/>
        </w:rPr>
      </w:pPr>
      <w:del w:id="5682" w:author="Sergio" w:date="2014-03-12T19:15:00Z">
        <w:r w:rsidRPr="0007042C" w:rsidDel="00202678">
          <w:rPr>
            <w:rFonts w:ascii="Arial" w:hAnsi="Arial" w:cs="Arial"/>
            <w:color w:val="000090"/>
            <w:lang w:val="es-ES_tradnl"/>
          </w:rPr>
          <w:delText>Tamaño máximo: 1/2 página</w:delText>
        </w:r>
        <w:bookmarkStart w:id="5683" w:name="_Toc382416729"/>
        <w:bookmarkStart w:id="5684" w:name="_Toc382419562"/>
        <w:bookmarkStart w:id="5685" w:name="_Toc382419908"/>
        <w:bookmarkStart w:id="5686" w:name="_Toc382420415"/>
        <w:bookmarkStart w:id="5687" w:name="_Toc382420525"/>
        <w:bookmarkStart w:id="5688" w:name="_Toc382427967"/>
        <w:bookmarkStart w:id="5689" w:name="_Toc382428794"/>
        <w:bookmarkStart w:id="5690" w:name="_Toc382436079"/>
        <w:bookmarkStart w:id="5691" w:name="_Toc382447377"/>
        <w:bookmarkStart w:id="5692" w:name="_Toc382447919"/>
        <w:bookmarkStart w:id="5693" w:name="_Toc382448346"/>
        <w:bookmarkStart w:id="5694" w:name="_Toc382448552"/>
        <w:bookmarkStart w:id="5695" w:name="_Toc382448681"/>
        <w:bookmarkStart w:id="5696" w:name="_Toc382448808"/>
        <w:bookmarkStart w:id="5697" w:name="_Toc382448934"/>
        <w:bookmarkStart w:id="5698" w:name="_Toc382449060"/>
        <w:bookmarkStart w:id="5699" w:name="_Toc382449158"/>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del>
    </w:p>
    <w:p w:rsidR="00380229" w:rsidDel="00202678" w:rsidRDefault="005B51FA">
      <w:pPr>
        <w:rPr>
          <w:del w:id="5700" w:author="Sergio" w:date="2014-03-12T19:16:00Z"/>
          <w:rFonts w:ascii="Arial" w:hAnsi="Arial" w:cs="Arial"/>
          <w:lang w:val="es-ES_tradnl"/>
        </w:rPr>
      </w:pPr>
      <w:del w:id="5701" w:author="Sergio" w:date="2014-03-12T19:16:00Z">
        <w:r w:rsidRPr="0007042C" w:rsidDel="00202678">
          <w:rPr>
            <w:rFonts w:ascii="Arial" w:hAnsi="Arial" w:cs="Arial"/>
            <w:color w:val="000090"/>
            <w:lang w:val="es-ES_tradnl"/>
          </w:rPr>
          <w:delText>Referencias: [1], sección 5.6.7</w:delText>
        </w:r>
        <w:bookmarkStart w:id="5702" w:name="_Toc382416730"/>
        <w:bookmarkStart w:id="5703" w:name="_Toc382419563"/>
        <w:bookmarkStart w:id="5704" w:name="_Toc382419909"/>
        <w:bookmarkStart w:id="5705" w:name="_Toc382420416"/>
        <w:bookmarkStart w:id="5706" w:name="_Toc382420526"/>
        <w:bookmarkStart w:id="5707" w:name="_Toc382427968"/>
        <w:bookmarkStart w:id="5708" w:name="_Toc382428795"/>
        <w:bookmarkStart w:id="5709" w:name="_Toc382436080"/>
        <w:bookmarkStart w:id="5710" w:name="_Toc382447378"/>
        <w:bookmarkStart w:id="5711" w:name="_Toc382447920"/>
        <w:bookmarkStart w:id="5712" w:name="_Toc382448347"/>
        <w:bookmarkStart w:id="5713" w:name="_Toc382448553"/>
        <w:bookmarkStart w:id="5714" w:name="_Toc382448682"/>
        <w:bookmarkStart w:id="5715" w:name="_Toc382448809"/>
        <w:bookmarkStart w:id="5716" w:name="_Toc382448935"/>
        <w:bookmarkStart w:id="5717" w:name="_Toc382449061"/>
        <w:bookmarkStart w:id="5718" w:name="_Toc382449159"/>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del>
    </w:p>
    <w:p w:rsidR="00380229" w:rsidRDefault="005B51FA">
      <w:pPr>
        <w:pStyle w:val="Ttulo1"/>
        <w:rPr>
          <w:rFonts w:ascii="Arial" w:hAnsi="Arial" w:cs="Arial"/>
          <w:lang w:val="es-ES_tradnl"/>
        </w:rPr>
      </w:pPr>
      <w:bookmarkStart w:id="5719" w:name="_Toc384230550"/>
      <w:commentRangeStart w:id="5720"/>
      <w:r w:rsidRPr="0007042C">
        <w:rPr>
          <w:rFonts w:ascii="Arial" w:hAnsi="Arial" w:cs="Arial"/>
          <w:lang w:val="es-ES_tradnl"/>
        </w:rPr>
        <w:t>Entrega del Producto</w:t>
      </w:r>
      <w:commentRangeEnd w:id="5720"/>
      <w:r w:rsidR="0063152F">
        <w:rPr>
          <w:rStyle w:val="Refdecomentario"/>
          <w:rFonts w:ascii="Calibri" w:hAnsi="Calibri"/>
          <w:b w:val="0"/>
          <w:bCs w:val="0"/>
        </w:rPr>
        <w:commentReference w:id="5720"/>
      </w:r>
      <w:bookmarkEnd w:id="5719"/>
    </w:p>
    <w:p w:rsidR="00380229" w:rsidRDefault="00380229">
      <w:pPr>
        <w:rPr>
          <w:rFonts w:ascii="Arial" w:hAnsi="Arial" w:cs="Arial"/>
          <w:color w:val="000090"/>
          <w:lang w:val="es-ES_tradnl"/>
        </w:rPr>
      </w:pPr>
    </w:p>
    <w:p w:rsidR="00380229" w:rsidRDefault="00D61D07">
      <w:pPr>
        <w:rPr>
          <w:rFonts w:ascii="Arial" w:hAnsi="Arial" w:cs="Arial"/>
          <w:szCs w:val="24"/>
          <w:lang w:val="es-CO"/>
        </w:rPr>
      </w:pPr>
      <w:r>
        <w:rPr>
          <w:rFonts w:ascii="Arial" w:hAnsi="Arial" w:cs="Arial"/>
          <w:szCs w:val="24"/>
          <w:lang w:val="es-CO"/>
        </w:rPr>
        <w:t xml:space="preserve">La entrega del producto al cliente, corresponde a la entrega #3 presentada en la sección </w:t>
      </w:r>
      <w:del w:id="5721" w:author="Sala Virtual Piso 1" w:date="2014-03-13T12:04:00Z">
        <w:r w:rsidDel="005B194E">
          <w:rPr>
            <w:rFonts w:ascii="Arial" w:hAnsi="Arial" w:cs="Arial"/>
            <w:szCs w:val="24"/>
            <w:lang w:val="es-CO"/>
          </w:rPr>
          <w:delText xml:space="preserve">(ver </w:delText>
        </w:r>
      </w:del>
      <w:r w:rsidR="002956A8" w:rsidRPr="002956A8">
        <w:rPr>
          <w:u w:val="single"/>
          <w:rPrChange w:id="5722" w:author="Estudiante" w:date="2014-03-13T05:05:00Z">
            <w:rPr>
              <w:rFonts w:ascii="Arial" w:eastAsiaTheme="minorHAnsi" w:hAnsi="Arial" w:cs="Arial"/>
              <w:color w:val="0000FF" w:themeColor="hyperlink"/>
              <w:szCs w:val="24"/>
              <w:u w:val="single"/>
              <w:lang w:val="en-US"/>
            </w:rPr>
          </w:rPrChange>
        </w:rPr>
        <w:fldChar w:fldCharType="begin"/>
      </w:r>
      <w:r w:rsidR="002956A8" w:rsidRPr="002956A8">
        <w:rPr>
          <w:u w:val="single"/>
          <w:rPrChange w:id="5723" w:author="Estudiante" w:date="2014-03-13T05:05:00Z">
            <w:rPr>
              <w:rFonts w:ascii="Arial" w:eastAsiaTheme="minorHAnsi" w:hAnsi="Arial" w:cs="Arial"/>
              <w:color w:val="0000FF" w:themeColor="hyperlink"/>
              <w:szCs w:val="24"/>
              <w:u w:val="single"/>
              <w:lang w:val="en-US"/>
            </w:rPr>
          </w:rPrChange>
        </w:rPr>
        <w:instrText xml:space="preserve"> REF _Ref382262050 \r \h  \* MERGEFORMAT </w:instrText>
      </w:r>
      <w:r w:rsidR="002956A8" w:rsidRPr="002956A8">
        <w:rPr>
          <w:u w:val="single"/>
          <w:rPrChange w:id="5724" w:author="Estudiante" w:date="2014-03-13T05:05:00Z">
            <w:rPr>
              <w:u w:val="single"/>
            </w:rPr>
          </w:rPrChange>
        </w:rPr>
      </w:r>
      <w:r w:rsidR="002956A8" w:rsidRPr="002956A8">
        <w:rPr>
          <w:u w:val="single"/>
          <w:rPrChange w:id="5725" w:author="Estudiante" w:date="2014-03-13T05:05:00Z">
            <w:rPr>
              <w:rFonts w:ascii="Arial" w:eastAsiaTheme="minorHAnsi" w:hAnsi="Arial" w:cs="Arial"/>
              <w:color w:val="0000FF" w:themeColor="hyperlink"/>
              <w:szCs w:val="24"/>
              <w:u w:val="single"/>
              <w:lang w:val="en-US"/>
            </w:rPr>
          </w:rPrChange>
        </w:rPr>
        <w:fldChar w:fldCharType="separate"/>
      </w:r>
      <w:ins w:id="5726" w:author="Estudiante" w:date="2014-04-01T16:48:00Z">
        <w:r w:rsidR="002956A8" w:rsidRPr="002956A8">
          <w:rPr>
            <w:rFonts w:ascii="Arial" w:hAnsi="Arial" w:cs="Arial"/>
            <w:szCs w:val="24"/>
            <w:u w:val="single"/>
            <w:lang w:val="es-CO"/>
            <w:rPrChange w:id="5727" w:author="Estudiante" w:date="2014-04-01T16:48:00Z">
              <w:rPr>
                <w:rFonts w:ascii="Arial" w:eastAsiaTheme="minorHAnsi" w:hAnsi="Arial" w:cs="Arial"/>
                <w:color w:val="0000FF" w:themeColor="hyperlink"/>
                <w:szCs w:val="24"/>
                <w:u w:val="single"/>
                <w:lang w:val="en-US"/>
              </w:rPr>
            </w:rPrChange>
          </w:rPr>
          <w:t>8.3</w:t>
        </w:r>
      </w:ins>
      <w:del w:id="5728" w:author="Estudiante" w:date="2014-04-01T16:48:00Z">
        <w:r w:rsidR="000910A8" w:rsidRPr="000910A8" w:rsidDel="000910A8">
          <w:rPr>
            <w:rFonts w:ascii="Arial" w:hAnsi="Arial" w:cs="Arial"/>
            <w:szCs w:val="24"/>
            <w:u w:val="single"/>
            <w:lang w:val="es-CO"/>
          </w:rPr>
          <w:delText>8.3</w:delText>
        </w:r>
      </w:del>
      <w:r w:rsidR="002956A8" w:rsidRPr="002956A8">
        <w:rPr>
          <w:u w:val="single"/>
          <w:rPrChange w:id="5729" w:author="Estudiante" w:date="2014-03-13T05:05:00Z">
            <w:rPr>
              <w:rFonts w:ascii="Arial" w:eastAsiaTheme="minorHAnsi" w:hAnsi="Arial" w:cs="Arial"/>
              <w:color w:val="0000FF" w:themeColor="hyperlink"/>
              <w:szCs w:val="24"/>
              <w:u w:val="single"/>
              <w:lang w:val="en-US"/>
            </w:rPr>
          </w:rPrChange>
        </w:rPr>
        <w:fldChar w:fldCharType="end"/>
      </w:r>
      <w:del w:id="5730" w:author="Sala Virtual Piso 1" w:date="2014-03-13T12:04:00Z">
        <w:r w:rsidDel="005B194E">
          <w:rPr>
            <w:rFonts w:ascii="Arial" w:hAnsi="Arial" w:cs="Arial"/>
            <w:szCs w:val="24"/>
            <w:lang w:val="es-CO"/>
          </w:rPr>
          <w:delText>)</w:delText>
        </w:r>
      </w:del>
      <w:r>
        <w:rPr>
          <w:rFonts w:ascii="Arial" w:hAnsi="Arial" w:cs="Arial"/>
          <w:szCs w:val="24"/>
          <w:lang w:val="es-CO"/>
        </w:rPr>
        <w:t xml:space="preserve">. Ahí se especifican que artefactos se van a entregar y que condiciones deben cumplir para que sean aceptados por el cliente. </w:t>
      </w:r>
    </w:p>
    <w:p w:rsidR="00380229" w:rsidRDefault="00D61D07">
      <w:pPr>
        <w:rPr>
          <w:rFonts w:ascii="Arial" w:hAnsi="Arial" w:cs="Arial"/>
          <w:szCs w:val="24"/>
          <w:lang w:val="es-CO"/>
        </w:rPr>
      </w:pPr>
      <w:r>
        <w:rPr>
          <w:rFonts w:ascii="Arial" w:hAnsi="Arial" w:cs="Arial"/>
          <w:szCs w:val="24"/>
          <w:lang w:val="es-CO"/>
        </w:rPr>
        <w:t>Se debe haber cumplido las siguientes actividades incluidas en la calendarización</w:t>
      </w:r>
      <w:ins w:id="5731" w:author="Sala Virtual Piso 1" w:date="2014-03-13T12:04:00Z">
        <w:r w:rsidR="005B194E">
          <w:rPr>
            <w:rFonts w:ascii="Arial" w:hAnsi="Arial" w:cs="Arial"/>
            <w:szCs w:val="24"/>
            <w:lang w:val="es-CO"/>
          </w:rPr>
          <w:t>,</w:t>
        </w:r>
      </w:ins>
      <w:del w:id="5732" w:author="Sala Virtual Piso 1" w:date="2014-03-13T12:04:00Z">
        <w:r w:rsidDel="005B194E">
          <w:rPr>
            <w:rFonts w:ascii="Arial" w:hAnsi="Arial" w:cs="Arial"/>
            <w:szCs w:val="24"/>
            <w:lang w:val="es-CO"/>
          </w:rPr>
          <w:delText>.</w:delText>
        </w:r>
      </w:del>
      <w:r>
        <w:rPr>
          <w:rFonts w:ascii="Arial" w:hAnsi="Arial" w:cs="Arial"/>
          <w:szCs w:val="24"/>
          <w:lang w:val="es-CO"/>
        </w:rPr>
        <w:t xml:space="preserve"> </w:t>
      </w:r>
      <w:del w:id="5733" w:author="Sala Virtual Piso 1" w:date="2014-03-13T12:04:00Z">
        <w:r w:rsidDel="005B194E">
          <w:rPr>
            <w:rFonts w:ascii="Arial" w:hAnsi="Arial" w:cs="Arial"/>
            <w:szCs w:val="24"/>
            <w:lang w:val="es-CO"/>
          </w:rPr>
          <w:delText xml:space="preserve">(Ver </w:delText>
        </w:r>
      </w:del>
      <w:r w:rsidR="002956A8" w:rsidRPr="002956A8">
        <w:rPr>
          <w:u w:val="single"/>
          <w:rPrChange w:id="5734" w:author="Sergio" w:date="2014-03-13T00:49:00Z">
            <w:rPr>
              <w:rFonts w:ascii="Arial" w:eastAsiaTheme="minorHAnsi" w:hAnsi="Arial" w:cs="Arial"/>
              <w:color w:val="0000FF" w:themeColor="hyperlink"/>
              <w:szCs w:val="24"/>
              <w:u w:val="single"/>
              <w:lang w:val="en-US"/>
            </w:rPr>
          </w:rPrChange>
        </w:rPr>
        <w:fldChar w:fldCharType="begin"/>
      </w:r>
      <w:r w:rsidR="002956A8" w:rsidRPr="002956A8">
        <w:rPr>
          <w:u w:val="single"/>
          <w:rPrChange w:id="5735" w:author="Sergio" w:date="2014-03-13T00:49:00Z">
            <w:rPr>
              <w:rFonts w:ascii="Arial" w:eastAsiaTheme="minorHAnsi" w:hAnsi="Arial" w:cs="Arial"/>
              <w:color w:val="0000FF" w:themeColor="hyperlink"/>
              <w:szCs w:val="24"/>
              <w:u w:val="single"/>
              <w:lang w:val="en-US"/>
            </w:rPr>
          </w:rPrChange>
        </w:rPr>
        <w:instrText xml:space="preserve"> REF _Ref382039570 \r \h  \* MERGEFORMAT </w:instrText>
      </w:r>
      <w:r w:rsidR="002956A8" w:rsidRPr="002956A8">
        <w:rPr>
          <w:u w:val="single"/>
          <w:rPrChange w:id="5736" w:author="Sergio" w:date="2014-03-13T00:49:00Z">
            <w:rPr>
              <w:u w:val="single"/>
            </w:rPr>
          </w:rPrChange>
        </w:rPr>
      </w:r>
      <w:r w:rsidR="002956A8" w:rsidRPr="002956A8">
        <w:rPr>
          <w:u w:val="single"/>
          <w:rPrChange w:id="5737" w:author="Sergio" w:date="2014-03-13T00:49:00Z">
            <w:rPr>
              <w:rFonts w:ascii="Arial" w:eastAsiaTheme="minorHAnsi" w:hAnsi="Arial" w:cs="Arial"/>
              <w:color w:val="0000FF" w:themeColor="hyperlink"/>
              <w:szCs w:val="24"/>
              <w:u w:val="single"/>
              <w:lang w:val="en-US"/>
            </w:rPr>
          </w:rPrChange>
        </w:rPr>
        <w:fldChar w:fldCharType="separate"/>
      </w:r>
      <w:ins w:id="5738" w:author="Estudiante" w:date="2014-04-01T16:48:00Z">
        <w:r w:rsidR="002956A8" w:rsidRPr="002956A8">
          <w:rPr>
            <w:rFonts w:ascii="Arial" w:hAnsi="Arial" w:cs="Arial"/>
            <w:szCs w:val="24"/>
            <w:u w:val="single"/>
            <w:lang w:val="es-CO"/>
            <w:rPrChange w:id="5739" w:author="Estudiante" w:date="2014-04-01T16:48:00Z">
              <w:rPr>
                <w:rFonts w:ascii="Arial" w:eastAsiaTheme="minorHAnsi" w:hAnsi="Arial" w:cs="Arial"/>
                <w:color w:val="0000FF" w:themeColor="hyperlink"/>
                <w:szCs w:val="24"/>
                <w:u w:val="single"/>
                <w:lang w:val="en-US"/>
              </w:rPr>
            </w:rPrChange>
          </w:rPr>
          <w:t>9.3.2</w:t>
        </w:r>
      </w:ins>
      <w:del w:id="5740" w:author="Estudiante" w:date="2014-04-01T16:48:00Z">
        <w:r w:rsidR="000910A8" w:rsidRPr="000910A8" w:rsidDel="000910A8">
          <w:rPr>
            <w:rFonts w:ascii="Arial" w:hAnsi="Arial" w:cs="Arial"/>
            <w:szCs w:val="24"/>
            <w:u w:val="single"/>
            <w:lang w:val="es-CO"/>
          </w:rPr>
          <w:delText>9.3.2</w:delText>
        </w:r>
      </w:del>
      <w:r w:rsidR="002956A8" w:rsidRPr="002956A8">
        <w:rPr>
          <w:u w:val="single"/>
          <w:rPrChange w:id="5741" w:author="Sergio" w:date="2014-03-13T00:49:00Z">
            <w:rPr>
              <w:rFonts w:ascii="Arial" w:eastAsiaTheme="minorHAnsi" w:hAnsi="Arial" w:cs="Arial"/>
              <w:color w:val="0000FF" w:themeColor="hyperlink"/>
              <w:szCs w:val="24"/>
              <w:u w:val="single"/>
              <w:lang w:val="en-US"/>
            </w:rPr>
          </w:rPrChange>
        </w:rPr>
        <w:fldChar w:fldCharType="end"/>
      </w:r>
      <w:del w:id="5742" w:author="Sala Virtual Piso 1" w:date="2014-03-13T12:04:00Z">
        <w:r w:rsidDel="005B194E">
          <w:rPr>
            <w:rFonts w:ascii="Arial" w:hAnsi="Arial" w:cs="Arial"/>
            <w:szCs w:val="24"/>
            <w:lang w:val="es-CO"/>
          </w:rPr>
          <w:delText xml:space="preserve">) </w:delText>
        </w:r>
      </w:del>
      <w:ins w:id="5743" w:author="Sala Virtual Piso 1" w:date="2014-03-13T12:04:00Z">
        <w:r w:rsidR="005B194E">
          <w:rPr>
            <w:rFonts w:ascii="Arial" w:hAnsi="Arial" w:cs="Arial"/>
            <w:szCs w:val="24"/>
            <w:lang w:val="es-CO"/>
          </w:rPr>
          <w:t>.</w:t>
        </w:r>
      </w:ins>
    </w:p>
    <w:p w:rsidR="00380229" w:rsidRDefault="00D61D07">
      <w:pPr>
        <w:pStyle w:val="Prrafodelista"/>
        <w:keepNext w:val="0"/>
        <w:numPr>
          <w:ilvl w:val="0"/>
          <w:numId w:val="21"/>
        </w:numPr>
        <w:suppressAutoHyphens w:val="0"/>
        <w:jc w:val="left"/>
        <w:rPr>
          <w:rFonts w:ascii="Arial" w:hAnsi="Arial" w:cs="Arial"/>
          <w:szCs w:val="24"/>
          <w:lang w:val="es-CO"/>
        </w:rPr>
      </w:pPr>
      <w:r>
        <w:rPr>
          <w:rFonts w:ascii="Arial" w:hAnsi="Arial" w:cs="Arial"/>
          <w:szCs w:val="24"/>
          <w:lang w:val="es-CO"/>
        </w:rPr>
        <w:t>Pruebas del prototipo de la iteración.</w:t>
      </w:r>
    </w:p>
    <w:p w:rsidR="00380229" w:rsidRDefault="00D61D07">
      <w:pPr>
        <w:pStyle w:val="Prrafodelista"/>
        <w:keepNext w:val="0"/>
        <w:numPr>
          <w:ilvl w:val="0"/>
          <w:numId w:val="21"/>
        </w:numPr>
        <w:suppressAutoHyphens w:val="0"/>
        <w:jc w:val="left"/>
        <w:rPr>
          <w:rFonts w:ascii="Arial" w:hAnsi="Arial" w:cs="Arial"/>
          <w:szCs w:val="24"/>
          <w:lang w:val="es-CO"/>
        </w:rPr>
      </w:pPr>
      <w:r>
        <w:rPr>
          <w:rFonts w:ascii="Arial" w:hAnsi="Arial" w:cs="Arial"/>
          <w:szCs w:val="24"/>
          <w:lang w:val="es-CO"/>
        </w:rPr>
        <w:t>Integración y revisión de artefactos</w:t>
      </w:r>
    </w:p>
    <w:p w:rsidR="00380229" w:rsidRDefault="00D61D07">
      <w:pPr>
        <w:rPr>
          <w:rFonts w:ascii="Arial" w:hAnsi="Arial" w:cs="Arial"/>
          <w:szCs w:val="24"/>
          <w:lang w:val="es-CO"/>
        </w:rPr>
      </w:pPr>
      <w:r>
        <w:rPr>
          <w:rFonts w:ascii="Arial" w:hAnsi="Arial" w:cs="Arial"/>
          <w:szCs w:val="24"/>
          <w:lang w:val="es-CO"/>
        </w:rPr>
        <w:t>En la siguiente tabla se puede ver los encargados de presentar cada entregable.</w:t>
      </w:r>
    </w:p>
    <w:p w:rsidR="00380229" w:rsidRDefault="005F56CE">
      <w:pPr>
        <w:pStyle w:val="Epgrafe"/>
      </w:pPr>
      <w:bookmarkStart w:id="5744" w:name="_Toc382447413"/>
      <w:r>
        <w:t xml:space="preserve">Tabla </w:t>
      </w:r>
      <w:ins w:id="5745" w:author="Familia Valderrama A" w:date="2014-03-13T04:17:00Z">
        <w:r w:rsidR="002956A8">
          <w:fldChar w:fldCharType="begin"/>
        </w:r>
        <w:r w:rsidR="003146DF">
          <w:instrText xml:space="preserve"> STYLEREF 1 \s </w:instrText>
        </w:r>
      </w:ins>
      <w:r w:rsidR="002956A8">
        <w:fldChar w:fldCharType="separate"/>
      </w:r>
      <w:r w:rsidR="000910A8">
        <w:rPr>
          <w:noProof/>
        </w:rPr>
        <w:t>11</w:t>
      </w:r>
      <w:ins w:id="5746" w:author="Familia Valderrama A" w:date="2014-03-13T04:17:00Z">
        <w:r w:rsidR="002956A8">
          <w:fldChar w:fldCharType="end"/>
        </w:r>
        <w:r w:rsidR="003146DF">
          <w:t>.</w:t>
        </w:r>
        <w:r w:rsidR="002956A8">
          <w:fldChar w:fldCharType="begin"/>
        </w:r>
        <w:r w:rsidR="003146DF">
          <w:instrText xml:space="preserve"> SEQ Tabla \* ARABIC \s 1 </w:instrText>
        </w:r>
      </w:ins>
      <w:r w:rsidR="002956A8">
        <w:fldChar w:fldCharType="separate"/>
      </w:r>
      <w:ins w:id="5747" w:author="Estudiante" w:date="2014-04-01T16:48:00Z">
        <w:r w:rsidR="000910A8">
          <w:rPr>
            <w:noProof/>
          </w:rPr>
          <w:t>1</w:t>
        </w:r>
      </w:ins>
      <w:ins w:id="5748" w:author="Familia Valderrama A" w:date="2014-03-13T04:17:00Z">
        <w:r w:rsidR="002956A8">
          <w:fldChar w:fldCharType="end"/>
        </w:r>
      </w:ins>
      <w:del w:id="5749" w:author="Familia Valderrama A" w:date="2014-03-13T03:58:00Z">
        <w:r w:rsidR="002956A8" w:rsidDel="00341DDB">
          <w:fldChar w:fldCharType="begin"/>
        </w:r>
        <w:r w:rsidR="00047748" w:rsidDel="00341DDB">
          <w:delInstrText xml:space="preserve"> STYLEREF 1 \s </w:delInstrText>
        </w:r>
        <w:r w:rsidR="002956A8" w:rsidDel="00341DDB">
          <w:fldChar w:fldCharType="separate"/>
        </w:r>
        <w:r w:rsidR="00047748" w:rsidDel="00341DDB">
          <w:rPr>
            <w:noProof/>
          </w:rPr>
          <w:delText>11</w:delText>
        </w:r>
        <w:r w:rsidR="002956A8" w:rsidDel="00341DDB">
          <w:fldChar w:fldCharType="end"/>
        </w:r>
        <w:r w:rsidR="00047748" w:rsidDel="00341DDB">
          <w:delText>.</w:delText>
        </w:r>
        <w:r w:rsidR="002956A8" w:rsidDel="00341DDB">
          <w:fldChar w:fldCharType="begin"/>
        </w:r>
        <w:r w:rsidR="00047748" w:rsidDel="00341DDB">
          <w:delInstrText xml:space="preserve"> SEQ Tabla \* ARABIC \s 1 </w:delInstrText>
        </w:r>
        <w:r w:rsidR="002956A8" w:rsidDel="00341DDB">
          <w:fldChar w:fldCharType="separate"/>
        </w:r>
        <w:r w:rsidR="00047748" w:rsidDel="00341DDB">
          <w:rPr>
            <w:noProof/>
          </w:rPr>
          <w:delText>1</w:delText>
        </w:r>
        <w:r w:rsidR="002956A8" w:rsidDel="00341DDB">
          <w:fldChar w:fldCharType="end"/>
        </w:r>
      </w:del>
      <w:r>
        <w:t xml:space="preserve"> – Encargados de entregar </w:t>
      </w:r>
      <w:commentRangeStart w:id="5750"/>
      <w:r>
        <w:t>artefactos</w:t>
      </w:r>
      <w:bookmarkEnd w:id="5744"/>
      <w:commentRangeEnd w:id="5750"/>
      <w:r w:rsidR="0063152F">
        <w:rPr>
          <w:rStyle w:val="Refdecomentario"/>
          <w:rFonts w:cs="Calibri"/>
          <w:i w:val="0"/>
          <w:iCs w:val="0"/>
        </w:rPr>
        <w:commentReference w:id="5750"/>
      </w:r>
    </w:p>
    <w:tbl>
      <w:tblPr>
        <w:tblStyle w:val="Cuadrculamedia1-nfasis1"/>
        <w:tblW w:w="0" w:type="auto"/>
        <w:tblLook w:val="04A0"/>
      </w:tblPr>
      <w:tblGrid>
        <w:gridCol w:w="4353"/>
        <w:gridCol w:w="4367"/>
      </w:tblGrid>
      <w:tr w:rsidR="00C159DE" w:rsidRPr="009760B1" w:rsidTr="005F56CE">
        <w:trPr>
          <w:cnfStyle w:val="100000000000"/>
        </w:trPr>
        <w:tc>
          <w:tcPr>
            <w:cnfStyle w:val="001000000000"/>
            <w:tcW w:w="4353" w:type="dxa"/>
            <w:shd w:val="clear" w:color="auto" w:fill="17365D" w:themeFill="text2" w:themeFillShade="BF"/>
          </w:tcPr>
          <w:p w:rsidR="00380229" w:rsidRDefault="00C159DE">
            <w:pPr>
              <w:rPr>
                <w:rFonts w:ascii="Arial" w:hAnsi="Arial" w:cs="Arial"/>
                <w:color w:val="FFFFFF" w:themeColor="background1"/>
                <w:sz w:val="28"/>
                <w:szCs w:val="24"/>
                <w:lang w:val="es-CO"/>
              </w:rPr>
            </w:pPr>
            <w:r>
              <w:rPr>
                <w:rFonts w:ascii="Arial" w:hAnsi="Arial" w:cs="Arial"/>
                <w:color w:val="FFFFFF" w:themeColor="background1"/>
                <w:szCs w:val="24"/>
                <w:lang w:val="es-CO"/>
              </w:rPr>
              <w:t>Artefacto</w:t>
            </w:r>
          </w:p>
        </w:tc>
        <w:tc>
          <w:tcPr>
            <w:tcW w:w="4367" w:type="dxa"/>
            <w:shd w:val="clear" w:color="auto" w:fill="17365D" w:themeFill="text2" w:themeFillShade="BF"/>
          </w:tcPr>
          <w:p w:rsidR="00380229" w:rsidRDefault="00C159DE">
            <w:pPr>
              <w:cnfStyle w:val="100000000000"/>
              <w:rPr>
                <w:rFonts w:ascii="Arial" w:hAnsi="Arial" w:cs="Arial"/>
                <w:color w:val="FFFFFF" w:themeColor="background1"/>
                <w:sz w:val="28"/>
                <w:szCs w:val="24"/>
                <w:lang w:val="es-CO"/>
              </w:rPr>
            </w:pPr>
            <w:r>
              <w:rPr>
                <w:rFonts w:ascii="Arial" w:hAnsi="Arial" w:cs="Arial"/>
                <w:color w:val="FFFFFF" w:themeColor="background1"/>
                <w:szCs w:val="24"/>
                <w:lang w:val="es-CO"/>
              </w:rPr>
              <w:t>Encargado</w:t>
            </w:r>
          </w:p>
        </w:tc>
      </w:tr>
      <w:tr w:rsidR="00C159DE" w:rsidTr="005F56CE">
        <w:trPr>
          <w:cnfStyle w:val="000000100000"/>
        </w:trPr>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SPMP Corregido</w:t>
            </w:r>
          </w:p>
        </w:tc>
        <w:tc>
          <w:tcPr>
            <w:tcW w:w="4367" w:type="dxa"/>
          </w:tcPr>
          <w:p w:rsidR="00380229" w:rsidRDefault="00C159DE">
            <w:pPr>
              <w:cnfStyle w:val="000000100000"/>
              <w:rPr>
                <w:rFonts w:ascii="Arial" w:hAnsi="Arial" w:cs="Arial"/>
                <w:b/>
                <w:bCs/>
                <w:sz w:val="28"/>
                <w:szCs w:val="24"/>
                <w:lang w:val="es-CO"/>
              </w:rPr>
            </w:pPr>
            <w:r>
              <w:rPr>
                <w:rFonts w:ascii="Arial" w:hAnsi="Arial" w:cs="Arial"/>
                <w:szCs w:val="24"/>
                <w:lang w:val="es-CO"/>
              </w:rPr>
              <w:t>Supervisor y Analista</w:t>
            </w:r>
            <w:ins w:id="5751" w:author="Familia Valderrama A" w:date="2014-03-11T20:48:00Z">
              <w:r w:rsidR="002D161E">
                <w:rPr>
                  <w:rFonts w:ascii="Arial" w:hAnsi="Arial" w:cs="Arial"/>
                  <w:szCs w:val="24"/>
                  <w:lang w:val="es-CO"/>
                </w:rPr>
                <w:t>, Jefe de desarrollo y Jefe de Arquitectura</w:t>
              </w:r>
            </w:ins>
          </w:p>
        </w:tc>
      </w:tr>
      <w:tr w:rsidR="00C159DE" w:rsidTr="005F56CE">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SRS Corregido</w:t>
            </w:r>
          </w:p>
        </w:tc>
        <w:tc>
          <w:tcPr>
            <w:tcW w:w="4367" w:type="dxa"/>
          </w:tcPr>
          <w:p w:rsidR="00380229" w:rsidRDefault="00C159DE">
            <w:pPr>
              <w:cnfStyle w:val="000000000000"/>
              <w:rPr>
                <w:rFonts w:ascii="Arial" w:hAnsi="Arial" w:cs="Arial"/>
                <w:b/>
                <w:bCs/>
                <w:sz w:val="28"/>
                <w:szCs w:val="24"/>
                <w:lang w:val="es-CO"/>
              </w:rPr>
            </w:pPr>
            <w:r>
              <w:rPr>
                <w:rFonts w:ascii="Arial" w:hAnsi="Arial" w:cs="Arial"/>
                <w:szCs w:val="24"/>
                <w:lang w:val="es-CO"/>
              </w:rPr>
              <w:t>Supervisor y Analista</w:t>
            </w:r>
            <w:ins w:id="5752" w:author="Familia Valderrama A" w:date="2014-03-11T20:48:00Z">
              <w:r w:rsidR="002D161E">
                <w:rPr>
                  <w:rFonts w:ascii="Arial" w:hAnsi="Arial" w:cs="Arial"/>
                  <w:szCs w:val="24"/>
                  <w:lang w:val="es-CO"/>
                </w:rPr>
                <w:t>, Programador</w:t>
              </w:r>
            </w:ins>
          </w:p>
        </w:tc>
      </w:tr>
      <w:tr w:rsidR="00C159DE" w:rsidTr="005F56CE">
        <w:trPr>
          <w:cnfStyle w:val="000000100000"/>
        </w:trPr>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SDD</w:t>
            </w:r>
          </w:p>
        </w:tc>
        <w:tc>
          <w:tcPr>
            <w:tcW w:w="4367" w:type="dxa"/>
          </w:tcPr>
          <w:p w:rsidR="00380229" w:rsidRDefault="00C159DE">
            <w:pPr>
              <w:cnfStyle w:val="000000100000"/>
              <w:rPr>
                <w:rFonts w:ascii="Arial" w:hAnsi="Arial" w:cs="Arial"/>
                <w:b/>
                <w:bCs/>
                <w:sz w:val="28"/>
                <w:szCs w:val="24"/>
                <w:lang w:val="es-CO"/>
              </w:rPr>
            </w:pPr>
            <w:r>
              <w:rPr>
                <w:rFonts w:ascii="Arial" w:hAnsi="Arial" w:cs="Arial"/>
                <w:szCs w:val="24"/>
                <w:lang w:val="es-CO"/>
              </w:rPr>
              <w:t>Arquitecto y Jefe de  Arquitectura</w:t>
            </w:r>
          </w:p>
        </w:tc>
      </w:tr>
      <w:tr w:rsidR="00C159DE" w:rsidTr="005F56CE">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Segundo Prototipo</w:t>
            </w:r>
          </w:p>
        </w:tc>
        <w:tc>
          <w:tcPr>
            <w:tcW w:w="4367" w:type="dxa"/>
          </w:tcPr>
          <w:p w:rsidR="00380229" w:rsidRDefault="00C159DE">
            <w:pPr>
              <w:cnfStyle w:val="000000000000"/>
              <w:rPr>
                <w:rFonts w:ascii="Arial" w:hAnsi="Arial" w:cs="Arial"/>
                <w:b/>
                <w:bCs/>
                <w:sz w:val="28"/>
                <w:szCs w:val="24"/>
                <w:lang w:val="es-CO"/>
              </w:rPr>
            </w:pPr>
            <w:r>
              <w:rPr>
                <w:rFonts w:ascii="Arial" w:hAnsi="Arial" w:cs="Arial"/>
                <w:szCs w:val="24"/>
                <w:lang w:val="es-CO"/>
              </w:rPr>
              <w:t>Programador y Jefe de desarrollo</w:t>
            </w:r>
          </w:p>
        </w:tc>
      </w:tr>
      <w:tr w:rsidR="00C159DE" w:rsidTr="005F56CE">
        <w:trPr>
          <w:cnfStyle w:val="000000100000"/>
        </w:trPr>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Reporte de pruebas</w:t>
            </w:r>
          </w:p>
        </w:tc>
        <w:tc>
          <w:tcPr>
            <w:tcW w:w="4367" w:type="dxa"/>
          </w:tcPr>
          <w:p w:rsidR="00380229" w:rsidRDefault="00C159DE">
            <w:pPr>
              <w:cnfStyle w:val="000000100000"/>
              <w:rPr>
                <w:rFonts w:ascii="Arial" w:hAnsi="Arial" w:cs="Arial"/>
                <w:b/>
                <w:bCs/>
                <w:sz w:val="28"/>
                <w:szCs w:val="24"/>
                <w:lang w:val="es-CO"/>
              </w:rPr>
            </w:pPr>
            <w:r>
              <w:rPr>
                <w:rFonts w:ascii="Arial" w:hAnsi="Arial" w:cs="Arial"/>
                <w:szCs w:val="24"/>
                <w:lang w:val="es-CO"/>
              </w:rPr>
              <w:t>Programador</w:t>
            </w:r>
          </w:p>
        </w:tc>
      </w:tr>
      <w:tr w:rsidR="00C159DE" w:rsidTr="005F56CE">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Manual de Usuario</w:t>
            </w:r>
          </w:p>
        </w:tc>
        <w:tc>
          <w:tcPr>
            <w:tcW w:w="4367" w:type="dxa"/>
          </w:tcPr>
          <w:p w:rsidR="00380229" w:rsidRDefault="00C159DE">
            <w:pPr>
              <w:cnfStyle w:val="000000000000"/>
              <w:rPr>
                <w:rFonts w:ascii="Arial" w:hAnsi="Arial" w:cs="Arial"/>
                <w:b/>
                <w:bCs/>
                <w:sz w:val="28"/>
                <w:szCs w:val="24"/>
                <w:lang w:val="es-CO"/>
              </w:rPr>
            </w:pPr>
            <w:r>
              <w:rPr>
                <w:rFonts w:ascii="Arial" w:hAnsi="Arial" w:cs="Arial"/>
                <w:szCs w:val="24"/>
                <w:lang w:val="es-CO"/>
              </w:rPr>
              <w:t>Programador, Supervisor y Analista</w:t>
            </w:r>
          </w:p>
        </w:tc>
      </w:tr>
      <w:tr w:rsidR="00C159DE" w:rsidTr="005F56CE">
        <w:trPr>
          <w:cnfStyle w:val="000000100000"/>
        </w:trPr>
        <w:tc>
          <w:tcPr>
            <w:cnfStyle w:val="001000000000"/>
            <w:tcW w:w="4353" w:type="dxa"/>
          </w:tcPr>
          <w:p w:rsidR="00380229" w:rsidRDefault="00C159DE">
            <w:pPr>
              <w:rPr>
                <w:rFonts w:ascii="Arial" w:hAnsi="Arial" w:cs="Arial"/>
                <w:sz w:val="28"/>
                <w:szCs w:val="24"/>
                <w:lang w:val="es-CO"/>
              </w:rPr>
            </w:pPr>
            <w:r>
              <w:rPr>
                <w:rFonts w:ascii="Arial" w:hAnsi="Arial" w:cs="Arial"/>
                <w:szCs w:val="24"/>
                <w:lang w:val="es-CO"/>
              </w:rPr>
              <w:t>Reporte Gerencial</w:t>
            </w:r>
          </w:p>
        </w:tc>
        <w:tc>
          <w:tcPr>
            <w:tcW w:w="4367" w:type="dxa"/>
          </w:tcPr>
          <w:p w:rsidR="00380229" w:rsidRDefault="00C159DE">
            <w:pPr>
              <w:cnfStyle w:val="000000100000"/>
              <w:rPr>
                <w:rFonts w:ascii="Arial" w:hAnsi="Arial" w:cs="Arial"/>
                <w:b/>
                <w:bCs/>
                <w:sz w:val="28"/>
                <w:szCs w:val="24"/>
                <w:lang w:val="es-CO"/>
              </w:rPr>
            </w:pPr>
            <w:r>
              <w:rPr>
                <w:rFonts w:ascii="Arial" w:hAnsi="Arial" w:cs="Arial"/>
                <w:szCs w:val="24"/>
                <w:lang w:val="es-CO"/>
              </w:rPr>
              <w:t>Jefe de desarrollo y Jefe de Arquitectura</w:t>
            </w:r>
          </w:p>
        </w:tc>
      </w:tr>
    </w:tbl>
    <w:p w:rsidR="00380229" w:rsidRDefault="00380229">
      <w:pPr>
        <w:rPr>
          <w:rFonts w:ascii="Arial" w:hAnsi="Arial" w:cs="Arial"/>
          <w:color w:val="000090"/>
          <w:lang w:val="es-ES_tradnl"/>
        </w:rPr>
      </w:pPr>
    </w:p>
    <w:p w:rsidR="00380229" w:rsidRDefault="005B51FA">
      <w:pPr>
        <w:pStyle w:val="Ttulo1"/>
        <w:rPr>
          <w:rFonts w:ascii="Arial" w:hAnsi="Arial" w:cs="Arial"/>
          <w:lang w:val="es-ES_tradnl"/>
        </w:rPr>
      </w:pPr>
      <w:bookmarkStart w:id="5753" w:name="_Toc382263319"/>
      <w:bookmarkStart w:id="5754" w:name="_Toc382263320"/>
      <w:bookmarkStart w:id="5755" w:name="_Toc384230551"/>
      <w:bookmarkEnd w:id="5753"/>
      <w:bookmarkEnd w:id="5754"/>
      <w:r w:rsidRPr="0007042C">
        <w:rPr>
          <w:rFonts w:ascii="Arial" w:hAnsi="Arial" w:cs="Arial"/>
          <w:lang w:val="es-ES_tradnl"/>
        </w:rPr>
        <w:t>Procesos de Soporte</w:t>
      </w:r>
      <w:bookmarkEnd w:id="5755"/>
    </w:p>
    <w:p w:rsidR="00380229" w:rsidDel="00914C87" w:rsidRDefault="005B51FA">
      <w:pPr>
        <w:rPr>
          <w:del w:id="5756" w:author="Familia Valderrama A" w:date="2014-03-11T20:55:00Z"/>
          <w:rFonts w:ascii="Arial" w:hAnsi="Arial" w:cs="Arial"/>
          <w:lang w:val="es-ES_tradnl"/>
        </w:rPr>
      </w:pPr>
      <w:del w:id="5757" w:author="Familia Valderrama A" w:date="2014-03-11T20:55:00Z">
        <w:r w:rsidRPr="0007042C" w:rsidDel="00914C87">
          <w:rPr>
            <w:rFonts w:ascii="Arial" w:hAnsi="Arial" w:cs="Arial"/>
            <w:color w:val="000090"/>
            <w:lang w:val="es-ES_tradnl"/>
          </w:rPr>
          <w:delText>Propósito: Que los integrantes del proceso sepan cuáles los procesos transversales al proyecto que permiten soportar su ejecución y cuáles son sus responsabilidades en dichos procesos.</w:delText>
        </w:r>
        <w:bookmarkStart w:id="5758" w:name="_Toc382416733"/>
        <w:bookmarkStart w:id="5759" w:name="_Toc382419566"/>
        <w:bookmarkStart w:id="5760" w:name="_Toc382419912"/>
        <w:bookmarkStart w:id="5761" w:name="_Toc382420419"/>
        <w:bookmarkStart w:id="5762" w:name="_Toc382420529"/>
        <w:bookmarkStart w:id="5763" w:name="_Toc382427971"/>
        <w:bookmarkStart w:id="5764" w:name="_Toc382428798"/>
        <w:bookmarkStart w:id="5765" w:name="_Toc382436083"/>
        <w:bookmarkStart w:id="5766" w:name="_Toc382447381"/>
        <w:bookmarkStart w:id="5767" w:name="_Toc382447923"/>
        <w:bookmarkStart w:id="5768" w:name="_Toc382448350"/>
        <w:bookmarkStart w:id="5769" w:name="_Toc382448556"/>
        <w:bookmarkStart w:id="5770" w:name="_Toc382448685"/>
        <w:bookmarkStart w:id="5771" w:name="_Toc382448812"/>
        <w:bookmarkStart w:id="5772" w:name="_Toc382448938"/>
        <w:bookmarkStart w:id="5773" w:name="_Toc382449064"/>
        <w:bookmarkStart w:id="5774" w:name="_Toc382449162"/>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del>
    </w:p>
    <w:p w:rsidR="00380229" w:rsidDel="00914C87" w:rsidRDefault="005B51FA">
      <w:pPr>
        <w:rPr>
          <w:del w:id="5775" w:author="Familia Valderrama A" w:date="2014-03-11T20:55:00Z"/>
          <w:rFonts w:ascii="Arial" w:hAnsi="Arial" w:cs="Arial"/>
          <w:lang w:val="es-ES_tradnl"/>
        </w:rPr>
      </w:pPr>
      <w:del w:id="5776" w:author="Familia Valderrama A" w:date="2014-03-11T20:55:00Z">
        <w:r w:rsidRPr="0007042C" w:rsidDel="00914C87">
          <w:rPr>
            <w:rFonts w:ascii="Arial" w:hAnsi="Arial" w:cs="Arial"/>
            <w:color w:val="000090"/>
            <w:lang w:val="es-ES_tradnl"/>
          </w:rPr>
          <w:delText>Contenido: ver sub-secciones</w:delText>
        </w:r>
        <w:bookmarkStart w:id="5777" w:name="_Toc382416734"/>
        <w:bookmarkStart w:id="5778" w:name="_Toc382419567"/>
        <w:bookmarkStart w:id="5779" w:name="_Toc382419913"/>
        <w:bookmarkStart w:id="5780" w:name="_Toc382420420"/>
        <w:bookmarkStart w:id="5781" w:name="_Toc382420530"/>
        <w:bookmarkStart w:id="5782" w:name="_Toc382427972"/>
        <w:bookmarkStart w:id="5783" w:name="_Toc382428799"/>
        <w:bookmarkStart w:id="5784" w:name="_Toc382436084"/>
        <w:bookmarkStart w:id="5785" w:name="_Toc382447382"/>
        <w:bookmarkStart w:id="5786" w:name="_Toc382447924"/>
        <w:bookmarkStart w:id="5787" w:name="_Toc382448351"/>
        <w:bookmarkStart w:id="5788" w:name="_Toc382448557"/>
        <w:bookmarkStart w:id="5789" w:name="_Toc382448686"/>
        <w:bookmarkStart w:id="5790" w:name="_Toc382448813"/>
        <w:bookmarkStart w:id="5791" w:name="_Toc382448939"/>
        <w:bookmarkStart w:id="5792" w:name="_Toc382449065"/>
        <w:bookmarkStart w:id="5793" w:name="_Toc382449163"/>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del>
    </w:p>
    <w:p w:rsidR="00380229" w:rsidRDefault="005B51FA">
      <w:pPr>
        <w:pStyle w:val="Ttulo2"/>
        <w:rPr>
          <w:rFonts w:ascii="Arial" w:hAnsi="Arial" w:cs="Arial"/>
          <w:lang w:val="es-ES_tradnl"/>
        </w:rPr>
      </w:pPr>
      <w:bookmarkStart w:id="5794" w:name="_Toc384230552"/>
      <w:r w:rsidRPr="0007042C">
        <w:rPr>
          <w:rFonts w:ascii="Arial" w:hAnsi="Arial" w:cs="Arial"/>
          <w:lang w:val="es-ES_tradnl"/>
        </w:rPr>
        <w:t xml:space="preserve">Ambiente de </w:t>
      </w:r>
      <w:commentRangeStart w:id="5795"/>
      <w:r w:rsidRPr="0007042C">
        <w:rPr>
          <w:rFonts w:ascii="Arial" w:hAnsi="Arial" w:cs="Arial"/>
          <w:lang w:val="es-ES_tradnl"/>
        </w:rPr>
        <w:t>Trabajo</w:t>
      </w:r>
      <w:commentRangeEnd w:id="5795"/>
      <w:r w:rsidR="00FF0EA0">
        <w:rPr>
          <w:rStyle w:val="Refdecomentario"/>
          <w:rFonts w:ascii="Calibri" w:hAnsi="Calibri"/>
          <w:b w:val="0"/>
          <w:bCs w:val="0"/>
        </w:rPr>
        <w:commentReference w:id="5795"/>
      </w:r>
      <w:bookmarkEnd w:id="5794"/>
    </w:p>
    <w:p w:rsidR="00710218" w:rsidRDefault="00710218">
      <w:pPr>
        <w:rPr>
          <w:ins w:id="5796" w:author="Sala Virtual Piso 01" w:date="2014-03-13T14:32:00Z"/>
          <w:rFonts w:ascii="Arial" w:hAnsi="Arial" w:cs="Arial"/>
          <w:color w:val="000090"/>
          <w:lang w:val="es-ES_tradnl"/>
        </w:rPr>
      </w:pPr>
    </w:p>
    <w:p w:rsidR="00380229" w:rsidRPr="009A457B" w:rsidDel="007A2E09" w:rsidRDefault="002956A8">
      <w:pPr>
        <w:rPr>
          <w:del w:id="5797" w:author="Sala Virtual Piso 01" w:date="2014-03-13T14:29:00Z"/>
          <w:rFonts w:ascii="Arial" w:hAnsi="Arial" w:cs="Arial"/>
          <w:color w:val="000090"/>
          <w:lang w:val="es-ES_tradnl"/>
          <w:rPrChange w:id="5798" w:author="Sala Virtual Piso 01" w:date="2014-03-13T14:34:00Z">
            <w:rPr>
              <w:del w:id="5799" w:author="Sala Virtual Piso 01" w:date="2014-03-13T14:29:00Z"/>
              <w:rFonts w:ascii="Arial" w:hAnsi="Arial" w:cs="Arial"/>
              <w:lang w:val="es-ES_tradnl"/>
            </w:rPr>
          </w:rPrChange>
        </w:rPr>
      </w:pPr>
      <w:ins w:id="5800" w:author="Sala Virtual Piso 01" w:date="2014-03-13T14:32:00Z">
        <w:r w:rsidRPr="002956A8">
          <w:rPr>
            <w:rFonts w:ascii="Arial" w:hAnsi="Arial" w:cs="Arial"/>
            <w:lang w:val="es-ES_tradnl"/>
            <w:rPrChange w:id="5801" w:author="Sala Virtual Piso 01" w:date="2014-03-13T14:34:00Z">
              <w:rPr>
                <w:rFonts w:ascii="Arial" w:eastAsiaTheme="minorHAnsi" w:hAnsi="Arial" w:cs="Arial"/>
                <w:color w:val="000090"/>
                <w:szCs w:val="24"/>
                <w:u w:val="single"/>
                <w:lang w:val="es-ES_tradnl"/>
              </w:rPr>
            </w:rPrChange>
          </w:rPr>
          <w:t>Reglas de trabajo</w:t>
        </w:r>
      </w:ins>
      <w:del w:id="5802" w:author="Sala Virtual Piso 01" w:date="2014-03-13T14:29:00Z">
        <w:r w:rsidRPr="002956A8">
          <w:rPr>
            <w:rFonts w:ascii="Arial" w:hAnsi="Arial" w:cs="Arial"/>
            <w:color w:val="000090"/>
            <w:lang w:val="es-ES_tradnl"/>
            <w:rPrChange w:id="5803" w:author="Sala Virtual Piso 01" w:date="2014-03-13T14:34:00Z">
              <w:rPr>
                <w:rFonts w:ascii="Arial" w:eastAsiaTheme="minorHAnsi" w:hAnsi="Arial" w:cs="Arial"/>
                <w:color w:val="000090"/>
                <w:szCs w:val="24"/>
                <w:u w:val="single"/>
                <w:lang w:val="es-ES_tradnl"/>
              </w:rPr>
            </w:rPrChange>
          </w:rPr>
          <w:delText>Propósito: Definir las reglas del trabajo en equipo y los mecanismos para asegurar su cumplimiento</w:delText>
        </w:r>
      </w:del>
    </w:p>
    <w:p w:rsidR="00380229" w:rsidRPr="009A457B" w:rsidDel="007A2E09" w:rsidRDefault="002956A8">
      <w:pPr>
        <w:rPr>
          <w:del w:id="5804" w:author="Sala Virtual Piso 01" w:date="2014-03-13T14:29:00Z"/>
          <w:rFonts w:ascii="Arial" w:hAnsi="Arial" w:cs="Arial"/>
          <w:lang w:val="es-ES_tradnl"/>
        </w:rPr>
      </w:pPr>
      <w:del w:id="5805" w:author="Sala Virtual Piso 01" w:date="2014-03-13T14:29:00Z">
        <w:r w:rsidRPr="002956A8">
          <w:rPr>
            <w:rFonts w:ascii="Arial" w:hAnsi="Arial" w:cs="Arial"/>
            <w:color w:val="000090"/>
            <w:lang w:val="es-ES_tradnl"/>
            <w:rPrChange w:id="5806" w:author="Sala Virtual Piso 01" w:date="2014-03-13T14:34:00Z">
              <w:rPr>
                <w:rFonts w:ascii="Arial" w:eastAsiaTheme="minorHAnsi" w:hAnsi="Arial" w:cs="Arial"/>
                <w:color w:val="000090"/>
                <w:szCs w:val="24"/>
                <w:u w:val="single"/>
                <w:lang w:val="es-ES_tradnl"/>
              </w:rPr>
            </w:rPrChange>
          </w:rPr>
          <w:delText>Contenido: Descripción de las principales reglas para regular el trabajo en equipo y mecanismos para asegurar su cumplimiento. Con responsables y artefactos que se usarán para llevar el respectivo control.</w:delText>
        </w:r>
      </w:del>
    </w:p>
    <w:p w:rsidR="00380229" w:rsidRPr="009A457B" w:rsidDel="007A2E09" w:rsidRDefault="002956A8">
      <w:pPr>
        <w:rPr>
          <w:del w:id="5807" w:author="Sala Virtual Piso 01" w:date="2014-03-13T14:29:00Z"/>
          <w:rFonts w:ascii="Arial" w:hAnsi="Arial" w:cs="Arial"/>
          <w:color w:val="000090"/>
          <w:lang w:val="es-ES_tradnl"/>
        </w:rPr>
      </w:pPr>
      <w:del w:id="5808" w:author="Sala Virtual Piso 01" w:date="2014-03-13T14:29:00Z">
        <w:r w:rsidRPr="002956A8">
          <w:rPr>
            <w:rFonts w:ascii="Arial" w:hAnsi="Arial" w:cs="Arial"/>
            <w:color w:val="000090"/>
            <w:lang w:val="es-ES_tradnl"/>
            <w:rPrChange w:id="5809" w:author="Sala Virtual Piso 01" w:date="2014-03-13T14:34:00Z">
              <w:rPr>
                <w:rFonts w:ascii="Arial" w:eastAsiaTheme="minorHAnsi" w:hAnsi="Arial" w:cs="Arial"/>
                <w:color w:val="000090"/>
                <w:szCs w:val="24"/>
                <w:u w:val="single"/>
                <w:lang w:val="es-ES_tradnl"/>
              </w:rPr>
            </w:rPrChange>
          </w:rPr>
          <w:delText>Tamaño máximo: 1 página.</w:delText>
        </w:r>
      </w:del>
    </w:p>
    <w:p w:rsidR="00380229" w:rsidRPr="009A457B" w:rsidRDefault="00380229">
      <w:pPr>
        <w:rPr>
          <w:ins w:id="5810" w:author="Sala Virtual Piso 01" w:date="2014-03-13T14:29:00Z"/>
          <w:rFonts w:ascii="Arial" w:hAnsi="Arial" w:cs="Arial"/>
          <w:color w:val="000090"/>
          <w:lang w:val="es-ES_tradnl"/>
        </w:rPr>
      </w:pPr>
    </w:p>
    <w:p w:rsidR="008B38F0" w:rsidRDefault="002956A8">
      <w:pPr>
        <w:pStyle w:val="Prrafodelista"/>
        <w:numPr>
          <w:ilvl w:val="0"/>
          <w:numId w:val="46"/>
        </w:numPr>
        <w:tabs>
          <w:tab w:val="left" w:pos="3270"/>
        </w:tabs>
        <w:jc w:val="left"/>
        <w:rPr>
          <w:ins w:id="5811" w:author="Estudiante" w:date="2014-04-01T17:32:00Z"/>
          <w:rFonts w:ascii="Arial" w:hAnsi="Arial" w:cs="Arial"/>
        </w:rPr>
        <w:pPrChange w:id="5812" w:author="Estudiante" w:date="2014-04-01T17:32:00Z">
          <w:pPr>
            <w:tabs>
              <w:tab w:val="left" w:pos="3270"/>
            </w:tabs>
          </w:pPr>
        </w:pPrChange>
      </w:pPr>
      <w:ins w:id="5813" w:author="Sala Virtual Piso 01" w:date="2014-03-13T14:29:00Z">
        <w:del w:id="5814" w:author="Estudiante" w:date="2014-04-01T17:31:00Z">
          <w:r w:rsidRPr="002956A8">
            <w:rPr>
              <w:rFonts w:ascii="Arial" w:hAnsi="Arial" w:cs="Arial"/>
              <w:rPrChange w:id="5815" w:author="Estudiante" w:date="2014-04-01T17:32:00Z">
                <w:rPr>
                  <w:color w:val="0000FF" w:themeColor="hyperlink"/>
                  <w:u w:val="single"/>
                </w:rPr>
              </w:rPrChange>
            </w:rPr>
            <w:delText xml:space="preserve">1. </w:delText>
          </w:r>
        </w:del>
        <w:r w:rsidRPr="002956A8">
          <w:rPr>
            <w:rFonts w:ascii="Arial" w:hAnsi="Arial" w:cs="Arial"/>
            <w:rPrChange w:id="5816" w:author="Estudiante" w:date="2014-04-01T17:32:00Z">
              <w:rPr>
                <w:color w:val="0000FF" w:themeColor="hyperlink"/>
                <w:u w:val="single"/>
              </w:rPr>
            </w:rPrChange>
          </w:rPr>
          <w:t>Ningún integrante puede faltar a clase sin ninguna justificación alguna con un máximo de 4 fallas, si no se evaluara la estadía del integrante.</w:t>
        </w:r>
        <w:del w:id="5817" w:author="Estudiante" w:date="2014-04-01T17:32:00Z">
          <w:r w:rsidRPr="002956A8">
            <w:rPr>
              <w:rFonts w:ascii="Arial" w:hAnsi="Arial" w:cs="Arial"/>
              <w:rPrChange w:id="5818" w:author="Estudiante" w:date="2014-04-01T17:32:00Z">
                <w:rPr>
                  <w:color w:val="0000FF" w:themeColor="hyperlink"/>
                  <w:u w:val="single"/>
                </w:rPr>
              </w:rPrChange>
            </w:rPr>
            <w:br/>
          </w:r>
        </w:del>
      </w:ins>
    </w:p>
    <w:p w:rsidR="008B38F0" w:rsidRDefault="002956A8">
      <w:pPr>
        <w:pStyle w:val="Prrafodelista"/>
        <w:numPr>
          <w:ilvl w:val="0"/>
          <w:numId w:val="46"/>
        </w:numPr>
        <w:tabs>
          <w:tab w:val="left" w:pos="3270"/>
        </w:tabs>
        <w:jc w:val="left"/>
        <w:rPr>
          <w:ins w:id="5819" w:author="Estudiante" w:date="2014-04-01T17:32:00Z"/>
          <w:rFonts w:ascii="Arial" w:hAnsi="Arial" w:cs="Arial"/>
        </w:rPr>
        <w:pPrChange w:id="5820" w:author="Estudiante" w:date="2014-04-01T17:32:00Z">
          <w:pPr>
            <w:tabs>
              <w:tab w:val="left" w:pos="3270"/>
            </w:tabs>
          </w:pPr>
        </w:pPrChange>
      </w:pPr>
      <w:ins w:id="5821" w:author="Sala Virtual Piso 01" w:date="2014-03-13T14:29:00Z">
        <w:del w:id="5822" w:author="Estudiante" w:date="2014-04-01T17:31:00Z">
          <w:r w:rsidRPr="002956A8">
            <w:rPr>
              <w:rFonts w:ascii="Arial" w:hAnsi="Arial" w:cs="Arial"/>
              <w:rPrChange w:id="5823" w:author="Estudiante" w:date="2014-04-01T17:32:00Z">
                <w:rPr>
                  <w:color w:val="0000FF" w:themeColor="hyperlink"/>
                  <w:u w:val="single"/>
                </w:rPr>
              </w:rPrChange>
            </w:rPr>
            <w:delText xml:space="preserve">2. </w:delText>
          </w:r>
        </w:del>
        <w:r w:rsidRPr="002956A8">
          <w:rPr>
            <w:rFonts w:ascii="Arial" w:hAnsi="Arial" w:cs="Arial"/>
            <w:rPrChange w:id="5824" w:author="Estudiante" w:date="2014-04-01T17:32:00Z">
              <w:rPr>
                <w:color w:val="0000FF" w:themeColor="hyperlink"/>
                <w:u w:val="single"/>
              </w:rPr>
            </w:rPrChange>
          </w:rPr>
          <w:t>En las reuniones grupales, se tendrá un margen de puntualidad de hasta máximo 10 min</w:t>
        </w:r>
      </w:ins>
      <w:ins w:id="5825" w:author="Sala Virtual Piso 01" w:date="2014-03-13T14:32:00Z">
        <w:r w:rsidRPr="002956A8">
          <w:rPr>
            <w:rFonts w:ascii="Arial" w:hAnsi="Arial" w:cs="Arial"/>
            <w:rPrChange w:id="5826" w:author="Estudiante" w:date="2014-04-01T17:32:00Z">
              <w:rPr>
                <w:color w:val="0000FF" w:themeColor="hyperlink"/>
                <w:u w:val="single"/>
              </w:rPr>
            </w:rPrChange>
          </w:rPr>
          <w:t>utos</w:t>
        </w:r>
      </w:ins>
      <w:ins w:id="5827" w:author="Sala Virtual Piso 01" w:date="2014-03-13T14:29:00Z">
        <w:r w:rsidRPr="002956A8">
          <w:rPr>
            <w:rFonts w:ascii="Arial" w:hAnsi="Arial" w:cs="Arial"/>
            <w:rPrChange w:id="5828" w:author="Estudiante" w:date="2014-04-01T17:32:00Z">
              <w:rPr>
                <w:color w:val="0000FF" w:themeColor="hyperlink"/>
                <w:u w:val="single"/>
              </w:rPr>
            </w:rPrChange>
          </w:rPr>
          <w:t xml:space="preserve"> de lo contrario </w:t>
        </w:r>
        <w:del w:id="5829" w:author="Estudiante" w:date="2014-04-01T17:33:00Z">
          <w:r w:rsidRPr="002956A8">
            <w:rPr>
              <w:rFonts w:ascii="Arial" w:hAnsi="Arial" w:cs="Arial"/>
              <w:rPrChange w:id="5830" w:author="Estudiante" w:date="2014-04-01T17:32:00Z">
                <w:rPr>
                  <w:color w:val="0000FF" w:themeColor="hyperlink"/>
                  <w:u w:val="single"/>
                </w:rPr>
              </w:rPrChange>
            </w:rPr>
            <w:delText>abra</w:delText>
          </w:r>
        </w:del>
      </w:ins>
      <w:ins w:id="5831" w:author="Estudiante" w:date="2014-04-01T17:33:00Z">
        <w:r w:rsidR="00E92862">
          <w:rPr>
            <w:rFonts w:ascii="Arial" w:hAnsi="Arial" w:cs="Arial"/>
          </w:rPr>
          <w:t>h</w:t>
        </w:r>
        <w:r w:rsidR="00E92862" w:rsidRPr="00E92862">
          <w:rPr>
            <w:rFonts w:ascii="Arial" w:hAnsi="Arial" w:cs="Arial"/>
          </w:rPr>
          <w:t>abrá</w:t>
        </w:r>
      </w:ins>
      <w:ins w:id="5832" w:author="Sala Virtual Piso 01" w:date="2014-03-13T14:29:00Z">
        <w:r w:rsidRPr="002956A8">
          <w:rPr>
            <w:rFonts w:ascii="Arial" w:hAnsi="Arial" w:cs="Arial"/>
            <w:rPrChange w:id="5833" w:author="Estudiante" w:date="2014-04-01T17:32:00Z">
              <w:rPr>
                <w:color w:val="0000FF" w:themeColor="hyperlink"/>
                <w:u w:val="single"/>
              </w:rPr>
            </w:rPrChange>
          </w:rPr>
          <w:t xml:space="preserve"> multa, si el integrante no asiste a la reunión se contara como falla y solo se podrá tener hasta máximo 4 fallas de lo contrario se evaluar</w:t>
        </w:r>
      </w:ins>
      <w:ins w:id="5834" w:author="Estudiante" w:date="2014-04-01T17:33:00Z">
        <w:r w:rsidR="00E92862">
          <w:rPr>
            <w:rFonts w:ascii="Arial" w:hAnsi="Arial" w:cs="Arial"/>
          </w:rPr>
          <w:t>á</w:t>
        </w:r>
      </w:ins>
      <w:ins w:id="5835" w:author="Sala Virtual Piso 01" w:date="2014-03-13T14:29:00Z">
        <w:del w:id="5836" w:author="Estudiante" w:date="2014-04-01T17:33:00Z">
          <w:r w:rsidRPr="002956A8">
            <w:rPr>
              <w:rFonts w:ascii="Arial" w:hAnsi="Arial" w:cs="Arial"/>
              <w:rPrChange w:id="5837" w:author="Estudiante" w:date="2014-04-01T17:32:00Z">
                <w:rPr>
                  <w:color w:val="0000FF" w:themeColor="hyperlink"/>
                  <w:u w:val="single"/>
                </w:rPr>
              </w:rPrChange>
            </w:rPr>
            <w:delText>a</w:delText>
          </w:r>
        </w:del>
        <w:r w:rsidRPr="002956A8">
          <w:rPr>
            <w:rFonts w:ascii="Arial" w:hAnsi="Arial" w:cs="Arial"/>
            <w:rPrChange w:id="5838" w:author="Estudiante" w:date="2014-04-01T17:32:00Z">
              <w:rPr>
                <w:color w:val="0000FF" w:themeColor="hyperlink"/>
                <w:u w:val="single"/>
              </w:rPr>
            </w:rPrChange>
          </w:rPr>
          <w:t xml:space="preserve"> </w:t>
        </w:r>
      </w:ins>
      <w:ins w:id="5839" w:author="Estudiante" w:date="2014-04-01T17:33:00Z">
        <w:r w:rsidR="00E92862">
          <w:rPr>
            <w:rFonts w:ascii="Arial" w:hAnsi="Arial" w:cs="Arial"/>
          </w:rPr>
          <w:t>si el integrante continua en el grupo o no, tomando en cuenta su desempeño (Se mide seg</w:t>
        </w:r>
      </w:ins>
      <w:ins w:id="5840" w:author="Estudiante" w:date="2014-04-01T17:34:00Z">
        <w:r w:rsidR="00E92862">
          <w:rPr>
            <w:rFonts w:ascii="Arial" w:hAnsi="Arial" w:cs="Arial"/>
          </w:rPr>
          <w:t xml:space="preserve">ún las métricas especificadas en la sección </w:t>
        </w:r>
      </w:ins>
      <w:commentRangeStart w:id="5841"/>
      <w:ins w:id="5842" w:author="Sala Virtual Piso 01" w:date="2014-03-13T14:29:00Z">
        <w:del w:id="5843" w:author="Estudiante" w:date="2014-04-01T17:33:00Z">
          <w:r w:rsidRPr="002956A8">
            <w:rPr>
              <w:rFonts w:ascii="Arial" w:hAnsi="Arial" w:cs="Arial"/>
              <w:rPrChange w:id="5844" w:author="Estudiante" w:date="2014-04-01T17:32:00Z">
                <w:rPr>
                  <w:color w:val="0000FF" w:themeColor="hyperlink"/>
                  <w:u w:val="single"/>
                </w:rPr>
              </w:rPrChange>
            </w:rPr>
            <w:delText>la situación del integrant</w:delText>
          </w:r>
        </w:del>
      </w:ins>
      <w:ins w:id="5845" w:author="Estudiante" w:date="2014-04-01T17:35:00Z">
        <w:r>
          <w:rPr>
            <w:rFonts w:ascii="Arial" w:hAnsi="Arial" w:cs="Arial"/>
          </w:rPr>
          <w:fldChar w:fldCharType="begin"/>
        </w:r>
        <w:r w:rsidR="00E92862">
          <w:rPr>
            <w:rFonts w:ascii="Arial" w:hAnsi="Arial" w:cs="Arial"/>
          </w:rPr>
          <w:instrText xml:space="preserve"> REF _Ref384137049 \r \h </w:instrText>
        </w:r>
      </w:ins>
      <w:r>
        <w:rPr>
          <w:rFonts w:ascii="Arial" w:hAnsi="Arial" w:cs="Arial"/>
        </w:rPr>
      </w:r>
      <w:r>
        <w:rPr>
          <w:rFonts w:ascii="Arial" w:hAnsi="Arial" w:cs="Arial"/>
        </w:rPr>
        <w:fldChar w:fldCharType="separate"/>
      </w:r>
      <w:ins w:id="5846" w:author="Estudiante" w:date="2014-04-01T17:35:00Z">
        <w:r w:rsidR="00E92862">
          <w:rPr>
            <w:rFonts w:ascii="Arial" w:hAnsi="Arial" w:cs="Arial"/>
          </w:rPr>
          <w:t>12.4</w:t>
        </w:r>
        <w:r>
          <w:rPr>
            <w:rFonts w:ascii="Arial" w:hAnsi="Arial" w:cs="Arial"/>
          </w:rPr>
          <w:fldChar w:fldCharType="end"/>
        </w:r>
        <w:r w:rsidR="00E92862">
          <w:rPr>
            <w:rFonts w:ascii="Arial" w:hAnsi="Arial" w:cs="Arial"/>
          </w:rPr>
          <w:t>.</w:t>
        </w:r>
      </w:ins>
      <w:ins w:id="5847" w:author="Sala Virtual Piso 01" w:date="2014-03-13T14:29:00Z">
        <w:del w:id="5848" w:author="Estudiante" w:date="2014-04-01T17:33:00Z">
          <w:r w:rsidRPr="002956A8">
            <w:rPr>
              <w:rFonts w:ascii="Arial" w:hAnsi="Arial" w:cs="Arial"/>
              <w:rPrChange w:id="5849" w:author="Estudiante" w:date="2014-04-01T17:32:00Z">
                <w:rPr>
                  <w:color w:val="0000FF" w:themeColor="hyperlink"/>
                  <w:u w:val="single"/>
                </w:rPr>
              </w:rPrChange>
            </w:rPr>
            <w:delText>e</w:delText>
          </w:r>
        </w:del>
        <w:del w:id="5850" w:author="Estudiante" w:date="2014-04-01T17:35:00Z">
          <w:r w:rsidRPr="002956A8">
            <w:rPr>
              <w:rFonts w:ascii="Arial" w:hAnsi="Arial" w:cs="Arial"/>
              <w:rPrChange w:id="5851" w:author="Estudiante" w:date="2014-04-01T17:32:00Z">
                <w:rPr>
                  <w:color w:val="0000FF" w:themeColor="hyperlink"/>
                  <w:u w:val="single"/>
                </w:rPr>
              </w:rPrChange>
            </w:rPr>
            <w:delText>.</w:delText>
          </w:r>
        </w:del>
      </w:ins>
      <w:ins w:id="5852" w:author="Estudiante" w:date="2014-04-01T17:32:00Z">
        <w:r w:rsidR="00E92862" w:rsidRPr="00E92862" w:rsidDel="00E92862">
          <w:rPr>
            <w:rFonts w:ascii="Arial" w:hAnsi="Arial" w:cs="Arial"/>
          </w:rPr>
          <w:t xml:space="preserve"> </w:t>
        </w:r>
      </w:ins>
      <w:ins w:id="5853" w:author="Sala Virtual Piso 01" w:date="2014-03-13T14:29:00Z">
        <w:del w:id="5854" w:author="Estudiante" w:date="2014-04-01T17:32:00Z">
          <w:r w:rsidRPr="002956A8">
            <w:rPr>
              <w:rFonts w:ascii="Arial" w:hAnsi="Arial" w:cs="Arial"/>
              <w:rPrChange w:id="5855" w:author="Estudiante" w:date="2014-04-01T17:32:00Z">
                <w:rPr>
                  <w:color w:val="0000FF" w:themeColor="hyperlink"/>
                  <w:u w:val="single"/>
                </w:rPr>
              </w:rPrChange>
            </w:rPr>
            <w:br/>
          </w:r>
        </w:del>
      </w:ins>
      <w:commentRangeEnd w:id="5841"/>
      <w:del w:id="5856" w:author="Estudiante" w:date="2014-04-01T17:32:00Z">
        <w:r w:rsidR="00A4249A" w:rsidDel="00E92862">
          <w:rPr>
            <w:rStyle w:val="Refdecomentario"/>
          </w:rPr>
          <w:commentReference w:id="5841"/>
        </w:r>
      </w:del>
    </w:p>
    <w:p w:rsidR="008B38F0" w:rsidRDefault="002956A8">
      <w:pPr>
        <w:pStyle w:val="Prrafodelista"/>
        <w:numPr>
          <w:ilvl w:val="0"/>
          <w:numId w:val="46"/>
        </w:numPr>
        <w:tabs>
          <w:tab w:val="left" w:pos="3270"/>
        </w:tabs>
        <w:jc w:val="left"/>
        <w:rPr>
          <w:ins w:id="5857" w:author="Estudiante" w:date="2014-04-01T17:32:00Z"/>
          <w:rFonts w:ascii="Arial" w:hAnsi="Arial" w:cs="Arial"/>
        </w:rPr>
        <w:pPrChange w:id="5858" w:author="Estudiante" w:date="2014-04-01T17:32:00Z">
          <w:pPr>
            <w:tabs>
              <w:tab w:val="left" w:pos="3270"/>
            </w:tabs>
          </w:pPr>
        </w:pPrChange>
      </w:pPr>
      <w:ins w:id="5859" w:author="Sala Virtual Piso 01" w:date="2014-03-13T14:29:00Z">
        <w:del w:id="5860" w:author="Estudiante" w:date="2014-04-01T17:32:00Z">
          <w:r w:rsidRPr="002956A8">
            <w:rPr>
              <w:rFonts w:ascii="Arial" w:hAnsi="Arial" w:cs="Arial"/>
              <w:rPrChange w:id="5861" w:author="Estudiante" w:date="2014-04-01T17:32:00Z">
                <w:rPr>
                  <w:color w:val="0000FF" w:themeColor="hyperlink"/>
                  <w:u w:val="single"/>
                </w:rPr>
              </w:rPrChange>
            </w:rPr>
            <w:delText xml:space="preserve">3. </w:delText>
          </w:r>
        </w:del>
        <w:r w:rsidRPr="002956A8">
          <w:rPr>
            <w:rFonts w:ascii="Arial" w:hAnsi="Arial" w:cs="Arial"/>
            <w:rPrChange w:id="5862" w:author="Estudiante" w:date="2014-04-01T17:32:00Z">
              <w:rPr>
                <w:color w:val="0000FF" w:themeColor="hyperlink"/>
                <w:u w:val="single"/>
              </w:rPr>
            </w:rPrChange>
          </w:rPr>
          <w:t>Se realizan evaluaciones de calidad donde se mirara el desempeño de cada integrante.</w:t>
        </w:r>
      </w:ins>
    </w:p>
    <w:p w:rsidR="008B38F0" w:rsidRDefault="002956A8">
      <w:pPr>
        <w:pStyle w:val="Prrafodelista"/>
        <w:numPr>
          <w:ilvl w:val="0"/>
          <w:numId w:val="46"/>
        </w:numPr>
        <w:tabs>
          <w:tab w:val="left" w:pos="3270"/>
        </w:tabs>
        <w:jc w:val="left"/>
        <w:rPr>
          <w:ins w:id="5863" w:author="Estudiante" w:date="2014-04-01T17:32:00Z"/>
          <w:rFonts w:ascii="Arial" w:hAnsi="Arial" w:cs="Arial"/>
        </w:rPr>
        <w:pPrChange w:id="5864" w:author="Estudiante" w:date="2014-04-01T17:32:00Z">
          <w:pPr>
            <w:tabs>
              <w:tab w:val="left" w:pos="3270"/>
            </w:tabs>
          </w:pPr>
        </w:pPrChange>
      </w:pPr>
      <w:ins w:id="5865" w:author="Sala Virtual Piso 01" w:date="2014-03-13T14:29:00Z">
        <w:del w:id="5866" w:author="Estudiante" w:date="2014-04-01T17:32:00Z">
          <w:r w:rsidRPr="002956A8">
            <w:rPr>
              <w:rFonts w:ascii="Arial" w:hAnsi="Arial" w:cs="Arial"/>
              <w:rPrChange w:id="5867" w:author="Estudiante" w:date="2014-04-01T17:32:00Z">
                <w:rPr>
                  <w:color w:val="0000FF" w:themeColor="hyperlink"/>
                  <w:u w:val="single"/>
                </w:rPr>
              </w:rPrChange>
            </w:rPr>
            <w:br/>
            <w:delText xml:space="preserve">4. </w:delText>
          </w:r>
        </w:del>
        <w:r w:rsidRPr="002956A8">
          <w:rPr>
            <w:rFonts w:ascii="Arial" w:hAnsi="Arial" w:cs="Arial"/>
            <w:rPrChange w:id="5868" w:author="Estudiante" w:date="2014-04-01T17:32:00Z">
              <w:rPr>
                <w:color w:val="0000FF" w:themeColor="hyperlink"/>
                <w:u w:val="single"/>
              </w:rPr>
            </w:rPrChange>
          </w:rPr>
          <w:t>Cumplir con las fechas de avance establecidas por el grupo</w:t>
        </w:r>
      </w:ins>
      <w:ins w:id="5869" w:author="Sala Virtual Piso 01" w:date="2014-03-13T14:33:00Z">
        <w:r w:rsidRPr="002956A8">
          <w:rPr>
            <w:rFonts w:ascii="Arial" w:hAnsi="Arial" w:cs="Arial"/>
            <w:rPrChange w:id="5870"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jc w:val="left"/>
        <w:rPr>
          <w:ins w:id="5871" w:author="Estudiante" w:date="2014-04-01T17:32:00Z"/>
          <w:rFonts w:ascii="Arial" w:hAnsi="Arial" w:cs="Arial"/>
        </w:rPr>
        <w:pPrChange w:id="5872" w:author="Estudiante" w:date="2014-04-01T17:32:00Z">
          <w:pPr>
            <w:tabs>
              <w:tab w:val="left" w:pos="3270"/>
            </w:tabs>
          </w:pPr>
        </w:pPrChange>
      </w:pPr>
      <w:ins w:id="5873" w:author="Sala Virtual Piso 01" w:date="2014-03-13T14:29:00Z">
        <w:del w:id="5874" w:author="Estudiante" w:date="2014-04-01T17:32:00Z">
          <w:r w:rsidRPr="002956A8">
            <w:rPr>
              <w:rFonts w:ascii="Arial" w:hAnsi="Arial" w:cs="Arial"/>
              <w:rPrChange w:id="5875" w:author="Estudiante" w:date="2014-04-01T17:32:00Z">
                <w:rPr>
                  <w:color w:val="0000FF" w:themeColor="hyperlink"/>
                  <w:u w:val="single"/>
                </w:rPr>
              </w:rPrChange>
            </w:rPr>
            <w:br/>
            <w:delText xml:space="preserve">5. </w:delText>
          </w:r>
        </w:del>
        <w:r w:rsidRPr="002956A8">
          <w:rPr>
            <w:rFonts w:ascii="Arial" w:hAnsi="Arial" w:cs="Arial"/>
            <w:rPrChange w:id="5876" w:author="Estudiante" w:date="2014-04-01T17:32:00Z">
              <w:rPr>
                <w:color w:val="0000FF" w:themeColor="hyperlink"/>
                <w:u w:val="single"/>
              </w:rPr>
            </w:rPrChange>
          </w:rPr>
          <w:t>Respetar a los integrantes del grupo de manera física y verbal</w:t>
        </w:r>
      </w:ins>
      <w:ins w:id="5877" w:author="Sala Virtual Piso 01" w:date="2014-03-13T14:33:00Z">
        <w:r w:rsidRPr="002956A8">
          <w:rPr>
            <w:rFonts w:ascii="Arial" w:hAnsi="Arial" w:cs="Arial"/>
            <w:rPrChange w:id="5878"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jc w:val="left"/>
        <w:rPr>
          <w:ins w:id="5879" w:author="Sala Virtual Piso 01" w:date="2014-03-13T14:29:00Z"/>
          <w:rFonts w:ascii="Arial" w:hAnsi="Arial" w:cs="Arial"/>
          <w:rPrChange w:id="5880" w:author="Estudiante" w:date="2014-04-01T17:32:00Z">
            <w:rPr>
              <w:ins w:id="5881" w:author="Sala Virtual Piso 01" w:date="2014-03-13T14:29:00Z"/>
            </w:rPr>
          </w:rPrChange>
        </w:rPr>
        <w:pPrChange w:id="5882" w:author="Estudiante" w:date="2014-04-01T17:32:00Z">
          <w:pPr>
            <w:tabs>
              <w:tab w:val="left" w:pos="3270"/>
            </w:tabs>
          </w:pPr>
        </w:pPrChange>
      </w:pPr>
      <w:ins w:id="5883" w:author="Sala Virtual Piso 01" w:date="2014-03-13T14:29:00Z">
        <w:del w:id="5884" w:author="Estudiante" w:date="2014-04-01T17:32:00Z">
          <w:r w:rsidRPr="002956A8">
            <w:rPr>
              <w:rFonts w:ascii="Arial" w:hAnsi="Arial" w:cs="Arial"/>
              <w:rPrChange w:id="5885" w:author="Estudiante" w:date="2014-04-01T17:32:00Z">
                <w:rPr>
                  <w:color w:val="0000FF" w:themeColor="hyperlink"/>
                  <w:u w:val="single"/>
                </w:rPr>
              </w:rPrChange>
            </w:rPr>
            <w:br/>
            <w:delText xml:space="preserve">6. </w:delText>
          </w:r>
        </w:del>
        <w:r w:rsidRPr="002956A8">
          <w:rPr>
            <w:rFonts w:ascii="Arial" w:hAnsi="Arial" w:cs="Arial"/>
            <w:rPrChange w:id="5886" w:author="Estudiante" w:date="2014-04-01T17:32:00Z">
              <w:rPr>
                <w:color w:val="0000FF" w:themeColor="hyperlink"/>
                <w:u w:val="single"/>
              </w:rPr>
            </w:rPrChange>
          </w:rPr>
          <w:t>Los integrantes deben llegar en óptimas condiciones a las reuniones</w:t>
        </w:r>
      </w:ins>
      <w:ins w:id="5887" w:author="Sala Virtual Piso 01" w:date="2014-03-13T14:33:00Z">
        <w:r w:rsidRPr="002956A8">
          <w:rPr>
            <w:rFonts w:ascii="Arial" w:hAnsi="Arial" w:cs="Arial"/>
            <w:rPrChange w:id="5888"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rPr>
          <w:ins w:id="5889" w:author="Sala Virtual Piso 01" w:date="2014-03-13T14:29:00Z"/>
          <w:rFonts w:ascii="Arial" w:hAnsi="Arial" w:cs="Arial"/>
          <w:rPrChange w:id="5890" w:author="Estudiante" w:date="2014-04-01T17:32:00Z">
            <w:rPr>
              <w:ins w:id="5891" w:author="Sala Virtual Piso 01" w:date="2014-03-13T14:29:00Z"/>
            </w:rPr>
          </w:rPrChange>
        </w:rPr>
        <w:pPrChange w:id="5892" w:author="Estudiante" w:date="2014-04-01T17:32:00Z">
          <w:pPr>
            <w:tabs>
              <w:tab w:val="left" w:pos="3270"/>
            </w:tabs>
          </w:pPr>
        </w:pPrChange>
      </w:pPr>
      <w:ins w:id="5893" w:author="Sala Virtual Piso 01" w:date="2014-03-13T14:29:00Z">
        <w:del w:id="5894" w:author="Estudiante" w:date="2014-04-01T17:32:00Z">
          <w:r w:rsidRPr="002956A8">
            <w:rPr>
              <w:rFonts w:ascii="Arial" w:hAnsi="Arial" w:cs="Arial"/>
              <w:rPrChange w:id="5895" w:author="Estudiante" w:date="2014-04-01T17:32:00Z">
                <w:rPr>
                  <w:color w:val="0000FF" w:themeColor="hyperlink"/>
                  <w:u w:val="single"/>
                </w:rPr>
              </w:rPrChange>
            </w:rPr>
            <w:delText xml:space="preserve">7. </w:delText>
          </w:r>
        </w:del>
        <w:r w:rsidRPr="002956A8">
          <w:rPr>
            <w:rFonts w:ascii="Arial" w:hAnsi="Arial" w:cs="Arial"/>
            <w:rPrChange w:id="5896" w:author="Estudiante" w:date="2014-04-01T17:32:00Z">
              <w:rPr>
                <w:color w:val="0000FF" w:themeColor="hyperlink"/>
                <w:u w:val="single"/>
              </w:rPr>
            </w:rPrChange>
          </w:rPr>
          <w:t>El pago de la multa debe ser a cada uno de los integrantes que llegaron puntual</w:t>
        </w:r>
      </w:ins>
      <w:ins w:id="5897" w:author="Sala Virtual Piso 01" w:date="2014-03-13T14:33:00Z">
        <w:r w:rsidRPr="002956A8">
          <w:rPr>
            <w:rFonts w:ascii="Arial" w:hAnsi="Arial" w:cs="Arial"/>
            <w:rPrChange w:id="5898"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rPr>
          <w:ins w:id="5899" w:author="Sala Virtual Piso 01" w:date="2014-03-13T14:29:00Z"/>
          <w:rFonts w:ascii="Arial" w:hAnsi="Arial" w:cs="Arial"/>
          <w:rPrChange w:id="5900" w:author="Estudiante" w:date="2014-04-01T17:32:00Z">
            <w:rPr>
              <w:ins w:id="5901" w:author="Sala Virtual Piso 01" w:date="2014-03-13T14:29:00Z"/>
            </w:rPr>
          </w:rPrChange>
        </w:rPr>
        <w:pPrChange w:id="5902" w:author="Estudiante" w:date="2014-04-01T17:32:00Z">
          <w:pPr>
            <w:tabs>
              <w:tab w:val="left" w:pos="3270"/>
            </w:tabs>
          </w:pPr>
        </w:pPrChange>
      </w:pPr>
      <w:ins w:id="5903" w:author="Sala Virtual Piso 01" w:date="2014-03-13T14:29:00Z">
        <w:del w:id="5904" w:author="Estudiante" w:date="2014-04-01T17:32:00Z">
          <w:r w:rsidRPr="002956A8">
            <w:rPr>
              <w:rFonts w:ascii="Arial" w:hAnsi="Arial" w:cs="Arial"/>
              <w:rPrChange w:id="5905" w:author="Estudiante" w:date="2014-04-01T17:32:00Z">
                <w:rPr>
                  <w:color w:val="0000FF" w:themeColor="hyperlink"/>
                  <w:u w:val="single"/>
                </w:rPr>
              </w:rPrChange>
            </w:rPr>
            <w:delText xml:space="preserve">8. </w:delText>
          </w:r>
        </w:del>
        <w:r w:rsidRPr="002956A8">
          <w:rPr>
            <w:rFonts w:ascii="Arial" w:hAnsi="Arial" w:cs="Arial"/>
            <w:rPrChange w:id="5906" w:author="Estudiante" w:date="2014-04-01T17:32:00Z">
              <w:rPr>
                <w:color w:val="0000FF" w:themeColor="hyperlink"/>
                <w:u w:val="single"/>
              </w:rPr>
            </w:rPrChange>
          </w:rPr>
          <w:t>El integrante que no pague la multa correspondiente tiene un plazo máximo de 2 semanas para pagar, de lo contrario será expulsado del grupo.</w:t>
        </w:r>
      </w:ins>
    </w:p>
    <w:p w:rsidR="008B38F0" w:rsidRDefault="002956A8">
      <w:pPr>
        <w:pStyle w:val="Prrafodelista"/>
        <w:numPr>
          <w:ilvl w:val="0"/>
          <w:numId w:val="46"/>
        </w:numPr>
        <w:tabs>
          <w:tab w:val="left" w:pos="3270"/>
        </w:tabs>
        <w:rPr>
          <w:ins w:id="5907" w:author="Sala Virtual Piso 01" w:date="2014-03-13T14:29:00Z"/>
          <w:rFonts w:ascii="Arial" w:hAnsi="Arial" w:cs="Arial"/>
          <w:rPrChange w:id="5908" w:author="Estudiante" w:date="2014-04-01T17:32:00Z">
            <w:rPr>
              <w:ins w:id="5909" w:author="Sala Virtual Piso 01" w:date="2014-03-13T14:29:00Z"/>
            </w:rPr>
          </w:rPrChange>
        </w:rPr>
        <w:pPrChange w:id="5910" w:author="Estudiante" w:date="2014-04-01T17:32:00Z">
          <w:pPr>
            <w:tabs>
              <w:tab w:val="left" w:pos="3270"/>
            </w:tabs>
          </w:pPr>
        </w:pPrChange>
      </w:pPr>
      <w:ins w:id="5911" w:author="Sala Virtual Piso 01" w:date="2014-03-13T14:29:00Z">
        <w:del w:id="5912" w:author="Estudiante" w:date="2014-04-01T17:32:00Z">
          <w:r w:rsidRPr="002956A8">
            <w:rPr>
              <w:rFonts w:ascii="Arial" w:hAnsi="Arial" w:cs="Arial"/>
              <w:rPrChange w:id="5913" w:author="Estudiante" w:date="2014-04-01T17:32:00Z">
                <w:rPr>
                  <w:color w:val="0000FF" w:themeColor="hyperlink"/>
                  <w:u w:val="single"/>
                </w:rPr>
              </w:rPrChange>
            </w:rPr>
            <w:delText xml:space="preserve">9. </w:delText>
          </w:r>
        </w:del>
        <w:r w:rsidRPr="002956A8">
          <w:rPr>
            <w:rFonts w:ascii="Arial" w:hAnsi="Arial" w:cs="Arial"/>
            <w:rPrChange w:id="5914" w:author="Estudiante" w:date="2014-04-01T17:32:00Z">
              <w:rPr>
                <w:color w:val="0000FF" w:themeColor="hyperlink"/>
                <w:u w:val="single"/>
              </w:rPr>
            </w:rPrChange>
          </w:rPr>
          <w:t>Si por reunión o clase  el integrante que tiene multa no paga, se le incrementara el valor de la multa en 500 pesos</w:t>
        </w:r>
      </w:ins>
      <w:ins w:id="5915" w:author="Sala Virtual Piso 01" w:date="2014-03-13T14:33:00Z">
        <w:r w:rsidRPr="002956A8">
          <w:rPr>
            <w:rFonts w:ascii="Arial" w:hAnsi="Arial" w:cs="Arial"/>
            <w:rPrChange w:id="5916"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rPr>
          <w:ins w:id="5917" w:author="Sala Virtual Piso 01" w:date="2014-03-13T14:29:00Z"/>
          <w:rFonts w:ascii="Arial" w:hAnsi="Arial" w:cs="Arial"/>
          <w:rPrChange w:id="5918" w:author="Estudiante" w:date="2014-04-01T17:32:00Z">
            <w:rPr>
              <w:ins w:id="5919" w:author="Sala Virtual Piso 01" w:date="2014-03-13T14:29:00Z"/>
            </w:rPr>
          </w:rPrChange>
        </w:rPr>
        <w:pPrChange w:id="5920" w:author="Estudiante" w:date="2014-04-01T17:32:00Z">
          <w:pPr>
            <w:tabs>
              <w:tab w:val="left" w:pos="3270"/>
            </w:tabs>
          </w:pPr>
        </w:pPrChange>
      </w:pPr>
      <w:ins w:id="5921" w:author="Sala Virtual Piso 01" w:date="2014-03-13T14:29:00Z">
        <w:del w:id="5922" w:author="Estudiante" w:date="2014-04-01T17:32:00Z">
          <w:r w:rsidRPr="002956A8">
            <w:rPr>
              <w:rFonts w:ascii="Arial" w:hAnsi="Arial" w:cs="Arial"/>
              <w:rPrChange w:id="5923" w:author="Estudiante" w:date="2014-04-01T17:32:00Z">
                <w:rPr>
                  <w:color w:val="0000FF" w:themeColor="hyperlink"/>
                  <w:u w:val="single"/>
                </w:rPr>
              </w:rPrChange>
            </w:rPr>
            <w:delText xml:space="preserve">10. </w:delText>
          </w:r>
        </w:del>
        <w:r w:rsidRPr="002956A8">
          <w:rPr>
            <w:rFonts w:ascii="Arial" w:hAnsi="Arial" w:cs="Arial"/>
            <w:rPrChange w:id="5924" w:author="Estudiante" w:date="2014-04-01T17:32:00Z">
              <w:rPr>
                <w:color w:val="0000FF" w:themeColor="hyperlink"/>
                <w:u w:val="single"/>
              </w:rPr>
            </w:rPrChange>
          </w:rPr>
          <w:t xml:space="preserve">Todos los integrantes del grupo tienen que asistir a las distintas  </w:t>
        </w:r>
        <w:commentRangeStart w:id="5925"/>
        <w:r w:rsidRPr="002956A8">
          <w:rPr>
            <w:rFonts w:ascii="Arial" w:hAnsi="Arial" w:cs="Arial"/>
            <w:rPrChange w:id="5926" w:author="Estudiante" w:date="2014-04-01T17:32:00Z">
              <w:rPr>
                <w:color w:val="0000FF" w:themeColor="hyperlink"/>
                <w:u w:val="single"/>
              </w:rPr>
            </w:rPrChange>
          </w:rPr>
          <w:t>retroalimentaciones con el ingeniero Miguel Torres de lo contrario se le cobrara una multa</w:t>
        </w:r>
      </w:ins>
      <w:commentRangeEnd w:id="5925"/>
      <w:r w:rsidR="001D0B4F">
        <w:rPr>
          <w:rStyle w:val="Refdecomentario"/>
        </w:rPr>
        <w:commentReference w:id="5925"/>
      </w:r>
      <w:ins w:id="5927" w:author="Sala Virtual Piso 01" w:date="2014-03-13T14:33:00Z">
        <w:r w:rsidRPr="002956A8">
          <w:rPr>
            <w:rFonts w:ascii="Arial" w:hAnsi="Arial" w:cs="Arial"/>
            <w:rPrChange w:id="5928" w:author="Estudiante" w:date="2014-04-01T17:32:00Z">
              <w:rPr>
                <w:color w:val="0000FF" w:themeColor="hyperlink"/>
                <w:u w:val="single"/>
              </w:rPr>
            </w:rPrChange>
          </w:rPr>
          <w:t>.</w:t>
        </w:r>
      </w:ins>
    </w:p>
    <w:p w:rsidR="008B38F0" w:rsidRDefault="002956A8">
      <w:pPr>
        <w:pStyle w:val="Prrafodelista"/>
        <w:numPr>
          <w:ilvl w:val="0"/>
          <w:numId w:val="46"/>
        </w:numPr>
        <w:tabs>
          <w:tab w:val="left" w:pos="3270"/>
        </w:tabs>
        <w:rPr>
          <w:ins w:id="5929" w:author="Sala Virtual Piso 01" w:date="2014-03-13T14:29:00Z"/>
          <w:rFonts w:ascii="Arial" w:hAnsi="Arial" w:cs="Arial"/>
          <w:rPrChange w:id="5930" w:author="Estudiante" w:date="2014-04-01T17:32:00Z">
            <w:rPr>
              <w:ins w:id="5931" w:author="Sala Virtual Piso 01" w:date="2014-03-13T14:29:00Z"/>
            </w:rPr>
          </w:rPrChange>
        </w:rPr>
        <w:pPrChange w:id="5932" w:author="Estudiante" w:date="2014-04-01T17:32:00Z">
          <w:pPr>
            <w:tabs>
              <w:tab w:val="left" w:pos="3270"/>
            </w:tabs>
          </w:pPr>
        </w:pPrChange>
      </w:pPr>
      <w:ins w:id="5933" w:author="Sala Virtual Piso 01" w:date="2014-03-13T14:29:00Z">
        <w:del w:id="5934" w:author="Estudiante" w:date="2014-04-01T17:32:00Z">
          <w:r w:rsidRPr="002956A8">
            <w:rPr>
              <w:rFonts w:ascii="Arial" w:hAnsi="Arial" w:cs="Arial"/>
              <w:rPrChange w:id="5935" w:author="Estudiante" w:date="2014-04-01T17:32:00Z">
                <w:rPr>
                  <w:color w:val="0000FF" w:themeColor="hyperlink"/>
                  <w:u w:val="single"/>
                </w:rPr>
              </w:rPrChange>
            </w:rPr>
            <w:delText xml:space="preserve">11. </w:delText>
          </w:r>
        </w:del>
        <w:r w:rsidRPr="002956A8">
          <w:rPr>
            <w:rFonts w:ascii="Arial" w:hAnsi="Arial" w:cs="Arial"/>
            <w:rPrChange w:id="5936" w:author="Estudiante" w:date="2014-04-01T17:32:00Z">
              <w:rPr>
                <w:color w:val="0000FF" w:themeColor="hyperlink"/>
                <w:u w:val="single"/>
              </w:rPr>
            </w:rPrChange>
          </w:rPr>
          <w:t>Los integrantes que asistan sin falta alguna a las distintas reuniones grupales o que no reciban ninguna multa en una entrega, el grupo le invita a una cerveza por su puntualidad  y compromiso.</w:t>
        </w:r>
      </w:ins>
    </w:p>
    <w:p w:rsidR="007A2E09" w:rsidRPr="009A457B" w:rsidRDefault="007A2E09" w:rsidP="007A2E09">
      <w:pPr>
        <w:tabs>
          <w:tab w:val="left" w:pos="3270"/>
        </w:tabs>
        <w:rPr>
          <w:ins w:id="5937" w:author="Sala Virtual Piso 01" w:date="2014-03-13T14:29:00Z"/>
          <w:rFonts w:ascii="Arial" w:hAnsi="Arial" w:cs="Arial"/>
          <w:rPrChange w:id="5938" w:author="Sala Virtual Piso 01" w:date="2014-03-13T14:34:00Z">
            <w:rPr>
              <w:ins w:id="5939" w:author="Sala Virtual Piso 01" w:date="2014-03-13T14:29:00Z"/>
            </w:rPr>
          </w:rPrChange>
        </w:rPr>
      </w:pPr>
    </w:p>
    <w:p w:rsidR="007A2E09" w:rsidRPr="009A457B" w:rsidRDefault="002956A8" w:rsidP="007A2E09">
      <w:pPr>
        <w:rPr>
          <w:ins w:id="5940" w:author="Sala Virtual Piso 01" w:date="2014-03-13T14:29:00Z"/>
          <w:rFonts w:ascii="Arial" w:hAnsi="Arial" w:cs="Arial"/>
          <w:u w:val="single"/>
          <w:rPrChange w:id="5941" w:author="Sala Virtual Piso 01" w:date="2014-03-13T14:34:00Z">
            <w:rPr>
              <w:ins w:id="5942" w:author="Sala Virtual Piso 01" w:date="2014-03-13T14:29:00Z"/>
              <w:u w:val="single"/>
            </w:rPr>
          </w:rPrChange>
        </w:rPr>
      </w:pPr>
      <w:ins w:id="5943" w:author="Sala Virtual Piso 01" w:date="2014-03-13T14:29:00Z">
        <w:r w:rsidRPr="002956A8">
          <w:rPr>
            <w:rFonts w:ascii="Arial" w:hAnsi="Arial" w:cs="Arial"/>
            <w:rPrChange w:id="5944" w:author="Sala Virtual Piso 01" w:date="2014-03-13T14:34:00Z">
              <w:rPr>
                <w:color w:val="0000FF" w:themeColor="hyperlink"/>
                <w:u w:val="single"/>
              </w:rPr>
            </w:rPrChange>
          </w:rPr>
          <w:t>Valor multa: 1000 pesos</w:t>
        </w:r>
      </w:ins>
    </w:p>
    <w:p w:rsidR="007A2E09" w:rsidDel="009A457B" w:rsidRDefault="007A2E09">
      <w:pPr>
        <w:rPr>
          <w:del w:id="5945" w:author="Sala Virtual Piso 01" w:date="2014-03-13T14:33:00Z"/>
          <w:rFonts w:ascii="Arial" w:hAnsi="Arial" w:cs="Arial"/>
          <w:color w:val="000090"/>
          <w:lang w:val="es-ES_tradnl"/>
        </w:rPr>
      </w:pPr>
    </w:p>
    <w:p w:rsidR="00380229" w:rsidDel="009A457B" w:rsidRDefault="00380229">
      <w:pPr>
        <w:rPr>
          <w:del w:id="5946" w:author="Sala Virtual Piso 01" w:date="2014-03-13T14:33:00Z"/>
          <w:rFonts w:ascii="Arial" w:hAnsi="Arial" w:cs="Arial"/>
          <w:color w:val="000090"/>
          <w:lang w:val="es-ES_tradnl"/>
        </w:rPr>
      </w:pPr>
    </w:p>
    <w:p w:rsidR="00380229" w:rsidDel="009A457B" w:rsidRDefault="00380229">
      <w:pPr>
        <w:rPr>
          <w:del w:id="5947" w:author="Sala Virtual Piso 01" w:date="2014-03-13T14:33:00Z"/>
          <w:rFonts w:ascii="Arial" w:hAnsi="Arial" w:cs="Arial"/>
          <w:color w:val="000090"/>
          <w:lang w:val="es-ES_tradnl"/>
        </w:rPr>
      </w:pPr>
    </w:p>
    <w:p w:rsidR="00380229" w:rsidDel="009A457B" w:rsidRDefault="00380229">
      <w:pPr>
        <w:rPr>
          <w:del w:id="5948" w:author="Sala Virtual Piso 01" w:date="2014-03-13T14:33:00Z"/>
          <w:rFonts w:ascii="Arial" w:hAnsi="Arial" w:cs="Arial"/>
          <w:color w:val="000090"/>
          <w:lang w:val="es-ES_tradnl"/>
        </w:rPr>
      </w:pPr>
    </w:p>
    <w:p w:rsidR="00380229" w:rsidDel="009A457B" w:rsidRDefault="00380229">
      <w:pPr>
        <w:rPr>
          <w:del w:id="5949" w:author="Sala Virtual Piso 01" w:date="2014-03-13T14:33:00Z"/>
          <w:rFonts w:ascii="Arial" w:hAnsi="Arial" w:cs="Arial"/>
          <w:color w:val="000090"/>
          <w:lang w:val="es-ES_tradnl"/>
        </w:rPr>
      </w:pPr>
    </w:p>
    <w:p w:rsidR="00380229" w:rsidDel="009A457B" w:rsidRDefault="00380229">
      <w:pPr>
        <w:rPr>
          <w:del w:id="5950" w:author="Sala Virtual Piso 01" w:date="2014-03-13T14:33:00Z"/>
          <w:rFonts w:ascii="Arial" w:hAnsi="Arial" w:cs="Arial"/>
          <w:color w:val="000090"/>
          <w:lang w:val="es-ES_tradnl"/>
        </w:rPr>
      </w:pPr>
    </w:p>
    <w:p w:rsidR="00380229" w:rsidDel="009A457B" w:rsidRDefault="00380229">
      <w:pPr>
        <w:rPr>
          <w:del w:id="5951" w:author="Sala Virtual Piso 01" w:date="2014-03-13T14:33:00Z"/>
          <w:rFonts w:ascii="Arial" w:hAnsi="Arial" w:cs="Arial"/>
          <w:color w:val="000090"/>
          <w:lang w:val="es-ES_tradnl"/>
        </w:rPr>
      </w:pPr>
    </w:p>
    <w:p w:rsidR="00380229" w:rsidDel="009A457B" w:rsidRDefault="00380229">
      <w:pPr>
        <w:rPr>
          <w:del w:id="5952" w:author="Sala Virtual Piso 01" w:date="2014-03-13T14:33:00Z"/>
          <w:rFonts w:ascii="Arial" w:hAnsi="Arial" w:cs="Arial"/>
          <w:color w:val="000090"/>
          <w:lang w:val="es-ES_tradnl"/>
        </w:rPr>
      </w:pPr>
    </w:p>
    <w:p w:rsidR="00380229" w:rsidDel="009A457B" w:rsidRDefault="00380229">
      <w:pPr>
        <w:rPr>
          <w:del w:id="5953" w:author="Sala Virtual Piso 01" w:date="2014-03-13T14:33:00Z"/>
          <w:rFonts w:ascii="Arial" w:hAnsi="Arial" w:cs="Arial"/>
          <w:color w:val="000090"/>
          <w:lang w:val="es-ES_tradnl"/>
        </w:rPr>
      </w:pPr>
    </w:p>
    <w:p w:rsidR="00380229" w:rsidDel="009A457B" w:rsidRDefault="00380229">
      <w:pPr>
        <w:rPr>
          <w:del w:id="5954" w:author="Sala Virtual Piso 01" w:date="2014-03-13T14:33:00Z"/>
          <w:rFonts w:ascii="Arial" w:hAnsi="Arial" w:cs="Arial"/>
          <w:color w:val="000090"/>
          <w:lang w:val="es-ES_tradnl"/>
        </w:rPr>
      </w:pPr>
    </w:p>
    <w:p w:rsidR="00380229" w:rsidDel="009A457B" w:rsidRDefault="00380229">
      <w:pPr>
        <w:rPr>
          <w:del w:id="5955" w:author="Sala Virtual Piso 01" w:date="2014-03-13T14:33:00Z"/>
          <w:rFonts w:ascii="Arial" w:hAnsi="Arial" w:cs="Arial"/>
          <w:color w:val="000090"/>
          <w:lang w:val="es-ES_tradnl"/>
        </w:rPr>
      </w:pPr>
    </w:p>
    <w:p w:rsidR="00380229" w:rsidDel="009A457B" w:rsidRDefault="00380229">
      <w:pPr>
        <w:rPr>
          <w:del w:id="5956" w:author="Sala Virtual Piso 01" w:date="2014-03-13T14:33:00Z"/>
          <w:rFonts w:ascii="Arial" w:hAnsi="Arial" w:cs="Arial"/>
          <w:color w:val="000090"/>
          <w:lang w:val="es-ES_tradnl"/>
        </w:rPr>
      </w:pPr>
    </w:p>
    <w:p w:rsidR="00380229" w:rsidDel="009A457B" w:rsidRDefault="00380229">
      <w:pPr>
        <w:rPr>
          <w:del w:id="5957" w:author="Sala Virtual Piso 01" w:date="2014-03-13T14:33:00Z"/>
          <w:rFonts w:ascii="Arial" w:hAnsi="Arial" w:cs="Arial"/>
          <w:color w:val="000090"/>
          <w:lang w:val="es-ES_tradnl"/>
        </w:rPr>
      </w:pPr>
    </w:p>
    <w:p w:rsidR="00380229" w:rsidDel="009A457B" w:rsidRDefault="00380229">
      <w:pPr>
        <w:rPr>
          <w:del w:id="5958" w:author="Sala Virtual Piso 01" w:date="2014-03-13T14:33:00Z"/>
          <w:rFonts w:ascii="Arial" w:hAnsi="Arial" w:cs="Arial"/>
          <w:color w:val="000090"/>
          <w:lang w:val="es-ES_tradnl"/>
        </w:rPr>
      </w:pPr>
    </w:p>
    <w:p w:rsidR="00380229" w:rsidDel="009A457B" w:rsidRDefault="00380229">
      <w:pPr>
        <w:rPr>
          <w:del w:id="5959" w:author="Sala Virtual Piso 01" w:date="2014-03-13T14:33:00Z"/>
          <w:rFonts w:ascii="Arial" w:hAnsi="Arial" w:cs="Arial"/>
          <w:color w:val="000090"/>
          <w:lang w:val="es-ES_tradnl"/>
        </w:rPr>
      </w:pPr>
    </w:p>
    <w:p w:rsidR="00380229" w:rsidDel="009A457B" w:rsidRDefault="00380229">
      <w:pPr>
        <w:rPr>
          <w:del w:id="5960" w:author="Sala Virtual Piso 01" w:date="2014-03-13T14:33:00Z"/>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ins w:id="5961" w:author="Familia Valderrama A" w:date="2014-03-11T20:55:00Z"/>
          <w:rFonts w:ascii="Arial" w:hAnsi="Arial" w:cs="Arial"/>
          <w:lang w:val="es-ES_tradnl"/>
        </w:rPr>
      </w:pPr>
    </w:p>
    <w:p w:rsidR="00914C87" w:rsidRDefault="00914C87">
      <w:pPr>
        <w:rPr>
          <w:ins w:id="5962" w:author="Sergio" w:date="2014-04-02T21:15:00Z"/>
          <w:rFonts w:ascii="Arial" w:hAnsi="Arial" w:cs="Arial"/>
          <w:lang w:val="es-ES_tradnl"/>
        </w:rPr>
      </w:pPr>
    </w:p>
    <w:p w:rsidR="00AE14BD" w:rsidRDefault="00AE14BD">
      <w:pPr>
        <w:rPr>
          <w:rFonts w:ascii="Arial" w:hAnsi="Arial" w:cs="Arial"/>
          <w:lang w:val="es-ES_tradnl"/>
        </w:rPr>
      </w:pPr>
    </w:p>
    <w:p w:rsidR="00380229" w:rsidRDefault="005B51FA">
      <w:pPr>
        <w:pStyle w:val="Ttulo2"/>
        <w:rPr>
          <w:rFonts w:ascii="Arial" w:hAnsi="Arial" w:cs="Arial"/>
          <w:lang w:val="es-ES_tradnl"/>
        </w:rPr>
      </w:pPr>
      <w:bookmarkStart w:id="5963" w:name="_Ref382417297"/>
      <w:bookmarkStart w:id="5964" w:name="_Toc384230553"/>
      <w:commentRangeStart w:id="5965"/>
      <w:r w:rsidRPr="0007042C">
        <w:rPr>
          <w:rFonts w:ascii="Arial" w:hAnsi="Arial" w:cs="Arial"/>
          <w:lang w:val="es-ES_tradnl"/>
        </w:rPr>
        <w:t xml:space="preserve">Análisis y Administración de </w:t>
      </w:r>
      <w:commentRangeStart w:id="5966"/>
      <w:r w:rsidRPr="0007042C">
        <w:rPr>
          <w:rFonts w:ascii="Arial" w:hAnsi="Arial" w:cs="Arial"/>
          <w:lang w:val="es-ES_tradnl"/>
        </w:rPr>
        <w:t>Riesgos</w:t>
      </w:r>
      <w:bookmarkEnd w:id="5963"/>
      <w:commentRangeEnd w:id="5965"/>
      <w:r w:rsidR="002D5720">
        <w:rPr>
          <w:rStyle w:val="Refdecomentario"/>
          <w:rFonts w:ascii="Calibri" w:hAnsi="Calibri"/>
          <w:b w:val="0"/>
          <w:bCs w:val="0"/>
        </w:rPr>
        <w:commentReference w:id="5965"/>
      </w:r>
      <w:commentRangeEnd w:id="5966"/>
      <w:r w:rsidR="00AC6375">
        <w:rPr>
          <w:rStyle w:val="Refdecomentario"/>
          <w:rFonts w:ascii="Calibri" w:hAnsi="Calibri"/>
          <w:b w:val="0"/>
          <w:bCs w:val="0"/>
        </w:rPr>
        <w:commentReference w:id="5966"/>
      </w:r>
      <w:bookmarkEnd w:id="5964"/>
    </w:p>
    <w:p w:rsidR="00380229" w:rsidRDefault="00380229">
      <w:pPr>
        <w:rPr>
          <w:rFonts w:ascii="Arial" w:hAnsi="Arial" w:cs="Arial"/>
          <w:color w:val="000090"/>
          <w:lang w:val="es-ES_tradnl"/>
        </w:rPr>
      </w:pPr>
    </w:p>
    <w:p w:rsidR="00380229" w:rsidRDefault="00244974">
      <w:pPr>
        <w:rPr>
          <w:rFonts w:ascii="Arial" w:hAnsi="Arial" w:cs="Arial"/>
          <w:szCs w:val="24"/>
          <w:lang w:val="es-ES_tradnl"/>
        </w:rPr>
      </w:pPr>
      <w:r w:rsidRPr="00244974">
        <w:rPr>
          <w:rFonts w:ascii="Arial" w:hAnsi="Arial" w:cs="Arial"/>
          <w:szCs w:val="24"/>
          <w:lang w:val="es-ES_tradnl"/>
        </w:rPr>
        <w:t xml:space="preserve">El plan de riesgos </w:t>
      </w:r>
      <w:r w:rsidR="00F52A0B">
        <w:rPr>
          <w:rFonts w:ascii="Arial" w:hAnsi="Arial" w:cs="Arial"/>
          <w:szCs w:val="24"/>
          <w:lang w:val="es-ES_tradnl"/>
        </w:rPr>
        <w:t xml:space="preserve">está </w:t>
      </w:r>
      <w:r w:rsidR="009109F1">
        <w:rPr>
          <w:rFonts w:ascii="Arial" w:hAnsi="Arial" w:cs="Arial"/>
          <w:szCs w:val="24"/>
          <w:lang w:val="es-ES_tradnl"/>
        </w:rPr>
        <w:t xml:space="preserve">basado en </w:t>
      </w:r>
      <w:del w:id="5967" w:author="Sergio" w:date="2014-04-18T14:41:00Z">
        <w:r w:rsidR="009109F1" w:rsidDel="00093016">
          <w:rPr>
            <w:rFonts w:ascii="Arial" w:hAnsi="Arial" w:cs="Arial"/>
            <w:szCs w:val="24"/>
            <w:lang w:val="es-ES_tradnl"/>
          </w:rPr>
          <w:delText xml:space="preserve">unos </w:delText>
        </w:r>
      </w:del>
      <w:ins w:id="5968" w:author="Sergio" w:date="2014-04-18T14:41:00Z">
        <w:r w:rsidR="00093016">
          <w:rPr>
            <w:rFonts w:ascii="Arial" w:hAnsi="Arial" w:cs="Arial"/>
            <w:szCs w:val="24"/>
            <w:lang w:val="es-ES_tradnl"/>
          </w:rPr>
          <w:t xml:space="preserve">los siguientes </w:t>
        </w:r>
      </w:ins>
      <w:r w:rsidR="009109F1">
        <w:rPr>
          <w:rFonts w:ascii="Arial" w:hAnsi="Arial" w:cs="Arial"/>
          <w:szCs w:val="24"/>
          <w:lang w:val="es-ES_tradnl"/>
        </w:rPr>
        <w:t>elementos</w:t>
      </w:r>
      <w:del w:id="5969" w:author="Sergio" w:date="2014-04-18T14:41:00Z">
        <w:r w:rsidR="009109F1" w:rsidDel="00093016">
          <w:rPr>
            <w:rFonts w:ascii="Arial" w:hAnsi="Arial" w:cs="Arial"/>
            <w:szCs w:val="24"/>
            <w:lang w:val="es-ES_tradnl"/>
          </w:rPr>
          <w:delText xml:space="preserve"> planteados por Elaine M. Hall  los cuales se explican a continuación</w:delText>
        </w:r>
      </w:del>
      <w:sdt>
        <w:sdtPr>
          <w:rPr>
            <w:rFonts w:ascii="Arial" w:hAnsi="Arial" w:cs="Arial"/>
            <w:szCs w:val="24"/>
            <w:lang w:val="es-ES_tradnl"/>
          </w:rPr>
          <w:id w:val="57679145"/>
          <w:citation/>
        </w:sdtPr>
        <w:sdtContent>
          <w:r w:rsidR="002956A8">
            <w:rPr>
              <w:rFonts w:ascii="Arial" w:hAnsi="Arial" w:cs="Arial"/>
              <w:szCs w:val="24"/>
              <w:lang w:val="es-ES_tradnl"/>
            </w:rPr>
            <w:fldChar w:fldCharType="begin"/>
          </w:r>
          <w:r w:rsidR="007B0CFA">
            <w:rPr>
              <w:rFonts w:ascii="Arial" w:hAnsi="Arial" w:cs="Arial"/>
              <w:szCs w:val="24"/>
              <w:lang w:val="es-CO"/>
            </w:rPr>
            <w:instrText xml:space="preserve"> CITATION Ela03 \l 9226 </w:instrText>
          </w:r>
          <w:r w:rsidR="002956A8">
            <w:rPr>
              <w:rFonts w:ascii="Arial" w:hAnsi="Arial" w:cs="Arial"/>
              <w:szCs w:val="24"/>
              <w:lang w:val="es-ES_tradnl"/>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[44]</w:t>
          </w:r>
          <w:r w:rsidR="002956A8">
            <w:rPr>
              <w:rFonts w:ascii="Arial" w:hAnsi="Arial" w:cs="Arial"/>
              <w:szCs w:val="24"/>
              <w:lang w:val="es-ES_tradnl"/>
            </w:rPr>
            <w:fldChar w:fldCharType="end"/>
          </w:r>
        </w:sdtContent>
      </w:sdt>
      <w:r w:rsidR="009109F1">
        <w:rPr>
          <w:rFonts w:ascii="Arial" w:hAnsi="Arial" w:cs="Arial"/>
          <w:szCs w:val="24"/>
          <w:lang w:val="es-ES_tradnl"/>
        </w:rPr>
        <w:t xml:space="preserve">: </w:t>
      </w:r>
    </w:p>
    <w:p w:rsidR="00380229" w:rsidRDefault="002956A8">
      <w:pPr>
        <w:rPr>
          <w:rFonts w:ascii="Arial" w:hAnsi="Arial" w:cs="Arial"/>
          <w:szCs w:val="24"/>
          <w:lang w:val="es-ES_tradnl"/>
        </w:rPr>
      </w:pPr>
      <w:commentRangeStart w:id="5970"/>
      <w:r w:rsidRPr="002956A8">
        <w:rPr>
          <w:rFonts w:ascii="Arial" w:hAnsi="Arial" w:cs="Arial"/>
          <w:b/>
          <w:szCs w:val="24"/>
          <w:lang w:val="es-ES_tradnl"/>
          <w:rPrChange w:id="5971" w:author="Sergio" w:date="2014-04-18T15:08:00Z">
            <w:rPr>
              <w:rFonts w:ascii="Arial" w:hAnsi="Arial" w:cs="Arial"/>
              <w:color w:val="0000FF" w:themeColor="hyperlink"/>
              <w:szCs w:val="24"/>
              <w:u w:val="single"/>
              <w:lang w:val="es-ES_tradnl"/>
            </w:rPr>
          </w:rPrChange>
        </w:rPr>
        <w:t>Autoridad de aprobación</w:t>
      </w:r>
      <w:commentRangeEnd w:id="5970"/>
      <w:r w:rsidRPr="002956A8">
        <w:rPr>
          <w:rStyle w:val="Refdecomentario"/>
          <w:b/>
          <w:rPrChange w:id="5972" w:author="Sergio" w:date="2014-04-18T15:08:00Z">
            <w:rPr>
              <w:rStyle w:val="Refdecomentario"/>
            </w:rPr>
          </w:rPrChange>
        </w:rPr>
        <w:commentReference w:id="5970"/>
      </w:r>
      <w:r w:rsidR="005F62A3">
        <w:rPr>
          <w:rFonts w:ascii="Arial" w:hAnsi="Arial" w:cs="Arial"/>
          <w:szCs w:val="24"/>
          <w:lang w:val="es-ES_tradnl"/>
        </w:rPr>
        <w:t xml:space="preserve">: Es </w:t>
      </w:r>
      <w:r w:rsidR="00C52B7D">
        <w:rPr>
          <w:rFonts w:ascii="Arial" w:hAnsi="Arial" w:cs="Arial"/>
          <w:szCs w:val="24"/>
          <w:lang w:val="es-ES_tradnl"/>
        </w:rPr>
        <w:t>quien se encarga de aprobar (si es relevante o no) los riesgos que han sido identificados en el proceso de identificación de riegos. Esta persona también tiene la</w:t>
      </w:r>
      <w:r w:rsidR="009109F1">
        <w:rPr>
          <w:rFonts w:ascii="Arial" w:hAnsi="Arial" w:cs="Arial"/>
          <w:szCs w:val="24"/>
          <w:lang w:val="es-ES_tradnl"/>
        </w:rPr>
        <w:t>s</w:t>
      </w:r>
      <w:r w:rsidR="00C52B7D">
        <w:rPr>
          <w:rFonts w:ascii="Arial" w:hAnsi="Arial" w:cs="Arial"/>
          <w:szCs w:val="24"/>
          <w:lang w:val="es-ES_tradnl"/>
        </w:rPr>
        <w:t xml:space="preserve"> labor</w:t>
      </w:r>
      <w:r w:rsidR="009109F1">
        <w:rPr>
          <w:rFonts w:ascii="Arial" w:hAnsi="Arial" w:cs="Arial"/>
          <w:szCs w:val="24"/>
          <w:lang w:val="es-ES_tradnl"/>
        </w:rPr>
        <w:t>es</w:t>
      </w:r>
      <w:r w:rsidR="00C52B7D">
        <w:rPr>
          <w:rFonts w:ascii="Arial" w:hAnsi="Arial" w:cs="Arial"/>
          <w:szCs w:val="24"/>
          <w:lang w:val="es-ES_tradnl"/>
        </w:rPr>
        <w:t xml:space="preserve"> de definir la probabilidad,</w:t>
      </w:r>
      <w:r w:rsidR="004B63A0">
        <w:rPr>
          <w:rFonts w:ascii="Arial" w:hAnsi="Arial" w:cs="Arial"/>
          <w:szCs w:val="24"/>
          <w:lang w:val="es-ES_tradnl"/>
        </w:rPr>
        <w:t xml:space="preserve"> determinar el impacto, asignar </w:t>
      </w:r>
      <w:r w:rsidR="00C52B7D">
        <w:rPr>
          <w:rFonts w:ascii="Arial" w:hAnsi="Arial" w:cs="Arial"/>
          <w:szCs w:val="24"/>
          <w:lang w:val="es-ES_tradnl"/>
        </w:rPr>
        <w:t>la prioridad</w:t>
      </w:r>
      <w:r w:rsidR="009109F1">
        <w:rPr>
          <w:rFonts w:ascii="Arial" w:hAnsi="Arial" w:cs="Arial"/>
          <w:szCs w:val="24"/>
          <w:lang w:val="es-ES_tradnl"/>
        </w:rPr>
        <w:t xml:space="preserve">, </w:t>
      </w:r>
      <w:r w:rsidR="004B63A0">
        <w:rPr>
          <w:rFonts w:ascii="Arial" w:hAnsi="Arial" w:cs="Arial"/>
          <w:szCs w:val="24"/>
          <w:lang w:val="es-ES_tradnl"/>
        </w:rPr>
        <w:t>asignar</w:t>
      </w:r>
      <w:r w:rsidR="009109F1">
        <w:rPr>
          <w:rFonts w:ascii="Arial" w:hAnsi="Arial" w:cs="Arial"/>
          <w:szCs w:val="24"/>
          <w:lang w:val="es-ES_tradnl"/>
        </w:rPr>
        <w:t xml:space="preserve"> responsables  y </w:t>
      </w:r>
      <w:r w:rsidR="004B63A0">
        <w:rPr>
          <w:rFonts w:ascii="Arial" w:hAnsi="Arial" w:cs="Arial"/>
          <w:szCs w:val="24"/>
          <w:lang w:val="es-ES_tradnl"/>
        </w:rPr>
        <w:t>establecer recursos para cada riesgo aprobado</w:t>
      </w:r>
      <w:ins w:id="5973" w:author="Sergio" w:date="2014-04-18T14:45:00Z">
        <w:r w:rsidR="006A256F">
          <w:rPr>
            <w:rFonts w:ascii="Arial" w:hAnsi="Arial" w:cs="Arial"/>
            <w:szCs w:val="24"/>
            <w:lang w:val="es-ES_tradnl"/>
          </w:rPr>
          <w:t xml:space="preserve">. En este proyecto </w:t>
        </w:r>
      </w:ins>
      <w:ins w:id="5974" w:author="Sergio" w:date="2014-04-18T15:48:00Z">
        <w:r w:rsidR="00200629">
          <w:rPr>
            <w:rFonts w:ascii="Arial" w:hAnsi="Arial" w:cs="Arial"/>
            <w:szCs w:val="24"/>
            <w:lang w:val="es-ES_tradnl"/>
          </w:rPr>
          <w:t xml:space="preserve">esta autoridad es el </w:t>
        </w:r>
      </w:ins>
      <w:ins w:id="5975" w:author="Sergio" w:date="2014-04-18T14:45:00Z">
        <w:r w:rsidR="006A256F">
          <w:rPr>
            <w:rFonts w:ascii="Arial" w:hAnsi="Arial" w:cs="Arial"/>
            <w:szCs w:val="24"/>
            <w:lang w:val="es-ES_tradnl"/>
          </w:rPr>
          <w:t xml:space="preserve"> Analista y Supervisor.</w:t>
        </w:r>
      </w:ins>
      <w:del w:id="5976" w:author="Sergio" w:date="2014-04-18T14:45:00Z">
        <w:r w:rsidR="004B63A0" w:rsidDel="006A256F">
          <w:rPr>
            <w:rFonts w:ascii="Arial" w:hAnsi="Arial" w:cs="Arial"/>
            <w:szCs w:val="24"/>
            <w:lang w:val="es-ES_tradnl"/>
          </w:rPr>
          <w:delText>.</w:delText>
        </w:r>
      </w:del>
    </w:p>
    <w:p w:rsidR="00380229" w:rsidRDefault="002956A8">
      <w:pPr>
        <w:rPr>
          <w:rFonts w:ascii="Arial" w:hAnsi="Arial" w:cs="Arial"/>
          <w:szCs w:val="24"/>
          <w:lang w:val="es-ES_tradnl"/>
        </w:rPr>
      </w:pPr>
      <w:r w:rsidRPr="002956A8">
        <w:rPr>
          <w:rFonts w:ascii="Arial" w:hAnsi="Arial" w:cs="Arial"/>
          <w:b/>
          <w:szCs w:val="24"/>
          <w:lang w:val="es-ES_tradnl"/>
          <w:rPrChange w:id="5977" w:author="Sergio" w:date="2014-04-18T15:08:00Z">
            <w:rPr>
              <w:rFonts w:ascii="Arial" w:hAnsi="Arial" w:cs="Arial"/>
              <w:sz w:val="16"/>
              <w:szCs w:val="24"/>
              <w:lang w:val="es-ES_tradnl"/>
            </w:rPr>
          </w:rPrChange>
        </w:rPr>
        <w:t>Persona responsable</w:t>
      </w:r>
      <w:r w:rsidR="008B5889">
        <w:rPr>
          <w:rFonts w:ascii="Arial" w:hAnsi="Arial" w:cs="Arial"/>
          <w:szCs w:val="24"/>
          <w:lang w:val="es-ES_tradnl"/>
        </w:rPr>
        <w:t>: Es el encargado de solucionar el riesgo al cual fue asignado</w:t>
      </w:r>
      <w:ins w:id="5978" w:author="Sergio" w:date="2014-04-18T14:43:00Z">
        <w:r w:rsidR="008E0E34">
          <w:rPr>
            <w:rFonts w:ascii="Arial" w:hAnsi="Arial" w:cs="Arial"/>
            <w:szCs w:val="24"/>
            <w:lang w:val="es-ES_tradnl"/>
          </w:rPr>
          <w:t xml:space="preserve"> y es especificado en la tabla de riesgos </w:t>
        </w:r>
      </w:ins>
      <w:ins w:id="5979" w:author="Sergio" w:date="2014-04-18T14:44:00Z">
        <w:r w:rsidR="008E0E34">
          <w:rPr>
            <w:rFonts w:ascii="Arial" w:hAnsi="Arial" w:cs="Arial"/>
            <w:szCs w:val="24"/>
            <w:lang w:val="es-ES_tradnl"/>
          </w:rPr>
          <w:t xml:space="preserve">ordenados </w:t>
        </w:r>
      </w:ins>
      <w:ins w:id="5980" w:author="Sergio" w:date="2014-04-18T14:43:00Z">
        <w:r w:rsidR="008E0E34">
          <w:rPr>
            <w:rFonts w:ascii="Arial" w:hAnsi="Arial" w:cs="Arial"/>
            <w:szCs w:val="24"/>
            <w:lang w:val="es-ES_tradnl"/>
          </w:rPr>
          <w:t xml:space="preserve">por prioridad y </w:t>
        </w:r>
      </w:ins>
      <w:del w:id="5981" w:author="Sergio" w:date="2014-04-18T14:43:00Z">
        <w:r w:rsidR="008B5889" w:rsidDel="008E0E34">
          <w:rPr>
            <w:rFonts w:ascii="Arial" w:hAnsi="Arial" w:cs="Arial"/>
            <w:szCs w:val="24"/>
            <w:lang w:val="es-ES_tradnl"/>
          </w:rPr>
          <w:delText>.</w:delText>
        </w:r>
      </w:del>
      <w:ins w:id="5982" w:author="Sergio" w:date="2014-04-18T14:44:00Z">
        <w:r w:rsidR="008E0E34">
          <w:rPr>
            <w:rFonts w:ascii="Arial" w:hAnsi="Arial" w:cs="Arial"/>
            <w:szCs w:val="24"/>
            <w:lang w:val="es-ES_tradnl"/>
          </w:rPr>
          <w:t>tabla de riegos más importantes.</w:t>
        </w:r>
      </w:ins>
    </w:p>
    <w:p w:rsidR="00380229" w:rsidRDefault="002956A8">
      <w:pPr>
        <w:rPr>
          <w:rFonts w:ascii="Arial" w:hAnsi="Arial" w:cs="Arial"/>
          <w:szCs w:val="24"/>
          <w:lang w:val="es-ES_tradnl"/>
        </w:rPr>
      </w:pPr>
      <w:r w:rsidRPr="002956A8">
        <w:rPr>
          <w:rFonts w:ascii="Arial" w:hAnsi="Arial" w:cs="Arial"/>
          <w:b/>
          <w:szCs w:val="24"/>
          <w:lang w:val="es-ES_tradnl"/>
          <w:rPrChange w:id="5983" w:author="Sergio" w:date="2014-04-18T15:08:00Z">
            <w:rPr>
              <w:rFonts w:ascii="Arial" w:hAnsi="Arial" w:cs="Arial"/>
              <w:sz w:val="16"/>
              <w:szCs w:val="24"/>
              <w:lang w:val="es-ES_tradnl"/>
            </w:rPr>
          </w:rPrChange>
        </w:rPr>
        <w:t>Recursos requeridos</w:t>
      </w:r>
      <w:r w:rsidR="008B5889">
        <w:rPr>
          <w:rFonts w:ascii="Arial" w:hAnsi="Arial" w:cs="Arial"/>
          <w:szCs w:val="24"/>
          <w:lang w:val="es-ES_tradnl"/>
        </w:rPr>
        <w:t xml:space="preserve">: Es lo que se necesita para poder solucionar un riesgo en el caso de que se presente, </w:t>
      </w:r>
      <w:r w:rsidR="00FA1330">
        <w:rPr>
          <w:rFonts w:ascii="Arial" w:hAnsi="Arial" w:cs="Arial"/>
          <w:szCs w:val="24"/>
          <w:lang w:val="es-ES_tradnl"/>
        </w:rPr>
        <w:t>comúnmente</w:t>
      </w:r>
      <w:del w:id="5984" w:author="Sergio" w:date="2014-04-18T15:40:00Z">
        <w:r w:rsidR="00FA1330" w:rsidDel="00D92F9D">
          <w:rPr>
            <w:rFonts w:ascii="Arial" w:hAnsi="Arial" w:cs="Arial"/>
            <w:szCs w:val="24"/>
            <w:lang w:val="es-ES_tradnl"/>
          </w:rPr>
          <w:delText>,</w:delText>
        </w:r>
      </w:del>
      <w:r w:rsidR="00FA1330">
        <w:rPr>
          <w:rFonts w:ascii="Arial" w:hAnsi="Arial" w:cs="Arial"/>
          <w:szCs w:val="24"/>
          <w:lang w:val="es-ES_tradnl"/>
        </w:rPr>
        <w:t xml:space="preserve"> el recurso es</w:t>
      </w:r>
      <w:r w:rsidR="008B5889">
        <w:rPr>
          <w:rFonts w:ascii="Arial" w:hAnsi="Arial" w:cs="Arial"/>
          <w:szCs w:val="24"/>
          <w:lang w:val="es-ES_tradnl"/>
        </w:rPr>
        <w:t xml:space="preserve"> </w:t>
      </w:r>
      <w:r w:rsidR="00FA1330">
        <w:rPr>
          <w:rFonts w:ascii="Arial" w:hAnsi="Arial" w:cs="Arial"/>
          <w:szCs w:val="24"/>
          <w:lang w:val="es-ES_tradnl"/>
        </w:rPr>
        <w:t>tiempo extra de trabajo.</w:t>
      </w:r>
    </w:p>
    <w:p w:rsidR="00380229" w:rsidRDefault="002956A8">
      <w:pPr>
        <w:rPr>
          <w:ins w:id="5985" w:author="Sergio" w:date="2014-04-18T15:01:00Z"/>
          <w:rFonts w:ascii="Arial" w:hAnsi="Arial" w:cs="Arial"/>
          <w:szCs w:val="24"/>
          <w:lang w:val="es-ES_tradnl"/>
        </w:rPr>
      </w:pPr>
      <w:r w:rsidRPr="002956A8">
        <w:rPr>
          <w:rFonts w:ascii="Arial" w:hAnsi="Arial" w:cs="Arial"/>
          <w:b/>
          <w:szCs w:val="24"/>
          <w:lang w:val="es-ES_tradnl"/>
          <w:rPrChange w:id="5986" w:author="Sergio" w:date="2014-04-18T15:08:00Z">
            <w:rPr>
              <w:rFonts w:ascii="Arial" w:hAnsi="Arial" w:cs="Arial"/>
              <w:sz w:val="16"/>
              <w:szCs w:val="24"/>
              <w:lang w:val="es-ES_tradnl"/>
            </w:rPr>
          </w:rPrChange>
        </w:rPr>
        <w:t>Fecha de inicio y fin</w:t>
      </w:r>
      <w:r w:rsidR="004749C2">
        <w:rPr>
          <w:rFonts w:ascii="Arial" w:hAnsi="Arial" w:cs="Arial"/>
          <w:szCs w:val="24"/>
          <w:lang w:val="es-ES_tradnl"/>
        </w:rPr>
        <w:t>:</w:t>
      </w:r>
      <w:r w:rsidR="00823440">
        <w:rPr>
          <w:rFonts w:ascii="Arial" w:hAnsi="Arial" w:cs="Arial"/>
          <w:szCs w:val="24"/>
          <w:lang w:val="es-ES_tradnl"/>
        </w:rPr>
        <w:t xml:space="preserve"> </w:t>
      </w:r>
      <w:r w:rsidR="004749C2">
        <w:rPr>
          <w:rFonts w:ascii="Arial" w:hAnsi="Arial" w:cs="Arial"/>
          <w:szCs w:val="24"/>
          <w:lang w:val="es-ES_tradnl"/>
        </w:rPr>
        <w:t xml:space="preserve">Están especificadas en la sección calendarización </w:t>
      </w:r>
      <w:del w:id="5987" w:author="Sala Virtual Piso 1" w:date="2014-03-13T12:05:00Z">
        <w:r w:rsidRPr="002956A8">
          <w:rPr>
            <w:rFonts w:ascii="Arial" w:hAnsi="Arial" w:cs="Arial"/>
            <w:szCs w:val="24"/>
            <w:u w:val="single"/>
            <w:lang w:val="es-ES_tradnl"/>
            <w:rPrChange w:id="5988" w:author="Sala Virtual Piso 1" w:date="2014-03-13T12:05:00Z">
              <w:rPr>
                <w:rFonts w:ascii="Arial" w:hAnsi="Arial" w:cs="Arial"/>
                <w:sz w:val="16"/>
                <w:szCs w:val="24"/>
                <w:lang w:val="es-ES_tradnl"/>
              </w:rPr>
            </w:rPrChange>
          </w:rPr>
          <w:delText xml:space="preserve">(ver </w:delText>
        </w:r>
      </w:del>
      <w:r w:rsidRPr="002956A8">
        <w:rPr>
          <w:u w:val="single"/>
          <w:rPrChange w:id="5989" w:author="Sala Virtual Piso 1" w:date="2014-03-13T12:05:00Z">
            <w:rPr>
              <w:sz w:val="16"/>
              <w:szCs w:val="16"/>
            </w:rPr>
          </w:rPrChange>
        </w:rPr>
        <w:fldChar w:fldCharType="begin"/>
      </w:r>
      <w:r w:rsidRPr="002956A8">
        <w:rPr>
          <w:u w:val="single"/>
          <w:rPrChange w:id="5990" w:author="Sala Virtual Piso 1" w:date="2014-03-13T12:05:00Z">
            <w:rPr>
              <w:sz w:val="16"/>
              <w:szCs w:val="16"/>
            </w:rPr>
          </w:rPrChange>
        </w:rPr>
        <w:instrText xml:space="preserve"> REF _Ref382039570 \r \h  \* MERGEFORMAT </w:instrText>
      </w:r>
      <w:r w:rsidRPr="002956A8">
        <w:rPr>
          <w:u w:val="single"/>
          <w:rPrChange w:id="5991" w:author="Sala Virtual Piso 1" w:date="2014-03-13T12:05:00Z">
            <w:rPr>
              <w:u w:val="single"/>
            </w:rPr>
          </w:rPrChange>
        </w:rPr>
      </w:r>
      <w:r w:rsidRPr="002956A8">
        <w:rPr>
          <w:u w:val="single"/>
          <w:rPrChange w:id="5992" w:author="Sala Virtual Piso 1" w:date="2014-03-13T12:05:00Z">
            <w:rPr>
              <w:sz w:val="16"/>
              <w:szCs w:val="16"/>
            </w:rPr>
          </w:rPrChange>
        </w:rPr>
        <w:fldChar w:fldCharType="separate"/>
      </w:r>
      <w:ins w:id="5993" w:author="Estudiante" w:date="2014-04-01T16:48:00Z">
        <w:r w:rsidRPr="002956A8">
          <w:rPr>
            <w:rFonts w:ascii="Arial" w:hAnsi="Arial" w:cs="Arial"/>
            <w:szCs w:val="24"/>
            <w:u w:val="single"/>
            <w:lang w:val="es-ES_tradnl"/>
            <w:rPrChange w:id="5994" w:author="Estudiante" w:date="2014-04-01T16:48:00Z">
              <w:rPr>
                <w:sz w:val="16"/>
                <w:szCs w:val="16"/>
                <w:u w:val="single"/>
              </w:rPr>
            </w:rPrChange>
          </w:rPr>
          <w:t>9.3.2</w:t>
        </w:r>
      </w:ins>
      <w:del w:id="5995" w:author="Estudiante" w:date="2014-04-01T16:48:00Z">
        <w:r w:rsidR="000910A8" w:rsidRPr="000910A8" w:rsidDel="000910A8">
          <w:rPr>
            <w:rFonts w:ascii="Arial" w:hAnsi="Arial" w:cs="Arial"/>
            <w:szCs w:val="24"/>
            <w:u w:val="single"/>
            <w:lang w:val="es-ES_tradnl"/>
          </w:rPr>
          <w:delText>9.3.2</w:delText>
        </w:r>
      </w:del>
      <w:r w:rsidRPr="002956A8">
        <w:rPr>
          <w:u w:val="single"/>
          <w:rPrChange w:id="5996" w:author="Sala Virtual Piso 1" w:date="2014-03-13T12:05:00Z">
            <w:rPr>
              <w:sz w:val="16"/>
              <w:szCs w:val="16"/>
            </w:rPr>
          </w:rPrChange>
        </w:rPr>
        <w:fldChar w:fldCharType="end"/>
      </w:r>
      <w:del w:id="5997" w:author="Sala Virtual Piso 1" w:date="2014-03-13T12:05:00Z">
        <w:r w:rsidR="00683558" w:rsidDel="005B194E">
          <w:rPr>
            <w:rFonts w:ascii="Arial" w:hAnsi="Arial" w:cs="Arial"/>
            <w:szCs w:val="24"/>
            <w:lang w:val="es-ES_tradnl"/>
          </w:rPr>
          <w:delText>)</w:delText>
        </w:r>
      </w:del>
      <w:r w:rsidR="004749C2">
        <w:rPr>
          <w:rFonts w:ascii="Arial" w:hAnsi="Arial" w:cs="Arial"/>
          <w:szCs w:val="24"/>
          <w:lang w:val="es-ES_tradnl"/>
        </w:rPr>
        <w:t>.</w:t>
      </w:r>
    </w:p>
    <w:p w:rsidR="00943695" w:rsidRDefault="002956A8">
      <w:pPr>
        <w:rPr>
          <w:rFonts w:ascii="Arial" w:hAnsi="Arial" w:cs="Arial"/>
          <w:szCs w:val="24"/>
          <w:lang w:val="es-ES_tradnl"/>
        </w:rPr>
      </w:pPr>
      <w:ins w:id="5998" w:author="Sergio" w:date="2014-04-18T15:02:00Z">
        <w:r w:rsidRPr="002956A8">
          <w:rPr>
            <w:rFonts w:ascii="Arial" w:hAnsi="Arial" w:cs="Arial"/>
            <w:b/>
            <w:szCs w:val="24"/>
            <w:lang w:val="es-ES_tradnl"/>
            <w:rPrChange w:id="5999" w:author="Sergio" w:date="2014-04-18T15:40:00Z">
              <w:rPr>
                <w:rFonts w:ascii="Arial" w:hAnsi="Arial" w:cs="Arial"/>
                <w:sz w:val="16"/>
                <w:szCs w:val="24"/>
                <w:lang w:val="es-ES_tradnl"/>
              </w:rPr>
            </w:rPrChange>
          </w:rPr>
          <w:t>Impacto y prioridad</w:t>
        </w:r>
        <w:r w:rsidR="00943695">
          <w:rPr>
            <w:rFonts w:ascii="Arial" w:hAnsi="Arial" w:cs="Arial"/>
            <w:szCs w:val="24"/>
            <w:lang w:val="es-ES_tradnl"/>
          </w:rPr>
          <w:t>:</w:t>
        </w:r>
      </w:ins>
      <w:ins w:id="6000" w:author="Sergio" w:date="2014-04-18T16:04:00Z">
        <w:r w:rsidR="00F22874">
          <w:rPr>
            <w:rFonts w:ascii="Arial" w:hAnsi="Arial" w:cs="Arial"/>
            <w:szCs w:val="24"/>
            <w:lang w:val="es-ES_tradnl"/>
          </w:rPr>
          <w:t xml:space="preserve"> </w:t>
        </w:r>
      </w:ins>
      <w:ins w:id="6001" w:author="Sergio" w:date="2014-04-18T16:05:00Z">
        <w:r w:rsidR="00F22874">
          <w:rPr>
            <w:rFonts w:ascii="Arial" w:hAnsi="Arial" w:cs="Arial"/>
            <w:szCs w:val="24"/>
            <w:lang w:val="es-ES_tradnl"/>
          </w:rPr>
          <w:t>Son</w:t>
        </w:r>
      </w:ins>
      <w:ins w:id="6002" w:author="Sergio" w:date="2014-04-18T16:04:00Z">
        <w:r w:rsidR="00F22874">
          <w:rPr>
            <w:rFonts w:ascii="Arial" w:hAnsi="Arial" w:cs="Arial"/>
            <w:szCs w:val="24"/>
            <w:lang w:val="es-ES_tradnl"/>
          </w:rPr>
          <w:t xml:space="preserve"> definido</w:t>
        </w:r>
      </w:ins>
      <w:ins w:id="6003" w:author="Sergio" w:date="2014-04-18T16:05:00Z">
        <w:r w:rsidR="00F22874">
          <w:rPr>
            <w:rFonts w:ascii="Arial" w:hAnsi="Arial" w:cs="Arial"/>
            <w:szCs w:val="24"/>
            <w:lang w:val="es-ES_tradnl"/>
          </w:rPr>
          <w:t>s</w:t>
        </w:r>
      </w:ins>
      <w:ins w:id="6004" w:author="Sergio" w:date="2014-04-18T16:04:00Z">
        <w:r w:rsidR="00F22874">
          <w:rPr>
            <w:rFonts w:ascii="Arial" w:hAnsi="Arial" w:cs="Arial"/>
            <w:szCs w:val="24"/>
            <w:lang w:val="es-ES_tradnl"/>
          </w:rPr>
          <w:t xml:space="preserve"> de acuerdo a la experiencia del analista y supe</w:t>
        </w:r>
      </w:ins>
      <w:ins w:id="6005" w:author="Sergio" w:date="2014-04-18T16:05:00Z">
        <w:r w:rsidR="00F22874">
          <w:rPr>
            <w:rFonts w:ascii="Arial" w:hAnsi="Arial" w:cs="Arial"/>
            <w:szCs w:val="24"/>
            <w:lang w:val="es-ES_tradnl"/>
          </w:rPr>
          <w:t>rvisor además de incluir la opinión de los implicados directamente con el riego.</w:t>
        </w:r>
      </w:ins>
    </w:p>
    <w:p w:rsidR="00380229" w:rsidRDefault="002956A8">
      <w:pPr>
        <w:rPr>
          <w:rFonts w:ascii="Arial" w:hAnsi="Arial" w:cs="Arial"/>
          <w:szCs w:val="24"/>
          <w:lang w:val="es-ES_tradnl"/>
        </w:rPr>
      </w:pPr>
      <w:r w:rsidRPr="002956A8">
        <w:rPr>
          <w:rFonts w:ascii="Arial" w:hAnsi="Arial" w:cs="Arial"/>
          <w:b/>
          <w:szCs w:val="24"/>
          <w:lang w:val="es-ES_tradnl"/>
          <w:rPrChange w:id="6006" w:author="Familia Valderrama A" w:date="2014-03-11T20:49:00Z">
            <w:rPr>
              <w:rFonts w:ascii="Arial" w:eastAsiaTheme="minorHAnsi" w:hAnsi="Arial" w:cs="Arial"/>
              <w:color w:val="0000FF" w:themeColor="hyperlink"/>
              <w:sz w:val="16"/>
              <w:szCs w:val="24"/>
              <w:u w:val="single"/>
              <w:lang w:val="es-ES_tradnl"/>
            </w:rPr>
          </w:rPrChange>
        </w:rPr>
        <w:t>Actividades:</w:t>
      </w:r>
      <w:r w:rsidR="004749C2">
        <w:rPr>
          <w:rFonts w:ascii="Arial" w:hAnsi="Arial" w:cs="Arial"/>
          <w:szCs w:val="24"/>
          <w:lang w:val="es-ES_tradnl"/>
        </w:rPr>
        <w:t xml:space="preserve"> </w:t>
      </w:r>
      <w:r w:rsidR="002A33FE">
        <w:rPr>
          <w:rFonts w:ascii="Arial" w:hAnsi="Arial" w:cs="Arial"/>
          <w:szCs w:val="24"/>
          <w:lang w:val="es-ES_tradnl"/>
        </w:rPr>
        <w:t xml:space="preserve">Son aquellas que transforman la lista de riesgos priorizados en acciones de prevención y mitigación  </w:t>
      </w:r>
      <w:r w:rsidR="001140EC">
        <w:rPr>
          <w:rFonts w:ascii="Arial" w:hAnsi="Arial" w:cs="Arial"/>
          <w:szCs w:val="24"/>
          <w:lang w:val="es-ES_tradnl"/>
        </w:rPr>
        <w:t xml:space="preserve">para cada riesgo. </w:t>
      </w:r>
    </w:p>
    <w:p w:rsidR="00380229" w:rsidRDefault="0067127A">
      <w:pPr>
        <w:rPr>
          <w:rFonts w:ascii="Arial" w:hAnsi="Arial" w:cs="Arial"/>
          <w:szCs w:val="24"/>
          <w:lang w:val="es-ES_tradnl"/>
        </w:rPr>
      </w:pPr>
      <w:r>
        <w:rPr>
          <w:rFonts w:ascii="Arial" w:hAnsi="Arial" w:cs="Arial"/>
          <w:szCs w:val="24"/>
          <w:lang w:val="es-ES_tradnl"/>
        </w:rPr>
        <w:t xml:space="preserve">Para lograr esto se utilizan </w:t>
      </w:r>
      <w:del w:id="6007" w:author="Sergio" w:date="2014-04-18T14:49:00Z">
        <w:r w:rsidDel="000F5A96">
          <w:rPr>
            <w:rFonts w:ascii="Arial" w:hAnsi="Arial" w:cs="Arial"/>
            <w:szCs w:val="24"/>
            <w:lang w:val="es-ES_tradnl"/>
          </w:rPr>
          <w:delText xml:space="preserve">algunas </w:delText>
        </w:r>
      </w:del>
      <w:ins w:id="6008" w:author="Sergio" w:date="2014-04-18T14:49:00Z">
        <w:r w:rsidR="000F5A96">
          <w:rPr>
            <w:rFonts w:ascii="Arial" w:hAnsi="Arial" w:cs="Arial"/>
            <w:szCs w:val="24"/>
            <w:lang w:val="es-ES_tradnl"/>
          </w:rPr>
          <w:t>las siguientes actividades</w:t>
        </w:r>
      </w:ins>
      <w:del w:id="6009" w:author="Sergio" w:date="2014-04-18T14:48:00Z">
        <w:r w:rsidDel="000F5A96">
          <w:rPr>
            <w:rFonts w:ascii="Arial" w:hAnsi="Arial" w:cs="Arial"/>
            <w:szCs w:val="24"/>
            <w:lang w:val="es-ES_tradnl"/>
          </w:rPr>
          <w:delText>actividades propuestas por Elaine M: Hal</w:delText>
        </w:r>
      </w:del>
      <w:del w:id="6010" w:author="Sergio" w:date="2014-04-18T14:50:00Z">
        <w:r w:rsidDel="000F5A96">
          <w:rPr>
            <w:rFonts w:ascii="Arial" w:hAnsi="Arial" w:cs="Arial"/>
            <w:szCs w:val="24"/>
            <w:lang w:val="es-ES_tradnl"/>
          </w:rPr>
          <w:delText>l</w:delText>
        </w:r>
      </w:del>
      <w:sdt>
        <w:sdtPr>
          <w:rPr>
            <w:rFonts w:ascii="Arial" w:hAnsi="Arial" w:cs="Arial"/>
            <w:szCs w:val="24"/>
            <w:lang w:val="es-ES_tradnl"/>
          </w:rPr>
          <w:id w:val="-1966040614"/>
          <w:citation/>
        </w:sdtPr>
        <w:sdtContent>
          <w:r w:rsidR="002956A8">
            <w:rPr>
              <w:rFonts w:ascii="Arial" w:hAnsi="Arial" w:cs="Arial"/>
              <w:szCs w:val="24"/>
              <w:lang w:val="es-ES_tradnl"/>
            </w:rPr>
            <w:fldChar w:fldCharType="begin"/>
          </w:r>
          <w:r>
            <w:rPr>
              <w:rFonts w:ascii="Arial" w:hAnsi="Arial" w:cs="Arial"/>
              <w:szCs w:val="24"/>
              <w:lang w:val="es-CO"/>
            </w:rPr>
            <w:instrText xml:space="preserve"> CITATION Ela03 \l 9226 </w:instrText>
          </w:r>
          <w:r w:rsidR="002956A8">
            <w:rPr>
              <w:rFonts w:ascii="Arial" w:hAnsi="Arial" w:cs="Arial"/>
              <w:szCs w:val="24"/>
              <w:lang w:val="es-ES_tradnl"/>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[44]</w:t>
          </w:r>
          <w:r w:rsidR="002956A8">
            <w:rPr>
              <w:rFonts w:ascii="Arial" w:hAnsi="Arial" w:cs="Arial"/>
              <w:szCs w:val="24"/>
              <w:lang w:val="es-ES_tradnl"/>
            </w:rPr>
            <w:fldChar w:fldCharType="end"/>
          </w:r>
        </w:sdtContent>
      </w:sdt>
      <w:r>
        <w:rPr>
          <w:rFonts w:ascii="Arial" w:hAnsi="Arial" w:cs="Arial"/>
          <w:szCs w:val="24"/>
          <w:lang w:val="es-ES_tradnl"/>
        </w:rPr>
        <w:t xml:space="preserve">: </w:t>
      </w:r>
    </w:p>
    <w:p w:rsidR="008B38F0" w:rsidRDefault="002956A8">
      <w:pPr>
        <w:pStyle w:val="Prrafodelista"/>
        <w:numPr>
          <w:ilvl w:val="0"/>
          <w:numId w:val="30"/>
        </w:numPr>
        <w:rPr>
          <w:ins w:id="6011" w:author="Sergio" w:date="2014-04-18T14:52:00Z"/>
          <w:rFonts w:ascii="Arial" w:hAnsi="Arial" w:cs="Arial"/>
          <w:szCs w:val="24"/>
          <w:lang w:val="es-ES_tradnl"/>
        </w:rPr>
        <w:pPrChange w:id="6012" w:author="Familia Valderrama A" w:date="2014-03-11T20:49:00Z">
          <w:pPr>
            <w:ind w:firstLine="708"/>
          </w:pPr>
        </w:pPrChange>
      </w:pPr>
      <w:del w:id="6013" w:author="Familia Valderrama A" w:date="2014-03-11T20:49:00Z">
        <w:r w:rsidRPr="002956A8">
          <w:rPr>
            <w:rFonts w:ascii="Arial" w:hAnsi="Arial" w:cs="Arial"/>
            <w:szCs w:val="24"/>
            <w:lang w:val="es-ES_tradnl"/>
            <w:rPrChange w:id="6014" w:author="Familia Valderrama A" w:date="2014-03-11T20:49:00Z">
              <w:rPr>
                <w:color w:val="0000FF" w:themeColor="hyperlink"/>
                <w:sz w:val="16"/>
                <w:szCs w:val="16"/>
                <w:u w:val="single"/>
                <w:lang w:val="es-ES_tradnl"/>
              </w:rPr>
            </w:rPrChange>
          </w:rPr>
          <w:delText>-</w:delText>
        </w:r>
      </w:del>
      <w:commentRangeStart w:id="6015"/>
      <w:r w:rsidRPr="002956A8">
        <w:rPr>
          <w:rFonts w:ascii="Arial" w:hAnsi="Arial" w:cs="Arial"/>
          <w:szCs w:val="24"/>
          <w:lang w:val="es-ES_tradnl"/>
          <w:rPrChange w:id="6016" w:author="Familia Valderrama A" w:date="2014-03-11T20:49:00Z">
            <w:rPr>
              <w:color w:val="0000FF" w:themeColor="hyperlink"/>
              <w:sz w:val="16"/>
              <w:szCs w:val="16"/>
              <w:u w:val="single"/>
              <w:lang w:val="es-ES_tradnl"/>
            </w:rPr>
          </w:rPrChange>
        </w:rPr>
        <w:t>Desarrollar un plan de acción al riesgo.</w:t>
      </w:r>
    </w:p>
    <w:p w:rsidR="008B38F0" w:rsidRDefault="000F5A96">
      <w:pPr>
        <w:pStyle w:val="Prrafodelista"/>
        <w:numPr>
          <w:ilvl w:val="1"/>
          <w:numId w:val="30"/>
        </w:numPr>
        <w:rPr>
          <w:rFonts w:ascii="Arial" w:hAnsi="Arial" w:cs="Arial"/>
          <w:szCs w:val="24"/>
          <w:lang w:val="es-ES_tradnl"/>
          <w:rPrChange w:id="6017" w:author="Familia Valderrama A" w:date="2014-03-11T20:49:00Z">
            <w:rPr>
              <w:lang w:val="es-ES_tradnl"/>
            </w:rPr>
          </w:rPrChange>
        </w:rPr>
        <w:pPrChange w:id="6018" w:author="Sergio" w:date="2014-04-18T14:52:00Z">
          <w:pPr>
            <w:ind w:firstLine="708"/>
          </w:pPr>
        </w:pPrChange>
      </w:pPr>
      <w:ins w:id="6019" w:author="Sergio" w:date="2014-04-18T14:53:00Z">
        <w:r>
          <w:rPr>
            <w:rFonts w:ascii="Arial" w:hAnsi="Arial" w:cs="Arial"/>
            <w:szCs w:val="24"/>
            <w:lang w:val="es-ES_tradnl"/>
          </w:rPr>
          <w:t>Este plan incluye responsables, recursos</w:t>
        </w:r>
      </w:ins>
      <w:ins w:id="6020" w:author="Sergio" w:date="2014-04-18T14:54:00Z">
        <w:r>
          <w:rPr>
            <w:rFonts w:ascii="Arial" w:hAnsi="Arial" w:cs="Arial"/>
            <w:szCs w:val="24"/>
            <w:lang w:val="es-ES_tradnl"/>
          </w:rPr>
          <w:t xml:space="preserve">, impacto </w:t>
        </w:r>
      </w:ins>
      <w:ins w:id="6021" w:author="Sergio" w:date="2014-04-18T14:56:00Z">
        <w:r>
          <w:rPr>
            <w:rFonts w:ascii="Arial" w:hAnsi="Arial" w:cs="Arial"/>
            <w:szCs w:val="24"/>
            <w:lang w:val="es-ES_tradnl"/>
          </w:rPr>
          <w:t>y prioridad</w:t>
        </w:r>
        <w:r w:rsidR="009C239D">
          <w:rPr>
            <w:rFonts w:ascii="Arial" w:hAnsi="Arial" w:cs="Arial"/>
            <w:szCs w:val="24"/>
            <w:lang w:val="es-ES_tradnl"/>
          </w:rPr>
          <w:t>.</w:t>
        </w:r>
      </w:ins>
      <w:ins w:id="6022" w:author="Sergio" w:date="2014-04-18T15:04:00Z">
        <w:r w:rsidR="00943695">
          <w:rPr>
            <w:rFonts w:ascii="Arial" w:hAnsi="Arial" w:cs="Arial"/>
            <w:szCs w:val="24"/>
            <w:lang w:val="es-ES_tradnl"/>
          </w:rPr>
          <w:t xml:space="preserve"> Estos aspectos son detallados en la tabla de riesgos ordenados por prioridad</w:t>
        </w:r>
      </w:ins>
      <w:ins w:id="6023" w:author="Sergio" w:date="2014-04-18T15:05:00Z">
        <w:r w:rsidR="00943695">
          <w:rPr>
            <w:rFonts w:ascii="Arial" w:hAnsi="Arial" w:cs="Arial"/>
            <w:szCs w:val="24"/>
            <w:lang w:val="es-ES_tradnl"/>
          </w:rPr>
          <w:t xml:space="preserve"> (ver tabla).</w:t>
        </w:r>
      </w:ins>
      <w:ins w:id="6024" w:author="Sergio" w:date="2014-04-18T14:57:00Z">
        <w:r w:rsidR="00943695">
          <w:rPr>
            <w:rFonts w:ascii="Arial" w:hAnsi="Arial" w:cs="Arial"/>
            <w:szCs w:val="24"/>
            <w:lang w:val="es-ES_tradnl"/>
          </w:rPr>
          <w:t xml:space="preserve"> </w:t>
        </w:r>
      </w:ins>
      <w:del w:id="6025" w:author="Sergio" w:date="2014-04-18T14:52:00Z">
        <w:r w:rsidR="002956A8" w:rsidRPr="002956A8">
          <w:rPr>
            <w:rFonts w:ascii="Arial" w:hAnsi="Arial" w:cs="Arial"/>
            <w:szCs w:val="24"/>
            <w:lang w:val="es-ES_tradnl"/>
            <w:rPrChange w:id="6026" w:author="Familia Valderrama A" w:date="2014-03-11T20:49:00Z">
              <w:rPr>
                <w:color w:val="0000FF" w:themeColor="hyperlink"/>
                <w:sz w:val="16"/>
                <w:szCs w:val="16"/>
                <w:u w:val="single"/>
                <w:lang w:val="es-ES_tradnl"/>
              </w:rPr>
            </w:rPrChange>
          </w:rPr>
          <w:delText xml:space="preserve"> </w:delText>
        </w:r>
      </w:del>
    </w:p>
    <w:p w:rsidR="008B38F0" w:rsidRDefault="002956A8">
      <w:pPr>
        <w:pStyle w:val="Prrafodelista"/>
        <w:numPr>
          <w:ilvl w:val="0"/>
          <w:numId w:val="30"/>
        </w:numPr>
        <w:rPr>
          <w:ins w:id="6027" w:author="Sergio" w:date="2014-04-18T14:58:00Z"/>
          <w:rFonts w:ascii="Arial" w:hAnsi="Arial" w:cs="Arial"/>
          <w:szCs w:val="24"/>
          <w:lang w:val="es-ES_tradnl"/>
        </w:rPr>
        <w:pPrChange w:id="6028" w:author="Familia Valderrama A" w:date="2014-03-11T20:49:00Z">
          <w:pPr>
            <w:ind w:firstLine="708"/>
          </w:pPr>
        </w:pPrChange>
      </w:pPr>
      <w:del w:id="6029" w:author="Familia Valderrama A" w:date="2014-03-11T20:49:00Z">
        <w:r w:rsidRPr="002956A8">
          <w:rPr>
            <w:rFonts w:ascii="Arial" w:hAnsi="Arial" w:cs="Arial"/>
            <w:szCs w:val="24"/>
            <w:lang w:val="es-ES_tradnl"/>
            <w:rPrChange w:id="6030" w:author="Familia Valderrama A" w:date="2014-03-11T20:49:00Z">
              <w:rPr>
                <w:color w:val="0000FF" w:themeColor="hyperlink"/>
                <w:sz w:val="16"/>
                <w:szCs w:val="16"/>
                <w:u w:val="single"/>
                <w:lang w:val="es-ES_tradnl"/>
              </w:rPr>
            </w:rPrChange>
          </w:rPr>
          <w:delText>-</w:delText>
        </w:r>
      </w:del>
      <w:r w:rsidRPr="002956A8">
        <w:rPr>
          <w:rFonts w:ascii="Arial" w:hAnsi="Arial" w:cs="Arial"/>
          <w:szCs w:val="24"/>
          <w:lang w:val="es-ES_tradnl"/>
          <w:rPrChange w:id="6031" w:author="Familia Valderrama A" w:date="2014-03-11T20:49:00Z">
            <w:rPr>
              <w:color w:val="0000FF" w:themeColor="hyperlink"/>
              <w:sz w:val="16"/>
              <w:szCs w:val="16"/>
              <w:u w:val="single"/>
              <w:lang w:val="es-ES_tradnl"/>
            </w:rPr>
          </w:rPrChange>
        </w:rPr>
        <w:t>Desarrollar un plan de posibles soluciones.</w:t>
      </w:r>
    </w:p>
    <w:p w:rsidR="008B38F0" w:rsidRDefault="002C423B">
      <w:pPr>
        <w:pStyle w:val="Prrafodelista"/>
        <w:numPr>
          <w:ilvl w:val="1"/>
          <w:numId w:val="30"/>
        </w:numPr>
        <w:rPr>
          <w:rFonts w:ascii="Arial" w:hAnsi="Arial" w:cs="Arial"/>
          <w:szCs w:val="24"/>
          <w:lang w:val="es-ES_tradnl"/>
          <w:rPrChange w:id="6032" w:author="Familia Valderrama A" w:date="2014-03-11T20:49:00Z">
            <w:rPr>
              <w:lang w:val="es-ES_tradnl"/>
            </w:rPr>
          </w:rPrChange>
        </w:rPr>
        <w:pPrChange w:id="6033" w:author="Sergio" w:date="2014-04-18T14:58:00Z">
          <w:pPr>
            <w:ind w:firstLine="708"/>
          </w:pPr>
        </w:pPrChange>
      </w:pPr>
      <w:ins w:id="6034" w:author="Sergio" w:date="2014-04-18T15:12:00Z">
        <w:r>
          <w:rPr>
            <w:rFonts w:ascii="Arial" w:hAnsi="Arial" w:cs="Arial"/>
            <w:szCs w:val="24"/>
            <w:lang w:val="es-ES_tradnl"/>
          </w:rPr>
          <w:t xml:space="preserve">Es específicamente la </w:t>
        </w:r>
      </w:ins>
      <w:ins w:id="6035" w:author="Sergio" w:date="2014-04-18T15:05:00Z">
        <w:r w:rsidR="00052C27">
          <w:rPr>
            <w:rFonts w:ascii="Arial" w:hAnsi="Arial" w:cs="Arial"/>
            <w:szCs w:val="24"/>
            <w:lang w:val="es-ES_tradnl"/>
          </w:rPr>
          <w:t xml:space="preserve"> </w:t>
        </w:r>
      </w:ins>
      <w:ins w:id="6036" w:author="Sergio" w:date="2014-04-18T15:42:00Z">
        <w:r w:rsidR="00052C27">
          <w:rPr>
            <w:rFonts w:ascii="Arial" w:hAnsi="Arial" w:cs="Arial"/>
            <w:szCs w:val="24"/>
            <w:lang w:val="es-ES_tradnl"/>
          </w:rPr>
          <w:t>acción</w:t>
        </w:r>
      </w:ins>
      <w:ins w:id="6037" w:author="Sergio" w:date="2014-04-18T15:05:00Z">
        <w:r w:rsidR="00943695">
          <w:rPr>
            <w:rFonts w:ascii="Arial" w:hAnsi="Arial" w:cs="Arial"/>
            <w:szCs w:val="24"/>
            <w:lang w:val="es-ES_tradnl"/>
          </w:rPr>
          <w:t xml:space="preserve"> de </w:t>
        </w:r>
      </w:ins>
      <w:ins w:id="6038" w:author="Sergio" w:date="2014-04-18T15:06:00Z">
        <w:r>
          <w:rPr>
            <w:rFonts w:ascii="Arial" w:hAnsi="Arial" w:cs="Arial"/>
            <w:szCs w:val="24"/>
            <w:lang w:val="es-ES_tradnl"/>
          </w:rPr>
          <w:t>mitigación. Está</w:t>
        </w:r>
      </w:ins>
      <w:ins w:id="6039" w:author="Sergio" w:date="2014-04-18T15:05:00Z">
        <w:r w:rsidR="00943695">
          <w:rPr>
            <w:rFonts w:ascii="Arial" w:hAnsi="Arial" w:cs="Arial"/>
            <w:szCs w:val="24"/>
            <w:lang w:val="es-ES_tradnl"/>
          </w:rPr>
          <w:t xml:space="preserve"> </w:t>
        </w:r>
      </w:ins>
      <w:ins w:id="6040" w:author="Sergio" w:date="2014-04-18T15:12:00Z">
        <w:r>
          <w:rPr>
            <w:rFonts w:ascii="Arial" w:hAnsi="Arial" w:cs="Arial"/>
            <w:szCs w:val="24"/>
            <w:lang w:val="es-ES_tradnl"/>
          </w:rPr>
          <w:t xml:space="preserve">es </w:t>
        </w:r>
      </w:ins>
      <w:ins w:id="6041" w:author="Sergio" w:date="2014-04-18T15:05:00Z">
        <w:r>
          <w:rPr>
            <w:rFonts w:ascii="Arial" w:hAnsi="Arial" w:cs="Arial"/>
            <w:szCs w:val="24"/>
            <w:lang w:val="es-ES_tradnl"/>
          </w:rPr>
          <w:t>detallad</w:t>
        </w:r>
      </w:ins>
      <w:ins w:id="6042" w:author="Sergio" w:date="2014-04-18T15:12:00Z">
        <w:r>
          <w:rPr>
            <w:rFonts w:ascii="Arial" w:hAnsi="Arial" w:cs="Arial"/>
            <w:szCs w:val="24"/>
            <w:lang w:val="es-ES_tradnl"/>
          </w:rPr>
          <w:t>a</w:t>
        </w:r>
      </w:ins>
      <w:ins w:id="6043" w:author="Sergio" w:date="2014-04-18T15:05:00Z">
        <w:r w:rsidR="00943695">
          <w:rPr>
            <w:rFonts w:ascii="Arial" w:hAnsi="Arial" w:cs="Arial"/>
            <w:szCs w:val="24"/>
            <w:lang w:val="es-ES_tradnl"/>
          </w:rPr>
          <w:t xml:space="preserve"> en la tabla de riegos </w:t>
        </w:r>
      </w:ins>
      <w:ins w:id="6044" w:author="Sergio" w:date="2014-04-18T15:06:00Z">
        <w:r w:rsidR="00943695">
          <w:rPr>
            <w:rFonts w:ascii="Arial" w:hAnsi="Arial" w:cs="Arial"/>
            <w:szCs w:val="24"/>
            <w:lang w:val="es-ES_tradnl"/>
          </w:rPr>
          <w:t>más importantes</w:t>
        </w:r>
      </w:ins>
      <w:ins w:id="6045" w:author="Sergio" w:date="2014-04-18T15:08:00Z">
        <w:r w:rsidR="008C2287">
          <w:rPr>
            <w:rFonts w:ascii="Arial" w:hAnsi="Arial" w:cs="Arial"/>
            <w:szCs w:val="24"/>
            <w:lang w:val="es-ES_tradnl"/>
          </w:rPr>
          <w:t xml:space="preserve"> (ver tabla). </w:t>
        </w:r>
      </w:ins>
      <w:ins w:id="6046" w:author="Sergio" w:date="2014-04-18T15:06:00Z">
        <w:r w:rsidR="00943695">
          <w:rPr>
            <w:rFonts w:ascii="Arial" w:hAnsi="Arial" w:cs="Arial"/>
            <w:szCs w:val="24"/>
            <w:lang w:val="es-ES_tradnl"/>
          </w:rPr>
          <w:t xml:space="preserve"> </w:t>
        </w:r>
      </w:ins>
      <w:ins w:id="6047" w:author="Sergio" w:date="2014-04-18T15:05:00Z">
        <w:r w:rsidR="00943695">
          <w:rPr>
            <w:rFonts w:ascii="Arial" w:hAnsi="Arial" w:cs="Arial"/>
            <w:szCs w:val="24"/>
            <w:lang w:val="es-ES_tradnl"/>
          </w:rPr>
          <w:t xml:space="preserve"> </w:t>
        </w:r>
      </w:ins>
    </w:p>
    <w:p w:rsidR="008B38F0" w:rsidRDefault="002956A8">
      <w:pPr>
        <w:pStyle w:val="Prrafodelista"/>
        <w:numPr>
          <w:ilvl w:val="0"/>
          <w:numId w:val="30"/>
        </w:numPr>
        <w:rPr>
          <w:ins w:id="6048" w:author="Sergio" w:date="2014-04-18T15:10:00Z"/>
          <w:rFonts w:ascii="Arial" w:hAnsi="Arial" w:cs="Arial"/>
          <w:szCs w:val="24"/>
          <w:lang w:val="es-ES_tradnl"/>
        </w:rPr>
        <w:pPrChange w:id="6049" w:author="Familia Valderrama A" w:date="2014-03-11T20:49:00Z">
          <w:pPr>
            <w:ind w:firstLine="708"/>
          </w:pPr>
        </w:pPrChange>
      </w:pPr>
      <w:del w:id="6050" w:author="Familia Valderrama A" w:date="2014-03-11T20:49:00Z">
        <w:r w:rsidRPr="002956A8">
          <w:rPr>
            <w:rFonts w:ascii="Arial" w:hAnsi="Arial" w:cs="Arial"/>
            <w:szCs w:val="24"/>
            <w:lang w:val="es-ES_tradnl"/>
            <w:rPrChange w:id="6051" w:author="Familia Valderrama A" w:date="2014-03-11T20:49:00Z">
              <w:rPr>
                <w:color w:val="0000FF" w:themeColor="hyperlink"/>
                <w:sz w:val="16"/>
                <w:szCs w:val="16"/>
                <w:u w:val="single"/>
                <w:lang w:val="es-ES_tradnl"/>
              </w:rPr>
            </w:rPrChange>
          </w:rPr>
          <w:delText>-</w:delText>
        </w:r>
      </w:del>
      <w:r w:rsidRPr="002956A8">
        <w:rPr>
          <w:rFonts w:ascii="Arial" w:hAnsi="Arial" w:cs="Arial"/>
          <w:szCs w:val="24"/>
          <w:lang w:val="es-ES_tradnl"/>
          <w:rPrChange w:id="6052" w:author="Familia Valderrama A" w:date="2014-03-11T20:49:00Z">
            <w:rPr>
              <w:color w:val="0000FF" w:themeColor="hyperlink"/>
              <w:sz w:val="16"/>
              <w:szCs w:val="16"/>
              <w:u w:val="single"/>
              <w:lang w:val="es-ES_tradnl"/>
            </w:rPr>
          </w:rPrChange>
        </w:rPr>
        <w:t>Establecer un umbral de  advertencia temprana.</w:t>
      </w:r>
    </w:p>
    <w:p w:rsidR="008B38F0" w:rsidRDefault="004E371C">
      <w:pPr>
        <w:pStyle w:val="Prrafodelista"/>
        <w:numPr>
          <w:ilvl w:val="1"/>
          <w:numId w:val="30"/>
        </w:numPr>
        <w:rPr>
          <w:rFonts w:ascii="Arial" w:hAnsi="Arial" w:cs="Arial"/>
          <w:szCs w:val="24"/>
          <w:lang w:val="es-ES_tradnl"/>
          <w:rPrChange w:id="6053" w:author="Familia Valderrama A" w:date="2014-03-11T20:49:00Z">
            <w:rPr>
              <w:lang w:val="es-ES_tradnl"/>
            </w:rPr>
          </w:rPrChange>
        </w:rPr>
        <w:pPrChange w:id="6054" w:author="Sergio" w:date="2014-04-18T15:10:00Z">
          <w:pPr>
            <w:ind w:firstLine="708"/>
          </w:pPr>
        </w:pPrChange>
      </w:pPr>
      <w:ins w:id="6055" w:author="Sergio" w:date="2014-04-18T15:36:00Z">
        <w:r>
          <w:rPr>
            <w:rFonts w:ascii="Arial" w:hAnsi="Arial" w:cs="Arial"/>
            <w:szCs w:val="24"/>
            <w:lang w:val="es-ES_tradnl"/>
          </w:rPr>
          <w:t xml:space="preserve">Una semana antes al </w:t>
        </w:r>
      </w:ins>
      <w:ins w:id="6056" w:author="Sergio" w:date="2014-04-18T15:12:00Z">
        <w:r w:rsidR="002C423B">
          <w:rPr>
            <w:rFonts w:ascii="Arial" w:hAnsi="Arial" w:cs="Arial"/>
            <w:szCs w:val="24"/>
            <w:lang w:val="es-ES_tradnl"/>
          </w:rPr>
          <w:t xml:space="preserve">final de cada Sprint se hace un </w:t>
        </w:r>
      </w:ins>
      <w:ins w:id="6057" w:author="Sergio" w:date="2014-04-18T15:13:00Z">
        <w:r w:rsidR="009A2FA1">
          <w:rPr>
            <w:rFonts w:ascii="Arial" w:hAnsi="Arial" w:cs="Arial"/>
            <w:szCs w:val="24"/>
            <w:lang w:val="es-ES_tradnl"/>
          </w:rPr>
          <w:t>recuento</w:t>
        </w:r>
      </w:ins>
      <w:ins w:id="6058" w:author="Sergio" w:date="2014-04-18T15:37:00Z">
        <w:r>
          <w:rPr>
            <w:rFonts w:ascii="Arial" w:hAnsi="Arial" w:cs="Arial"/>
            <w:szCs w:val="24"/>
            <w:lang w:val="es-ES_tradnl"/>
          </w:rPr>
          <w:t xml:space="preserve"> por parte del supervisor y analista </w:t>
        </w:r>
      </w:ins>
      <w:ins w:id="6059" w:author="Sergio" w:date="2014-04-18T15:38:00Z">
        <w:r>
          <w:rPr>
            <w:rFonts w:ascii="Arial" w:hAnsi="Arial" w:cs="Arial"/>
            <w:szCs w:val="24"/>
            <w:lang w:val="es-ES_tradnl"/>
          </w:rPr>
          <w:t xml:space="preserve">y el jefe de arquitectura y planeación </w:t>
        </w:r>
      </w:ins>
      <w:ins w:id="6060" w:author="Sergio" w:date="2014-04-18T15:37:00Z">
        <w:r>
          <w:rPr>
            <w:rFonts w:ascii="Arial" w:hAnsi="Arial" w:cs="Arial"/>
            <w:szCs w:val="24"/>
            <w:lang w:val="es-ES_tradnl"/>
          </w:rPr>
          <w:t>quien</w:t>
        </w:r>
      </w:ins>
      <w:ins w:id="6061" w:author="Sergio" w:date="2014-04-18T15:38:00Z">
        <w:r>
          <w:rPr>
            <w:rFonts w:ascii="Arial" w:hAnsi="Arial" w:cs="Arial"/>
            <w:szCs w:val="24"/>
            <w:lang w:val="es-ES_tradnl"/>
          </w:rPr>
          <w:t>es</w:t>
        </w:r>
      </w:ins>
      <w:ins w:id="6062" w:author="Sergio" w:date="2014-04-18T15:37:00Z">
        <w:r>
          <w:rPr>
            <w:rFonts w:ascii="Arial" w:hAnsi="Arial" w:cs="Arial"/>
            <w:szCs w:val="24"/>
            <w:lang w:val="es-ES_tradnl"/>
          </w:rPr>
          <w:t xml:space="preserve"> </w:t>
        </w:r>
      </w:ins>
      <w:ins w:id="6063" w:author="Sergio" w:date="2014-04-18T15:14:00Z">
        <w:r w:rsidR="009A2FA1">
          <w:rPr>
            <w:rFonts w:ascii="Arial" w:hAnsi="Arial" w:cs="Arial"/>
            <w:szCs w:val="24"/>
            <w:lang w:val="es-ES_tradnl"/>
          </w:rPr>
          <w:t>revisa</w:t>
        </w:r>
      </w:ins>
      <w:ins w:id="6064" w:author="Sergio" w:date="2014-04-18T15:38:00Z">
        <w:r>
          <w:rPr>
            <w:rFonts w:ascii="Arial" w:hAnsi="Arial" w:cs="Arial"/>
            <w:szCs w:val="24"/>
            <w:lang w:val="es-ES_tradnl"/>
          </w:rPr>
          <w:t>n</w:t>
        </w:r>
      </w:ins>
      <w:ins w:id="6065" w:author="Sergio" w:date="2014-04-18T15:13:00Z">
        <w:r w:rsidR="009A2FA1">
          <w:rPr>
            <w:rFonts w:ascii="Arial" w:hAnsi="Arial" w:cs="Arial"/>
            <w:szCs w:val="24"/>
            <w:lang w:val="es-ES_tradnl"/>
          </w:rPr>
          <w:t xml:space="preserve"> el estado de las tareas </w:t>
        </w:r>
      </w:ins>
      <w:ins w:id="6066" w:author="Sergio" w:date="2014-04-18T15:14:00Z">
        <w:r w:rsidR="009A2FA1">
          <w:rPr>
            <w:rFonts w:ascii="Arial" w:hAnsi="Arial" w:cs="Arial"/>
            <w:szCs w:val="24"/>
            <w:lang w:val="es-ES_tradnl"/>
          </w:rPr>
          <w:t xml:space="preserve">asignadas </w:t>
        </w:r>
      </w:ins>
      <w:ins w:id="6067" w:author="Sergio" w:date="2014-04-18T15:21:00Z">
        <w:r w:rsidR="00D420AF">
          <w:rPr>
            <w:rFonts w:ascii="Arial" w:hAnsi="Arial" w:cs="Arial"/>
            <w:szCs w:val="24"/>
            <w:lang w:val="es-ES_tradnl"/>
          </w:rPr>
          <w:t>a</w:t>
        </w:r>
      </w:ins>
      <w:ins w:id="6068" w:author="Sergio" w:date="2014-04-18T15:14:00Z">
        <w:r w:rsidR="009A2FA1">
          <w:rPr>
            <w:rFonts w:ascii="Arial" w:hAnsi="Arial" w:cs="Arial"/>
            <w:szCs w:val="24"/>
            <w:lang w:val="es-ES_tradnl"/>
          </w:rPr>
          <w:t xml:space="preserve"> cada integrante</w:t>
        </w:r>
      </w:ins>
      <w:ins w:id="6069" w:author="Sergio" w:date="2014-04-18T15:15:00Z">
        <w:r w:rsidR="009A2FA1">
          <w:rPr>
            <w:rFonts w:ascii="Arial" w:hAnsi="Arial" w:cs="Arial"/>
            <w:szCs w:val="24"/>
            <w:lang w:val="es-ES_tradnl"/>
          </w:rPr>
          <w:t>, dependiendo del estado en el que esté</w:t>
        </w:r>
      </w:ins>
      <w:ins w:id="6070" w:author="Sergio" w:date="2014-04-18T15:19:00Z">
        <w:r w:rsidR="00070A1B">
          <w:rPr>
            <w:rFonts w:ascii="Arial" w:hAnsi="Arial" w:cs="Arial"/>
            <w:szCs w:val="24"/>
            <w:lang w:val="es-ES_tradnl"/>
          </w:rPr>
          <w:t xml:space="preserve"> la tarea</w:t>
        </w:r>
      </w:ins>
      <w:ins w:id="6071" w:author="Sergio" w:date="2014-04-18T15:15:00Z">
        <w:r w:rsidR="009A2FA1">
          <w:rPr>
            <w:rFonts w:ascii="Arial" w:hAnsi="Arial" w:cs="Arial"/>
            <w:szCs w:val="24"/>
            <w:lang w:val="es-ES_tradnl"/>
          </w:rPr>
          <w:t xml:space="preserve"> y de los problemas presentados</w:t>
        </w:r>
      </w:ins>
      <w:ins w:id="6072" w:author="Sergio" w:date="2014-04-18T15:19:00Z">
        <w:r w:rsidR="00070A1B">
          <w:rPr>
            <w:rFonts w:ascii="Arial" w:hAnsi="Arial" w:cs="Arial"/>
            <w:szCs w:val="24"/>
            <w:lang w:val="es-ES_tradnl"/>
          </w:rPr>
          <w:t xml:space="preserve"> para ejecutar la tarea</w:t>
        </w:r>
      </w:ins>
      <w:ins w:id="6073" w:author="Sergio" w:date="2014-04-18T15:33:00Z">
        <w:r>
          <w:rPr>
            <w:rFonts w:ascii="Arial" w:hAnsi="Arial" w:cs="Arial"/>
            <w:szCs w:val="24"/>
            <w:lang w:val="es-ES_tradnl"/>
          </w:rPr>
          <w:t>,</w:t>
        </w:r>
      </w:ins>
      <w:ins w:id="6074" w:author="Sergio" w:date="2014-04-18T15:19:00Z">
        <w:r w:rsidR="00070A1B">
          <w:rPr>
            <w:rFonts w:ascii="Arial" w:hAnsi="Arial" w:cs="Arial"/>
            <w:szCs w:val="24"/>
            <w:lang w:val="es-ES_tradnl"/>
          </w:rPr>
          <w:t xml:space="preserve"> establece</w:t>
        </w:r>
      </w:ins>
      <w:ins w:id="6075" w:author="Sergio" w:date="2014-04-18T15:38:00Z">
        <w:r>
          <w:rPr>
            <w:rFonts w:ascii="Arial" w:hAnsi="Arial" w:cs="Arial"/>
            <w:szCs w:val="24"/>
            <w:lang w:val="es-ES_tradnl"/>
          </w:rPr>
          <w:t>n</w:t>
        </w:r>
      </w:ins>
      <w:ins w:id="6076" w:author="Sergio" w:date="2014-04-18T15:19:00Z">
        <w:r w:rsidR="00070A1B">
          <w:rPr>
            <w:rFonts w:ascii="Arial" w:hAnsi="Arial" w:cs="Arial"/>
            <w:szCs w:val="24"/>
            <w:lang w:val="es-ES_tradnl"/>
          </w:rPr>
          <w:t xml:space="preserve"> un umbral de advertencia temprana</w:t>
        </w:r>
      </w:ins>
      <w:ins w:id="6077" w:author="Sergio" w:date="2014-04-18T15:41:00Z">
        <w:r w:rsidR="004F3564">
          <w:rPr>
            <w:rFonts w:ascii="Arial" w:hAnsi="Arial" w:cs="Arial"/>
            <w:szCs w:val="24"/>
            <w:lang w:val="es-ES_tradnl"/>
          </w:rPr>
          <w:t>,</w:t>
        </w:r>
      </w:ins>
      <w:ins w:id="6078" w:author="Sergio" w:date="2014-04-18T15:39:00Z">
        <w:r w:rsidR="007967A3">
          <w:rPr>
            <w:rFonts w:ascii="Arial" w:hAnsi="Arial" w:cs="Arial"/>
            <w:szCs w:val="24"/>
            <w:lang w:val="es-ES_tradnl"/>
          </w:rPr>
          <w:t xml:space="preserve"> </w:t>
        </w:r>
      </w:ins>
      <w:ins w:id="6079" w:author="Sergio" w:date="2014-04-18T15:40:00Z">
        <w:r w:rsidR="007967A3">
          <w:rPr>
            <w:rFonts w:ascii="Arial" w:hAnsi="Arial" w:cs="Arial"/>
            <w:szCs w:val="24"/>
            <w:lang w:val="es-ES_tradnl"/>
          </w:rPr>
          <w:t>generalmente</w:t>
        </w:r>
      </w:ins>
      <w:ins w:id="6080" w:author="Sergio" w:date="2014-04-18T15:39:00Z">
        <w:r w:rsidR="007967A3">
          <w:rPr>
            <w:rFonts w:ascii="Arial" w:hAnsi="Arial" w:cs="Arial"/>
            <w:szCs w:val="24"/>
            <w:lang w:val="es-ES_tradnl"/>
          </w:rPr>
          <w:t xml:space="preserve"> </w:t>
        </w:r>
      </w:ins>
      <w:ins w:id="6081" w:author="Sergio" w:date="2014-04-18T15:41:00Z">
        <w:r w:rsidR="004F3564">
          <w:rPr>
            <w:rFonts w:ascii="Arial" w:hAnsi="Arial" w:cs="Arial"/>
            <w:szCs w:val="24"/>
            <w:lang w:val="es-ES_tradnl"/>
          </w:rPr>
          <w:t xml:space="preserve">es </w:t>
        </w:r>
      </w:ins>
      <w:ins w:id="6082" w:author="Sergio" w:date="2014-04-18T15:39:00Z">
        <w:r w:rsidR="007967A3">
          <w:rPr>
            <w:rFonts w:ascii="Arial" w:hAnsi="Arial" w:cs="Arial"/>
            <w:szCs w:val="24"/>
            <w:lang w:val="es-ES_tradnl"/>
          </w:rPr>
          <w:t>una semana</w:t>
        </w:r>
      </w:ins>
      <w:ins w:id="6083" w:author="Sergio" w:date="2014-04-18T15:19:00Z">
        <w:r w:rsidR="00070A1B">
          <w:rPr>
            <w:rFonts w:ascii="Arial" w:hAnsi="Arial" w:cs="Arial"/>
            <w:szCs w:val="24"/>
            <w:lang w:val="es-ES_tradnl"/>
          </w:rPr>
          <w:t xml:space="preserve"> </w:t>
        </w:r>
      </w:ins>
      <w:ins w:id="6084" w:author="Sergio" w:date="2014-04-18T15:41:00Z">
        <w:r w:rsidR="004F3564">
          <w:rPr>
            <w:rFonts w:ascii="Arial" w:hAnsi="Arial" w:cs="Arial"/>
            <w:szCs w:val="24"/>
            <w:lang w:val="es-ES_tradnl"/>
          </w:rPr>
          <w:t xml:space="preserve">después de la </w:t>
        </w:r>
      </w:ins>
      <w:ins w:id="6085" w:author="Sergio" w:date="2014-04-18T15:43:00Z">
        <w:r w:rsidR="00052C27">
          <w:rPr>
            <w:rFonts w:ascii="Arial" w:hAnsi="Arial" w:cs="Arial"/>
            <w:szCs w:val="24"/>
            <w:lang w:val="es-ES_tradnl"/>
          </w:rPr>
          <w:t>revisión (</w:t>
        </w:r>
      </w:ins>
      <w:ins w:id="6086" w:author="Sergio" w:date="2014-04-18T15:41:00Z">
        <w:r w:rsidR="004F3564">
          <w:rPr>
            <w:rFonts w:ascii="Arial" w:hAnsi="Arial" w:cs="Arial"/>
            <w:szCs w:val="24"/>
            <w:lang w:val="es-ES_tradnl"/>
          </w:rPr>
          <w:t>final del sprint).</w:t>
        </w:r>
      </w:ins>
      <w:r w:rsidR="002956A8" w:rsidRPr="002956A8">
        <w:rPr>
          <w:rFonts w:ascii="Arial" w:hAnsi="Arial" w:cs="Arial"/>
          <w:szCs w:val="24"/>
          <w:lang w:val="es-ES_tradnl"/>
          <w:rPrChange w:id="6087" w:author="Familia Valderrama A" w:date="2014-03-11T20:49:00Z">
            <w:rPr>
              <w:color w:val="0000FF" w:themeColor="hyperlink"/>
              <w:sz w:val="16"/>
              <w:szCs w:val="16"/>
              <w:u w:val="single"/>
              <w:lang w:val="es-ES_tradnl"/>
            </w:rPr>
          </w:rPrChange>
        </w:rPr>
        <w:t xml:space="preserve"> </w:t>
      </w:r>
      <w:commentRangeEnd w:id="6015"/>
      <w:r w:rsidR="00131B21">
        <w:rPr>
          <w:rStyle w:val="Refdecomentario"/>
        </w:rPr>
        <w:commentReference w:id="6015"/>
      </w:r>
    </w:p>
    <w:p w:rsidR="00380229" w:rsidRDefault="002956A8">
      <w:pPr>
        <w:rPr>
          <w:rFonts w:ascii="Arial" w:hAnsi="Arial" w:cs="Arial"/>
          <w:szCs w:val="24"/>
          <w:lang w:val="es-ES_tradnl"/>
        </w:rPr>
      </w:pPr>
      <w:r w:rsidRPr="002956A8">
        <w:rPr>
          <w:rFonts w:ascii="Arial" w:hAnsi="Arial" w:cs="Arial"/>
          <w:b/>
          <w:szCs w:val="24"/>
          <w:lang w:val="es-ES_tradnl"/>
          <w:rPrChange w:id="6088" w:author="Familia Valderrama A" w:date="2014-03-11T20:49:00Z">
            <w:rPr>
              <w:rFonts w:ascii="Arial" w:hAnsi="Arial" w:cs="Arial"/>
              <w:color w:val="0000FF" w:themeColor="hyperlink"/>
              <w:sz w:val="16"/>
              <w:szCs w:val="24"/>
              <w:u w:val="single"/>
              <w:lang w:val="es-ES_tradnl"/>
            </w:rPr>
          </w:rPrChange>
        </w:rPr>
        <w:t>Acciones tomadas:</w:t>
      </w:r>
      <w:r w:rsidR="001140EC">
        <w:rPr>
          <w:rFonts w:ascii="Arial" w:hAnsi="Arial" w:cs="Arial"/>
          <w:szCs w:val="24"/>
          <w:lang w:val="es-ES_tradnl"/>
        </w:rPr>
        <w:t xml:space="preserve"> </w:t>
      </w:r>
      <w:commentRangeStart w:id="6089"/>
      <w:r w:rsidR="001140EC">
        <w:rPr>
          <w:rFonts w:ascii="Arial" w:hAnsi="Arial" w:cs="Arial"/>
          <w:szCs w:val="24"/>
          <w:lang w:val="es-ES_tradnl"/>
        </w:rPr>
        <w:t>Acción para prevenir</w:t>
      </w:r>
      <w:commentRangeEnd w:id="6089"/>
      <w:r w:rsidR="00131B21">
        <w:rPr>
          <w:rStyle w:val="Refdecomentario"/>
        </w:rPr>
        <w:commentReference w:id="6089"/>
      </w:r>
      <w:r w:rsidR="001140EC">
        <w:rPr>
          <w:rFonts w:ascii="Arial" w:hAnsi="Arial" w:cs="Arial"/>
          <w:szCs w:val="24"/>
          <w:lang w:val="es-ES_tradnl"/>
        </w:rPr>
        <w:t xml:space="preserve"> que un riesgo con prioridad 5 ocurra y acción de mitigación para que una vez el  </w:t>
      </w:r>
      <w:r w:rsidR="00CE74D2">
        <w:rPr>
          <w:rFonts w:ascii="Arial" w:hAnsi="Arial" w:cs="Arial"/>
          <w:szCs w:val="24"/>
          <w:lang w:val="es-ES_tradnl"/>
        </w:rPr>
        <w:t>riesgo se presentó, se pueda minimizar su impacto.</w:t>
      </w:r>
      <w:ins w:id="6090" w:author="Sergio" w:date="2014-04-18T15:39:00Z">
        <w:r w:rsidR="007967A3">
          <w:rPr>
            <w:rFonts w:ascii="Arial" w:hAnsi="Arial" w:cs="Arial"/>
            <w:szCs w:val="24"/>
            <w:lang w:val="es-ES_tradnl"/>
          </w:rPr>
          <w:t xml:space="preserve"> Estas están definidas en la tabla de riesgos </w:t>
        </w:r>
      </w:ins>
      <w:ins w:id="6091" w:author="Sergio" w:date="2014-04-18T15:43:00Z">
        <w:r w:rsidR="00200629">
          <w:rPr>
            <w:rFonts w:ascii="Arial" w:hAnsi="Arial" w:cs="Arial"/>
            <w:szCs w:val="24"/>
            <w:lang w:val="es-ES_tradnl"/>
          </w:rPr>
          <w:t>más</w:t>
        </w:r>
      </w:ins>
      <w:ins w:id="6092" w:author="Sergio" w:date="2014-04-18T15:39:00Z">
        <w:r w:rsidR="007967A3">
          <w:rPr>
            <w:rFonts w:ascii="Arial" w:hAnsi="Arial" w:cs="Arial"/>
            <w:szCs w:val="24"/>
            <w:lang w:val="es-ES_tradnl"/>
          </w:rPr>
          <w:t xml:space="preserve"> </w:t>
        </w:r>
      </w:ins>
      <w:ins w:id="6093" w:author="Sergio" w:date="2014-04-18T15:42:00Z">
        <w:r w:rsidR="00052C27">
          <w:rPr>
            <w:rFonts w:ascii="Arial" w:hAnsi="Arial" w:cs="Arial"/>
            <w:szCs w:val="24"/>
            <w:lang w:val="es-ES_tradnl"/>
          </w:rPr>
          <w:t>importantes (</w:t>
        </w:r>
      </w:ins>
      <w:ins w:id="6094" w:author="Sergio" w:date="2014-04-18T15:39:00Z">
        <w:r w:rsidR="007967A3">
          <w:rPr>
            <w:rFonts w:ascii="Arial" w:hAnsi="Arial" w:cs="Arial"/>
            <w:szCs w:val="24"/>
            <w:lang w:val="es-ES_tradnl"/>
          </w:rPr>
          <w:t>ver tabla).</w:t>
        </w:r>
      </w:ins>
    </w:p>
    <w:p w:rsidR="002D161E" w:rsidRDefault="002956A8">
      <w:pPr>
        <w:rPr>
          <w:ins w:id="6095" w:author="Familia Valderrama A" w:date="2014-03-11T20:49:00Z"/>
          <w:rFonts w:ascii="Arial" w:hAnsi="Arial" w:cs="Arial"/>
          <w:szCs w:val="24"/>
          <w:lang w:val="es-ES_tradnl"/>
        </w:rPr>
      </w:pPr>
      <w:r w:rsidRPr="002956A8">
        <w:rPr>
          <w:rFonts w:ascii="Arial" w:hAnsi="Arial" w:cs="Arial"/>
          <w:b/>
          <w:szCs w:val="24"/>
          <w:lang w:val="es-ES_tradnl"/>
          <w:rPrChange w:id="6096" w:author="Familia Valderrama A" w:date="2014-03-11T20:49:00Z">
            <w:rPr>
              <w:rFonts w:ascii="Arial" w:hAnsi="Arial" w:cs="Arial"/>
              <w:color w:val="0000FF" w:themeColor="hyperlink"/>
              <w:sz w:val="16"/>
              <w:szCs w:val="24"/>
              <w:u w:val="single"/>
              <w:lang w:val="es-ES_tradnl"/>
            </w:rPr>
          </w:rPrChange>
        </w:rPr>
        <w:t>Resultados esperados:</w:t>
      </w:r>
      <w:r w:rsidR="00894583">
        <w:rPr>
          <w:rFonts w:ascii="Arial" w:hAnsi="Arial" w:cs="Arial"/>
          <w:szCs w:val="24"/>
          <w:lang w:val="es-ES_tradnl"/>
        </w:rPr>
        <w:t xml:space="preserve"> Riesgos bien definidos </w:t>
      </w:r>
      <w:r w:rsidR="007B498B">
        <w:rPr>
          <w:rFonts w:ascii="Arial" w:hAnsi="Arial" w:cs="Arial"/>
          <w:szCs w:val="24"/>
          <w:lang w:val="es-ES_tradnl"/>
        </w:rPr>
        <w:t>en cuanto a su etapa de ocurrencia</w:t>
      </w:r>
      <w:r w:rsidR="003646AF">
        <w:rPr>
          <w:rFonts w:ascii="Arial" w:hAnsi="Arial" w:cs="Arial"/>
          <w:szCs w:val="24"/>
          <w:lang w:val="es-ES_tradnl"/>
        </w:rPr>
        <w:t xml:space="preserve"> y los recursos consumidos</w:t>
      </w:r>
      <w:r w:rsidR="007B498B">
        <w:rPr>
          <w:rFonts w:ascii="Arial" w:hAnsi="Arial" w:cs="Arial"/>
          <w:szCs w:val="24"/>
          <w:lang w:val="es-ES_tradnl"/>
        </w:rPr>
        <w:t xml:space="preserve"> </w:t>
      </w:r>
      <w:r w:rsidR="003646AF">
        <w:rPr>
          <w:rFonts w:ascii="Arial" w:hAnsi="Arial" w:cs="Arial"/>
          <w:szCs w:val="24"/>
          <w:lang w:val="es-ES_tradnl"/>
        </w:rPr>
        <w:t xml:space="preserve">junto </w:t>
      </w:r>
      <w:r w:rsidR="00894583">
        <w:rPr>
          <w:rFonts w:ascii="Arial" w:hAnsi="Arial" w:cs="Arial"/>
          <w:szCs w:val="24"/>
          <w:lang w:val="es-ES_tradnl"/>
        </w:rPr>
        <w:t xml:space="preserve">con sus respectivas acciones de prevención y mitigación </w:t>
      </w:r>
      <w:r w:rsidR="003646AF">
        <w:rPr>
          <w:rFonts w:ascii="Arial" w:hAnsi="Arial" w:cs="Arial"/>
          <w:szCs w:val="24"/>
          <w:lang w:val="es-ES_tradnl"/>
        </w:rPr>
        <w:t xml:space="preserve">relacionando </w:t>
      </w:r>
      <w:r w:rsidR="00894583">
        <w:rPr>
          <w:rFonts w:ascii="Arial" w:hAnsi="Arial" w:cs="Arial"/>
          <w:szCs w:val="24"/>
          <w:lang w:val="es-ES_tradnl"/>
        </w:rPr>
        <w:t xml:space="preserve"> áreas afectadas y personas implicadas</w:t>
      </w:r>
      <w:r w:rsidR="007B498B">
        <w:rPr>
          <w:rFonts w:ascii="Arial" w:hAnsi="Arial" w:cs="Arial"/>
          <w:szCs w:val="24"/>
          <w:lang w:val="es-ES_tradnl"/>
        </w:rPr>
        <w:t>.</w:t>
      </w:r>
      <w:ins w:id="6097" w:author="Familia Valderrama A" w:date="2014-03-11T20:49:00Z">
        <w:r w:rsidR="002D161E">
          <w:rPr>
            <w:rFonts w:ascii="Arial" w:hAnsi="Arial" w:cs="Arial"/>
            <w:szCs w:val="24"/>
            <w:lang w:val="es-ES_tradnl"/>
          </w:rPr>
          <w:t xml:space="preserve"> </w:t>
        </w:r>
      </w:ins>
    </w:p>
    <w:p w:rsidR="00380229" w:rsidDel="00E82EBB" w:rsidRDefault="002D161E">
      <w:pPr>
        <w:rPr>
          <w:del w:id="6098" w:author="Sergio" w:date="2014-04-18T15:52:00Z"/>
          <w:rFonts w:ascii="Arial" w:hAnsi="Arial" w:cs="Arial"/>
          <w:szCs w:val="24"/>
          <w:lang w:val="es-ES_tradnl"/>
        </w:rPr>
      </w:pPr>
      <w:ins w:id="6099" w:author="Familia Valderrama A" w:date="2014-03-11T20:50:00Z">
        <w:r>
          <w:rPr>
            <w:rFonts w:ascii="Arial" w:hAnsi="Arial" w:cs="Arial"/>
            <w:szCs w:val="24"/>
            <w:lang w:val="es-ES_tradnl"/>
          </w:rPr>
          <w:t xml:space="preserve">Las tablas de riesgos  se pueden ver en el siguiente </w:t>
        </w:r>
      </w:ins>
      <w:commentRangeStart w:id="6100"/>
      <w:ins w:id="6101" w:author="Sala Virtual Piso 1" w:date="2014-03-13T12:03:00Z">
        <w:r w:rsidR="002956A8" w:rsidRPr="002956A8">
          <w:rPr>
            <w:rFonts w:ascii="Arial" w:hAnsi="Arial" w:cs="Arial"/>
            <w:szCs w:val="24"/>
            <w:lang w:val="es-ES_tradnl"/>
            <w:rPrChange w:id="6102" w:author="Sala Virtual Piso 1" w:date="2014-03-13T12:04:00Z">
              <w:rPr>
                <w:rFonts w:ascii="Arial" w:hAnsi="Arial" w:cs="Arial"/>
                <w:sz w:val="16"/>
                <w:szCs w:val="24"/>
                <w:highlight w:val="red"/>
                <w:lang w:val="es-ES_tradnl"/>
              </w:rPr>
            </w:rPrChange>
          </w:rPr>
          <w:fldChar w:fldCharType="begin"/>
        </w:r>
      </w:ins>
      <w:ins w:id="6103" w:author="Estudiante" w:date="2014-04-01T17:36:00Z">
        <w:r w:rsidR="001B2A73">
          <w:rPr>
            <w:rFonts w:ascii="Arial" w:hAnsi="Arial" w:cs="Arial"/>
            <w:szCs w:val="24"/>
            <w:lang w:val="es-ES_tradnl"/>
          </w:rPr>
          <w:instrText>HYPERLINK "C:\\Users\\Estudiante\\AppData\\Local\\Temp\\Anexos\\Riesgos.docx"</w:instrText>
        </w:r>
      </w:ins>
      <w:ins w:id="6104" w:author="Sala Virtual Piso 1" w:date="2014-03-13T12:03:00Z">
        <w:del w:id="6105" w:author="Estudiante" w:date="2014-04-01T17:36:00Z">
          <w:r w:rsidR="002956A8" w:rsidRPr="002956A8">
            <w:rPr>
              <w:rFonts w:ascii="Arial" w:hAnsi="Arial" w:cs="Arial"/>
              <w:szCs w:val="24"/>
              <w:lang w:val="es-ES_tradnl"/>
              <w:rPrChange w:id="6106" w:author="Sala Virtual Piso 1" w:date="2014-03-13T12:04:00Z">
                <w:rPr>
                  <w:rFonts w:ascii="Arial" w:hAnsi="Arial" w:cs="Arial"/>
                  <w:sz w:val="16"/>
                  <w:szCs w:val="24"/>
                  <w:highlight w:val="red"/>
                  <w:lang w:val="es-ES_tradnl"/>
                </w:rPr>
              </w:rPrChange>
            </w:rPr>
            <w:delInstrText xml:space="preserve"> HYPERLINK "Anexos/Riesgos.docx" </w:delInstrText>
          </w:r>
        </w:del>
        <w:r w:rsidR="002956A8" w:rsidRPr="002956A8">
          <w:rPr>
            <w:rFonts w:ascii="Arial" w:hAnsi="Arial" w:cs="Arial"/>
            <w:szCs w:val="24"/>
            <w:lang w:val="es-ES_tradnl"/>
            <w:rPrChange w:id="6107" w:author="Sala Virtual Piso 1" w:date="2014-03-13T12:04:00Z">
              <w:rPr>
                <w:rFonts w:ascii="Arial" w:hAnsi="Arial" w:cs="Arial"/>
                <w:sz w:val="16"/>
                <w:szCs w:val="24"/>
                <w:highlight w:val="red"/>
                <w:lang w:val="es-ES_tradnl"/>
              </w:rPr>
            </w:rPrChange>
          </w:rPr>
          <w:fldChar w:fldCharType="separate"/>
        </w:r>
        <w:r w:rsidR="002956A8" w:rsidRPr="002956A8">
          <w:rPr>
            <w:rStyle w:val="Hipervnculo"/>
            <w:rPrChange w:id="6108" w:author="Sala Virtual Piso 1" w:date="2014-03-13T12:04:00Z">
              <w:rPr>
                <w:rFonts w:ascii="Arial" w:hAnsi="Arial" w:cs="Arial"/>
                <w:color w:val="0000FF" w:themeColor="hyperlink"/>
                <w:sz w:val="16"/>
                <w:szCs w:val="24"/>
                <w:u w:val="single"/>
                <w:lang w:val="es-ES_tradnl"/>
              </w:rPr>
            </w:rPrChange>
          </w:rPr>
          <w:t>vínculo</w:t>
        </w:r>
        <w:r w:rsidR="002956A8" w:rsidRPr="002956A8">
          <w:rPr>
            <w:rFonts w:ascii="Arial" w:hAnsi="Arial" w:cs="Arial"/>
            <w:szCs w:val="24"/>
            <w:lang w:val="es-ES_tradnl"/>
            <w:rPrChange w:id="6109" w:author="Sala Virtual Piso 1" w:date="2014-03-13T12:04:00Z">
              <w:rPr>
                <w:rFonts w:ascii="Arial" w:hAnsi="Arial" w:cs="Arial"/>
                <w:sz w:val="16"/>
                <w:szCs w:val="24"/>
                <w:highlight w:val="red"/>
                <w:lang w:val="es-ES_tradnl"/>
              </w:rPr>
            </w:rPrChange>
          </w:rPr>
          <w:fldChar w:fldCharType="end"/>
        </w:r>
      </w:ins>
      <w:ins w:id="6110" w:author="Familia Valderrama A" w:date="2014-03-11T20:50:00Z">
        <w:r w:rsidR="002956A8" w:rsidRPr="002956A8">
          <w:rPr>
            <w:rFonts w:ascii="Arial" w:hAnsi="Arial" w:cs="Arial"/>
            <w:szCs w:val="24"/>
            <w:lang w:val="es-ES_tradnl"/>
            <w:rPrChange w:id="6111" w:author="Sala Virtual Piso 1" w:date="2014-03-13T12:04:00Z">
              <w:rPr>
                <w:rFonts w:ascii="Arial" w:hAnsi="Arial" w:cs="Arial"/>
                <w:color w:val="0000FF" w:themeColor="hyperlink"/>
                <w:sz w:val="16"/>
                <w:szCs w:val="24"/>
                <w:u w:val="single"/>
                <w:lang w:val="es-ES_tradnl"/>
              </w:rPr>
            </w:rPrChange>
          </w:rPr>
          <w:t>.</w:t>
        </w:r>
      </w:ins>
      <w:r w:rsidR="007B498B">
        <w:rPr>
          <w:rFonts w:ascii="Arial" w:hAnsi="Arial" w:cs="Arial"/>
          <w:szCs w:val="24"/>
          <w:lang w:val="es-ES_tradnl"/>
        </w:rPr>
        <w:t xml:space="preserve"> </w:t>
      </w:r>
      <w:commentRangeEnd w:id="6100"/>
      <w:r w:rsidR="00131B21">
        <w:rPr>
          <w:rStyle w:val="Refdecomentario"/>
        </w:rPr>
        <w:commentReference w:id="6100"/>
      </w:r>
      <w:r w:rsidR="00894583">
        <w:rPr>
          <w:rFonts w:ascii="Arial" w:hAnsi="Arial" w:cs="Arial"/>
          <w:szCs w:val="24"/>
          <w:lang w:val="es-ES_tradnl"/>
        </w:rPr>
        <w:t xml:space="preserve">  </w:t>
      </w:r>
      <w:r w:rsidR="00CE74D2">
        <w:rPr>
          <w:rFonts w:ascii="Arial" w:hAnsi="Arial" w:cs="Arial"/>
          <w:szCs w:val="24"/>
          <w:lang w:val="es-ES_tradnl"/>
        </w:rPr>
        <w:t xml:space="preserve"> </w:t>
      </w:r>
    </w:p>
    <w:p w:rsidR="00380229" w:rsidDel="00E82EBB" w:rsidRDefault="00380229">
      <w:pPr>
        <w:rPr>
          <w:del w:id="6112" w:author="Sergio" w:date="2014-04-18T15:52:00Z"/>
          <w:rFonts w:ascii="Arial" w:hAnsi="Arial" w:cs="Arial"/>
          <w:color w:val="000090"/>
          <w:lang w:val="es-ES_tradnl"/>
        </w:rPr>
      </w:pPr>
    </w:p>
    <w:p w:rsidR="00380229" w:rsidDel="00E82EBB" w:rsidRDefault="00380229">
      <w:pPr>
        <w:rPr>
          <w:del w:id="6113" w:author="Sergio" w:date="2014-04-18T15:52:00Z"/>
          <w:rFonts w:ascii="Arial" w:hAnsi="Arial" w:cs="Arial"/>
          <w:color w:val="000090"/>
          <w:lang w:val="es-ES_tradnl"/>
        </w:rPr>
      </w:pPr>
    </w:p>
    <w:p w:rsidR="00380229" w:rsidDel="00E82EBB" w:rsidRDefault="00380229">
      <w:pPr>
        <w:rPr>
          <w:del w:id="6114" w:author="Sergio" w:date="2014-04-18T15:52:00Z"/>
          <w:rFonts w:ascii="Arial" w:hAnsi="Arial" w:cs="Arial"/>
          <w:color w:val="000090"/>
          <w:lang w:val="es-ES_tradnl"/>
        </w:rPr>
      </w:pPr>
    </w:p>
    <w:p w:rsidR="00380229" w:rsidRDefault="00380229">
      <w:pPr>
        <w:rPr>
          <w:rFonts w:ascii="Arial" w:hAnsi="Arial" w:cs="Arial"/>
          <w:color w:val="000090"/>
          <w:lang w:val="es-ES_tradnl"/>
        </w:rPr>
      </w:pPr>
    </w:p>
    <w:p w:rsidR="00380229" w:rsidRDefault="008B38F0">
      <w:ins w:id="6115" w:author="Sergio" w:date="2014-04-18T19:53:00Z">
        <w:r>
          <w:rPr>
            <w:noProof/>
            <w:lang w:val="es-CO" w:eastAsia="es-CO"/>
            <w:rPrChange w:id="6116" w:author="Unknown">
              <w:rPr>
                <w:noProof/>
                <w:sz w:val="16"/>
                <w:szCs w:val="16"/>
                <w:lang w:val="es-CO" w:eastAsia="es-CO"/>
              </w:rPr>
            </w:rPrChange>
          </w:rPr>
          <w:drawing>
            <wp:inline distT="0" distB="0" distL="0" distR="0">
              <wp:extent cx="5400675" cy="3190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190875"/>
                      </a:xfrm>
                      <a:prstGeom prst="rect">
                        <a:avLst/>
                      </a:prstGeom>
                      <a:noFill/>
                      <a:ln>
                        <a:noFill/>
                      </a:ln>
                    </pic:spPr>
                  </pic:pic>
                </a:graphicData>
              </a:graphic>
            </wp:inline>
          </w:drawing>
        </w:r>
      </w:ins>
      <w:commentRangeStart w:id="6117"/>
      <w:del w:id="6118" w:author="Sergio" w:date="2014-04-18T19:41:00Z">
        <w:r>
          <w:rPr>
            <w:rFonts w:ascii="Arial" w:hAnsi="Arial" w:cs="Arial"/>
            <w:noProof/>
            <w:color w:val="000090"/>
            <w:lang w:val="es-CO" w:eastAsia="es-CO"/>
            <w:rPrChange w:id="6119" w:author="Unknown">
              <w:rPr>
                <w:noProof/>
                <w:sz w:val="16"/>
                <w:szCs w:val="16"/>
                <w:lang w:val="es-CO" w:eastAsia="es-CO"/>
              </w:rPr>
            </w:rPrChange>
          </w:rPr>
          <w:drawing>
            <wp:inline distT="0" distB="0" distL="0" distR="0">
              <wp:extent cx="5400675" cy="3048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048000"/>
                      </a:xfrm>
                      <a:prstGeom prst="rect">
                        <a:avLst/>
                      </a:prstGeom>
                      <a:noFill/>
                      <a:ln>
                        <a:noFill/>
                      </a:ln>
                    </pic:spPr>
                  </pic:pic>
                </a:graphicData>
              </a:graphic>
            </wp:inline>
          </w:drawing>
        </w:r>
      </w:del>
      <w:commentRangeEnd w:id="6117"/>
      <w:r w:rsidR="00EB4C0E">
        <w:rPr>
          <w:rStyle w:val="Refdecomentario"/>
        </w:rPr>
        <w:commentReference w:id="6117"/>
      </w:r>
    </w:p>
    <w:p w:rsidR="00380229" w:rsidRDefault="00244974">
      <w:pPr>
        <w:pStyle w:val="Epgrafe"/>
        <w:rPr>
          <w:rFonts w:ascii="Arial" w:hAnsi="Arial" w:cs="Arial"/>
          <w:sz w:val="20"/>
          <w:szCs w:val="20"/>
        </w:rPr>
      </w:pPr>
      <w:bookmarkStart w:id="6120" w:name="_Toc382447402"/>
      <w:r w:rsidRPr="00244974">
        <w:rPr>
          <w:rFonts w:ascii="Arial" w:hAnsi="Arial" w:cs="Arial"/>
          <w:sz w:val="20"/>
          <w:szCs w:val="20"/>
        </w:rPr>
        <w:t xml:space="preserve">Figura </w:t>
      </w:r>
      <w:ins w:id="6121" w:author="Familia Valderrama A" w:date="2014-04-24T00:29:00Z">
        <w:r w:rsidR="00C84773">
          <w:rPr>
            <w:rFonts w:ascii="Arial" w:hAnsi="Arial" w:cs="Arial"/>
            <w:sz w:val="20"/>
            <w:szCs w:val="20"/>
          </w:rPr>
          <w:fldChar w:fldCharType="begin"/>
        </w:r>
        <w:r w:rsidR="00C84773">
          <w:rPr>
            <w:rFonts w:ascii="Arial" w:hAnsi="Arial" w:cs="Arial"/>
            <w:sz w:val="20"/>
            <w:szCs w:val="20"/>
          </w:rPr>
          <w:instrText xml:space="preserve"> STYLEREF 1 \s </w:instrText>
        </w:r>
      </w:ins>
      <w:r w:rsidR="00C84773">
        <w:rPr>
          <w:rFonts w:ascii="Arial" w:hAnsi="Arial" w:cs="Arial"/>
          <w:sz w:val="20"/>
          <w:szCs w:val="20"/>
        </w:rPr>
        <w:fldChar w:fldCharType="separate"/>
      </w:r>
      <w:r w:rsidR="00C84773">
        <w:rPr>
          <w:rFonts w:ascii="Arial" w:hAnsi="Arial" w:cs="Arial"/>
          <w:noProof/>
          <w:sz w:val="20"/>
          <w:szCs w:val="20"/>
        </w:rPr>
        <w:t>12</w:t>
      </w:r>
      <w:ins w:id="6122" w:author="Familia Valderrama A" w:date="2014-04-24T00:29:00Z">
        <w:r w:rsidR="00C84773">
          <w:rPr>
            <w:rFonts w:ascii="Arial" w:hAnsi="Arial" w:cs="Arial"/>
            <w:sz w:val="20"/>
            <w:szCs w:val="20"/>
          </w:rPr>
          <w:fldChar w:fldCharType="end"/>
        </w:r>
        <w:r w:rsidR="00C84773">
          <w:rPr>
            <w:rFonts w:ascii="Arial" w:hAnsi="Arial" w:cs="Arial"/>
            <w:sz w:val="20"/>
            <w:szCs w:val="20"/>
          </w:rPr>
          <w:t>.</w:t>
        </w:r>
        <w:r w:rsidR="00C84773">
          <w:rPr>
            <w:rFonts w:ascii="Arial" w:hAnsi="Arial" w:cs="Arial"/>
            <w:sz w:val="20"/>
            <w:szCs w:val="20"/>
          </w:rPr>
          <w:fldChar w:fldCharType="begin"/>
        </w:r>
        <w:r w:rsidR="00C84773">
          <w:rPr>
            <w:rFonts w:ascii="Arial" w:hAnsi="Arial" w:cs="Arial"/>
            <w:sz w:val="20"/>
            <w:szCs w:val="20"/>
          </w:rPr>
          <w:instrText xml:space="preserve"> SEQ Figura \* ARABIC \s 1 </w:instrText>
        </w:r>
      </w:ins>
      <w:r w:rsidR="00C84773">
        <w:rPr>
          <w:rFonts w:ascii="Arial" w:hAnsi="Arial" w:cs="Arial"/>
          <w:sz w:val="20"/>
          <w:szCs w:val="20"/>
        </w:rPr>
        <w:fldChar w:fldCharType="separate"/>
      </w:r>
      <w:ins w:id="6123" w:author="Familia Valderrama A" w:date="2014-04-24T00:29:00Z">
        <w:r w:rsidR="00C84773">
          <w:rPr>
            <w:rFonts w:ascii="Arial" w:hAnsi="Arial" w:cs="Arial"/>
            <w:noProof/>
            <w:sz w:val="20"/>
            <w:szCs w:val="20"/>
          </w:rPr>
          <w:t>1</w:t>
        </w:r>
        <w:r w:rsidR="00C84773">
          <w:rPr>
            <w:rFonts w:ascii="Arial" w:hAnsi="Arial" w:cs="Arial"/>
            <w:sz w:val="20"/>
            <w:szCs w:val="20"/>
          </w:rPr>
          <w:fldChar w:fldCharType="end"/>
        </w:r>
      </w:ins>
      <w:del w:id="6124" w:author="Familia Valderrama A" w:date="2014-03-13T03:47:00Z">
        <w:r w:rsidR="002956A8" w:rsidDel="000C4ADE">
          <w:rPr>
            <w:rFonts w:ascii="Arial" w:hAnsi="Arial" w:cs="Arial"/>
            <w:sz w:val="20"/>
            <w:szCs w:val="20"/>
          </w:rPr>
          <w:fldChar w:fldCharType="begin"/>
        </w:r>
        <w:r w:rsidR="00F1778F" w:rsidDel="000C4ADE">
          <w:rPr>
            <w:rFonts w:ascii="Arial" w:hAnsi="Arial" w:cs="Arial"/>
            <w:sz w:val="20"/>
            <w:szCs w:val="20"/>
          </w:rPr>
          <w:delInstrText xml:space="preserve"> STYLEREF 1 \s </w:delInstrText>
        </w:r>
        <w:r w:rsidR="002956A8" w:rsidDel="000C4ADE">
          <w:rPr>
            <w:rFonts w:ascii="Arial" w:hAnsi="Arial" w:cs="Arial"/>
            <w:sz w:val="20"/>
            <w:szCs w:val="20"/>
          </w:rPr>
          <w:fldChar w:fldCharType="separate"/>
        </w:r>
        <w:r w:rsidR="00F1778F" w:rsidDel="000C4ADE">
          <w:rPr>
            <w:rFonts w:ascii="Arial" w:hAnsi="Arial" w:cs="Arial"/>
            <w:noProof/>
            <w:sz w:val="20"/>
            <w:szCs w:val="20"/>
          </w:rPr>
          <w:delText>12</w:delText>
        </w:r>
        <w:r w:rsidR="002956A8" w:rsidDel="000C4ADE">
          <w:rPr>
            <w:rFonts w:ascii="Arial" w:hAnsi="Arial" w:cs="Arial"/>
            <w:sz w:val="20"/>
            <w:szCs w:val="20"/>
          </w:rPr>
          <w:fldChar w:fldCharType="end"/>
        </w:r>
        <w:r w:rsidR="00F1778F" w:rsidDel="000C4ADE">
          <w:rPr>
            <w:rFonts w:ascii="Arial" w:hAnsi="Arial" w:cs="Arial"/>
            <w:sz w:val="20"/>
            <w:szCs w:val="20"/>
          </w:rPr>
          <w:delText>.</w:delText>
        </w:r>
        <w:r w:rsidR="002956A8" w:rsidDel="000C4ADE">
          <w:rPr>
            <w:rFonts w:ascii="Arial" w:hAnsi="Arial" w:cs="Arial"/>
            <w:sz w:val="20"/>
            <w:szCs w:val="20"/>
          </w:rPr>
          <w:fldChar w:fldCharType="begin"/>
        </w:r>
        <w:r w:rsidR="00F1778F" w:rsidDel="000C4ADE">
          <w:rPr>
            <w:rFonts w:ascii="Arial" w:hAnsi="Arial" w:cs="Arial"/>
            <w:sz w:val="20"/>
            <w:szCs w:val="20"/>
          </w:rPr>
          <w:delInstrText xml:space="preserve"> SEQ Figura \* ARABIC \s 1 </w:delInstrText>
        </w:r>
        <w:r w:rsidR="002956A8" w:rsidDel="000C4ADE">
          <w:rPr>
            <w:rFonts w:ascii="Arial" w:hAnsi="Arial" w:cs="Arial"/>
            <w:sz w:val="20"/>
            <w:szCs w:val="20"/>
          </w:rPr>
          <w:fldChar w:fldCharType="separate"/>
        </w:r>
        <w:r w:rsidR="00F1778F" w:rsidDel="000C4ADE">
          <w:rPr>
            <w:rFonts w:ascii="Arial" w:hAnsi="Arial" w:cs="Arial"/>
            <w:noProof/>
            <w:sz w:val="20"/>
            <w:szCs w:val="20"/>
          </w:rPr>
          <w:delText>1</w:delText>
        </w:r>
        <w:r w:rsidR="002956A8" w:rsidDel="000C4ADE">
          <w:rPr>
            <w:rFonts w:ascii="Arial" w:hAnsi="Arial" w:cs="Arial"/>
            <w:sz w:val="20"/>
            <w:szCs w:val="20"/>
          </w:rPr>
          <w:fldChar w:fldCharType="end"/>
        </w:r>
      </w:del>
      <w:r w:rsidRPr="00244974">
        <w:rPr>
          <w:rFonts w:ascii="Arial" w:hAnsi="Arial" w:cs="Arial"/>
          <w:sz w:val="20"/>
          <w:szCs w:val="20"/>
        </w:rPr>
        <w:t xml:space="preserve"> – Proceso de identificación de riesgos</w:t>
      </w:r>
      <w:bookmarkEnd w:id="6120"/>
    </w:p>
    <w:p w:rsidR="00380229" w:rsidRDefault="002956A8">
      <w:pPr>
        <w:rPr>
          <w:rFonts w:ascii="Arial" w:hAnsi="Arial" w:cs="Arial"/>
          <w:lang w:val="es-ES_tradnl"/>
        </w:rPr>
      </w:pPr>
      <w:r>
        <w:rPr>
          <w:rFonts w:ascii="Arial" w:hAnsi="Arial" w:cs="Arial"/>
          <w:noProof/>
          <w:lang w:val="es-CO" w:eastAsia="es-CO"/>
        </w:rPr>
      </w:r>
      <w:r w:rsidRPr="002956A8">
        <w:rPr>
          <w:rFonts w:ascii="Arial" w:hAnsi="Arial" w:cs="Arial"/>
          <w:noProof/>
          <w:lang w:val="es-CO" w:eastAsia="es-CO"/>
        </w:rPr>
        <w:pict>
          <v:shape id="Text Box 33" o:spid="_x0000_s1046" type="#_x0000_t202" style="width:400.15pt;height:2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8fuQIAAMM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" filled="f" stroked="f">
            <v:textbox>
              <w:txbxContent>
                <w:p w:rsidR="008B38F0" w:rsidRPr="00E83AD2" w:rsidRDefault="008B38F0">
                  <w:pPr>
                    <w:rPr>
                      <w:rFonts w:asciiTheme="minorHAnsi" w:hAnsiTheme="minorHAnsi"/>
                      <w:sz w:val="18"/>
                      <w:szCs w:val="18"/>
                      <w:lang w:val="es-ES_tradnl"/>
                    </w:rPr>
                  </w:pPr>
                  <w:r w:rsidRPr="005F4D45">
                    <w:rPr>
                      <w:rFonts w:asciiTheme="minorHAnsi" w:hAnsiTheme="minorHAnsi" w:cs="Arial"/>
                      <w:sz w:val="18"/>
                      <w:szCs w:val="18"/>
                      <w:lang w:val="es-ES_tradnl"/>
                    </w:rPr>
                    <w:t>El diagrama muestra el proceso que debe seguir Softlute para identificar los riesgos al inicio del proyecto.</w:t>
                  </w:r>
                </w:p>
              </w:txbxContent>
            </v:textbox>
            <w10:wrap type="none"/>
            <w10:anchorlock/>
          </v:shape>
        </w:pict>
      </w:r>
    </w:p>
    <w:p w:rsidR="00380229" w:rsidDel="009847E0" w:rsidRDefault="009910D8">
      <w:pPr>
        <w:rPr>
          <w:del w:id="6125" w:author="Sergio" w:date="2014-04-18T19:51:00Z"/>
          <w:rFonts w:ascii="Arial" w:hAnsi="Arial" w:cs="Arial"/>
          <w:szCs w:val="24"/>
          <w:lang w:val="es-ES_tradnl"/>
        </w:rPr>
      </w:pPr>
      <w:r w:rsidRPr="0007042C">
        <w:rPr>
          <w:rFonts w:ascii="Arial" w:hAnsi="Arial" w:cs="Arial"/>
          <w:szCs w:val="24"/>
          <w:lang w:val="es-ES_tradnl"/>
        </w:rPr>
        <w:t xml:space="preserve">El proceso </w:t>
      </w:r>
      <w:ins w:id="6126" w:author="Sergio" w:date="2014-04-18T19:42:00Z">
        <w:r w:rsidR="00C349F8">
          <w:rPr>
            <w:rFonts w:ascii="Arial" w:hAnsi="Arial" w:cs="Arial"/>
            <w:szCs w:val="24"/>
            <w:lang w:val="es-ES_tradnl"/>
          </w:rPr>
          <w:t xml:space="preserve">inicia cuando el equipo define las etapas de todo el proyecto, para estas </w:t>
        </w:r>
      </w:ins>
      <w:ins w:id="6127" w:author="Sergio" w:date="2014-04-18T19:43:00Z">
        <w:r w:rsidR="00C349F8">
          <w:rPr>
            <w:rFonts w:ascii="Arial" w:hAnsi="Arial" w:cs="Arial"/>
            <w:szCs w:val="24"/>
            <w:lang w:val="es-ES_tradnl"/>
          </w:rPr>
          <w:t>etapas</w:t>
        </w:r>
      </w:ins>
      <w:ins w:id="6128" w:author="Sergio" w:date="2014-04-18T19:42:00Z">
        <w:r w:rsidR="00C349F8">
          <w:rPr>
            <w:rFonts w:ascii="Arial" w:hAnsi="Arial" w:cs="Arial"/>
            <w:szCs w:val="24"/>
            <w:lang w:val="es-ES_tradnl"/>
          </w:rPr>
          <w:t xml:space="preserve"> se definen las actividades claves (</w:t>
        </w:r>
      </w:ins>
      <w:ins w:id="6129" w:author="Sergio" w:date="2014-04-18T19:43:00Z">
        <w:r w:rsidR="00C349F8">
          <w:rPr>
            <w:rFonts w:ascii="Arial" w:hAnsi="Arial" w:cs="Arial"/>
            <w:szCs w:val="24"/>
            <w:lang w:val="es-ES_tradnl"/>
          </w:rPr>
          <w:t>más</w:t>
        </w:r>
      </w:ins>
      <w:ins w:id="6130" w:author="Sergio" w:date="2014-04-18T19:42:00Z">
        <w:r w:rsidR="00C349F8">
          <w:rPr>
            <w:rFonts w:ascii="Arial" w:hAnsi="Arial" w:cs="Arial"/>
            <w:szCs w:val="24"/>
            <w:lang w:val="es-ES_tradnl"/>
          </w:rPr>
          <w:t xml:space="preserve"> importantes)</w:t>
        </w:r>
      </w:ins>
      <w:ins w:id="6131" w:author="Sergio" w:date="2014-04-18T19:43:00Z">
        <w:r w:rsidR="00C349F8">
          <w:rPr>
            <w:rFonts w:ascii="Arial" w:hAnsi="Arial" w:cs="Arial"/>
            <w:szCs w:val="24"/>
            <w:lang w:val="es-ES_tradnl"/>
          </w:rPr>
          <w:t xml:space="preserve">. Para estas etapas claves el equipo define posibles riegos. Todos estos riegos encontrados pasan al </w:t>
        </w:r>
      </w:ins>
      <w:ins w:id="6132" w:author="Sergio" w:date="2014-04-18T19:44:00Z">
        <w:r w:rsidR="00C349F8">
          <w:rPr>
            <w:rFonts w:ascii="Arial" w:hAnsi="Arial" w:cs="Arial"/>
            <w:szCs w:val="24"/>
            <w:lang w:val="es-ES_tradnl"/>
          </w:rPr>
          <w:t>analista y supervisor quien es el que define y aprueba cuales riegos ser</w:t>
        </w:r>
      </w:ins>
      <w:ins w:id="6133" w:author="Sergio" w:date="2014-04-18T19:45:00Z">
        <w:r w:rsidR="00C349F8">
          <w:rPr>
            <w:rFonts w:ascii="Arial" w:hAnsi="Arial" w:cs="Arial"/>
            <w:szCs w:val="24"/>
            <w:lang w:val="es-ES_tradnl"/>
          </w:rPr>
          <w:t xml:space="preserve">án tratados. El siguiente paso </w:t>
        </w:r>
      </w:ins>
      <w:del w:id="6134" w:author="Sergio" w:date="2014-04-18T19:42:00Z">
        <w:r w:rsidR="00AE7B04" w:rsidRPr="0007042C" w:rsidDel="00C349F8">
          <w:rPr>
            <w:rFonts w:ascii="Arial" w:hAnsi="Arial" w:cs="Arial"/>
            <w:szCs w:val="24"/>
            <w:lang w:val="es-ES_tradnl"/>
          </w:rPr>
          <w:delText>inicia</w:delText>
        </w:r>
        <w:r w:rsidRPr="0007042C" w:rsidDel="00C349F8">
          <w:rPr>
            <w:rFonts w:ascii="Arial" w:hAnsi="Arial" w:cs="Arial"/>
            <w:szCs w:val="24"/>
            <w:lang w:val="es-ES_tradnl"/>
          </w:rPr>
          <w:delText xml:space="preserve"> cuando</w:delText>
        </w:r>
        <w:r w:rsidR="00865BB7" w:rsidDel="00C349F8">
          <w:rPr>
            <w:rFonts w:ascii="Arial" w:hAnsi="Arial" w:cs="Arial"/>
            <w:szCs w:val="24"/>
            <w:lang w:val="es-ES_tradnl"/>
          </w:rPr>
          <w:delText xml:space="preserve"> el equipo </w:delText>
        </w:r>
        <w:r w:rsidRPr="0007042C" w:rsidDel="00C349F8">
          <w:rPr>
            <w:rFonts w:ascii="Arial" w:hAnsi="Arial" w:cs="Arial"/>
            <w:szCs w:val="24"/>
            <w:lang w:val="es-ES_tradnl"/>
          </w:rPr>
          <w:delText>define las etapas del proyecto</w:delText>
        </w:r>
        <w:r w:rsidR="00865BB7" w:rsidDel="00C349F8">
          <w:rPr>
            <w:rFonts w:ascii="Arial" w:hAnsi="Arial" w:cs="Arial"/>
            <w:szCs w:val="24"/>
            <w:lang w:val="es-ES_tradnl"/>
          </w:rPr>
          <w:delText>,</w:delText>
        </w:r>
        <w:r w:rsidRPr="0007042C" w:rsidDel="00C349F8">
          <w:rPr>
            <w:rFonts w:ascii="Arial" w:hAnsi="Arial" w:cs="Arial"/>
            <w:szCs w:val="24"/>
            <w:lang w:val="es-ES_tradnl"/>
          </w:rPr>
          <w:delText xml:space="preserve"> </w:delText>
        </w:r>
        <w:r w:rsidR="00865BB7" w:rsidDel="00C349F8">
          <w:rPr>
            <w:rFonts w:ascii="Arial" w:hAnsi="Arial" w:cs="Arial"/>
            <w:szCs w:val="24"/>
            <w:lang w:val="es-ES_tradnl"/>
          </w:rPr>
          <w:delText xml:space="preserve">en el siguiente paso </w:delText>
        </w:r>
        <w:r w:rsidR="005F4495" w:rsidDel="00C349F8">
          <w:rPr>
            <w:rFonts w:ascii="Arial" w:hAnsi="Arial" w:cs="Arial"/>
            <w:szCs w:val="24"/>
            <w:lang w:val="es-ES_tradnl"/>
          </w:rPr>
          <w:delText xml:space="preserve">se </w:delText>
        </w:r>
        <w:r w:rsidRPr="0007042C" w:rsidDel="00C349F8">
          <w:rPr>
            <w:rFonts w:ascii="Arial" w:hAnsi="Arial" w:cs="Arial"/>
            <w:szCs w:val="24"/>
            <w:lang w:val="es-ES_tradnl"/>
          </w:rPr>
          <w:delText>definen que actividades se realizan en cada etapa, para así</w:delText>
        </w:r>
        <w:r w:rsidR="005F4495" w:rsidDel="00C349F8">
          <w:rPr>
            <w:rFonts w:ascii="Arial" w:hAnsi="Arial" w:cs="Arial"/>
            <w:szCs w:val="24"/>
            <w:lang w:val="es-ES_tradnl"/>
          </w:rPr>
          <w:delText xml:space="preserve">, </w:delText>
        </w:r>
        <w:r w:rsidRPr="0007042C" w:rsidDel="00C349F8">
          <w:rPr>
            <w:rFonts w:ascii="Arial" w:hAnsi="Arial" w:cs="Arial"/>
            <w:szCs w:val="24"/>
            <w:lang w:val="es-ES_tradnl"/>
          </w:rPr>
          <w:delText xml:space="preserve"> decidir  cuáles son las más </w:delText>
        </w:r>
        <w:r w:rsidR="005F4495" w:rsidRPr="0007042C" w:rsidDel="00C349F8">
          <w:rPr>
            <w:rFonts w:ascii="Arial" w:hAnsi="Arial" w:cs="Arial"/>
            <w:szCs w:val="24"/>
            <w:lang w:val="es-ES_tradnl"/>
          </w:rPr>
          <w:delText>importantes</w:delText>
        </w:r>
        <w:r w:rsidR="005F4495" w:rsidDel="00C349F8">
          <w:rPr>
            <w:rFonts w:ascii="Arial" w:hAnsi="Arial" w:cs="Arial"/>
            <w:szCs w:val="24"/>
            <w:lang w:val="es-ES_tradnl"/>
          </w:rPr>
          <w:delText xml:space="preserve"> (clave).</w:delText>
        </w:r>
        <w:r w:rsidR="00972801" w:rsidDel="00C349F8">
          <w:rPr>
            <w:rFonts w:ascii="Arial" w:hAnsi="Arial" w:cs="Arial"/>
            <w:szCs w:val="24"/>
            <w:lang w:val="es-ES_tradnl"/>
          </w:rPr>
          <w:delText xml:space="preserve"> Después de acordar las </w:delText>
        </w:r>
        <w:r w:rsidR="00091172" w:rsidDel="00C349F8">
          <w:rPr>
            <w:rFonts w:ascii="Arial" w:hAnsi="Arial" w:cs="Arial"/>
            <w:szCs w:val="24"/>
            <w:lang w:val="es-ES_tradnl"/>
          </w:rPr>
          <w:delText xml:space="preserve">actividades, el equipo comienza a listar todos los posibles riesgos de las actividades definidas. </w:delText>
        </w:r>
        <w:r w:rsidR="008B3C3F" w:rsidDel="00C349F8">
          <w:rPr>
            <w:rFonts w:ascii="Arial" w:hAnsi="Arial" w:cs="Arial"/>
            <w:szCs w:val="24"/>
            <w:lang w:val="es-ES_tradnl"/>
          </w:rPr>
          <w:delText xml:space="preserve">Una vez se tiene la lista, el encargado de aprobación determina que riesgos van a ser tratados. Los siguientes pasos son clasificar los riesgos, priorizarlos, definir sus acciones de prevención y mitigación, determinar el impacto de cada riesgo, establecer recursos necesarios para cada riesgo y finalmente, asociar responsables a cada riesgo. </w:delText>
        </w:r>
        <w:r w:rsidR="00091172" w:rsidDel="00C349F8">
          <w:rPr>
            <w:rFonts w:ascii="Arial" w:hAnsi="Arial" w:cs="Arial"/>
            <w:szCs w:val="24"/>
            <w:lang w:val="es-ES_tradnl"/>
          </w:rPr>
          <w:delText xml:space="preserve"> </w:delText>
        </w:r>
        <w:r w:rsidR="00972801" w:rsidDel="00C349F8">
          <w:rPr>
            <w:rFonts w:ascii="Arial" w:hAnsi="Arial" w:cs="Arial"/>
            <w:szCs w:val="24"/>
            <w:lang w:val="es-ES_tradnl"/>
          </w:rPr>
          <w:delText xml:space="preserve"> </w:delText>
        </w:r>
      </w:del>
      <w:ins w:id="6135" w:author="Sergio" w:date="2014-04-18T19:45:00Z">
        <w:r w:rsidR="00C349F8">
          <w:rPr>
            <w:rFonts w:ascii="Arial" w:hAnsi="Arial" w:cs="Arial"/>
            <w:szCs w:val="24"/>
            <w:lang w:val="es-ES_tradnl"/>
          </w:rPr>
          <w:t xml:space="preserve">es asociar responsables, establecer recursos necesarios, asignar </w:t>
        </w:r>
      </w:ins>
      <w:ins w:id="6136" w:author="Sergio" w:date="2014-04-18T19:46:00Z">
        <w:r w:rsidR="00C349F8">
          <w:rPr>
            <w:rFonts w:ascii="Arial" w:hAnsi="Arial" w:cs="Arial"/>
            <w:szCs w:val="24"/>
            <w:lang w:val="es-ES_tradnl"/>
          </w:rPr>
          <w:t>prioridad</w:t>
        </w:r>
      </w:ins>
      <w:ins w:id="6137" w:author="Sergio" w:date="2014-04-18T19:45:00Z">
        <w:r w:rsidR="00C349F8">
          <w:rPr>
            <w:rFonts w:ascii="Arial" w:hAnsi="Arial" w:cs="Arial"/>
            <w:szCs w:val="24"/>
            <w:lang w:val="es-ES_tradnl"/>
          </w:rPr>
          <w:t xml:space="preserve"> e impacto a </w:t>
        </w:r>
      </w:ins>
      <w:ins w:id="6138" w:author="Sergio" w:date="2014-04-18T19:46:00Z">
        <w:r w:rsidR="00C349F8">
          <w:rPr>
            <w:rFonts w:ascii="Arial" w:hAnsi="Arial" w:cs="Arial"/>
            <w:szCs w:val="24"/>
            <w:lang w:val="es-ES_tradnl"/>
          </w:rPr>
          <w:t>cada</w:t>
        </w:r>
      </w:ins>
      <w:ins w:id="6139" w:author="Sergio" w:date="2014-04-18T19:45:00Z">
        <w:r w:rsidR="00C349F8">
          <w:rPr>
            <w:rFonts w:ascii="Arial" w:hAnsi="Arial" w:cs="Arial"/>
            <w:szCs w:val="24"/>
            <w:lang w:val="es-ES_tradnl"/>
          </w:rPr>
          <w:t xml:space="preserve"> riesgo</w:t>
        </w:r>
      </w:ins>
      <w:ins w:id="6140" w:author="Sergio" w:date="2014-04-18T19:46:00Z">
        <w:r w:rsidR="009B5D34">
          <w:rPr>
            <w:rFonts w:ascii="Arial" w:hAnsi="Arial" w:cs="Arial"/>
            <w:szCs w:val="24"/>
            <w:lang w:val="es-ES_tradnl"/>
          </w:rPr>
          <w:t xml:space="preserve"> y luego se especifican </w:t>
        </w:r>
      </w:ins>
      <w:ins w:id="6141" w:author="Sergio" w:date="2014-04-18T19:45:00Z">
        <w:r w:rsidR="00C349F8">
          <w:rPr>
            <w:rFonts w:ascii="Arial" w:hAnsi="Arial" w:cs="Arial"/>
            <w:szCs w:val="24"/>
            <w:lang w:val="es-ES_tradnl"/>
          </w:rPr>
          <w:t xml:space="preserve"> </w:t>
        </w:r>
      </w:ins>
      <w:ins w:id="6142" w:author="Sergio" w:date="2014-04-18T19:46:00Z">
        <w:r w:rsidR="009B5D34">
          <w:rPr>
            <w:rFonts w:ascii="Arial" w:hAnsi="Arial" w:cs="Arial"/>
            <w:szCs w:val="24"/>
            <w:lang w:val="es-ES_tradnl"/>
          </w:rPr>
          <w:t xml:space="preserve">las acciones de prevención y mitigación. </w:t>
        </w:r>
        <w:r w:rsidR="007A621F">
          <w:rPr>
            <w:rFonts w:ascii="Arial" w:hAnsi="Arial" w:cs="Arial"/>
            <w:szCs w:val="24"/>
            <w:lang w:val="es-ES_tradnl"/>
          </w:rPr>
          <w:t xml:space="preserve">Luego con el equipo se revisa el estado de los riegos previamente establecidos y se identifican nuevos posibles riegos. </w:t>
        </w:r>
      </w:ins>
      <w:ins w:id="6143" w:author="Sergio" w:date="2014-04-18T19:49:00Z">
        <w:r w:rsidR="007A621F">
          <w:rPr>
            <w:rFonts w:ascii="Arial" w:hAnsi="Arial" w:cs="Arial"/>
            <w:szCs w:val="24"/>
            <w:lang w:val="es-ES_tradnl"/>
          </w:rPr>
          <w:t xml:space="preserve">Finalmente se ajusta el plan de riegos dependiendo de los </w:t>
        </w:r>
      </w:ins>
      <w:ins w:id="6144" w:author="Sergio" w:date="2014-04-18T19:50:00Z">
        <w:r w:rsidR="007A621F">
          <w:rPr>
            <w:rFonts w:ascii="Arial" w:hAnsi="Arial" w:cs="Arial"/>
            <w:szCs w:val="24"/>
            <w:lang w:val="es-ES_tradnl"/>
          </w:rPr>
          <w:t>últimos</w:t>
        </w:r>
      </w:ins>
      <w:ins w:id="6145" w:author="Sergio" w:date="2014-04-18T19:49:00Z">
        <w:r w:rsidR="007A621F">
          <w:rPr>
            <w:rFonts w:ascii="Arial" w:hAnsi="Arial" w:cs="Arial"/>
            <w:szCs w:val="24"/>
            <w:lang w:val="es-ES_tradnl"/>
          </w:rPr>
          <w:t xml:space="preserve"> </w:t>
        </w:r>
      </w:ins>
      <w:ins w:id="6146" w:author="Sergio" w:date="2014-04-18T19:50:00Z">
        <w:r w:rsidR="007A621F">
          <w:rPr>
            <w:rFonts w:ascii="Arial" w:hAnsi="Arial" w:cs="Arial"/>
            <w:szCs w:val="24"/>
            <w:lang w:val="es-ES_tradnl"/>
          </w:rPr>
          <w:t>cambios realizados</w:t>
        </w:r>
      </w:ins>
      <w:ins w:id="6147" w:author="Sergio" w:date="2014-04-18T19:51:00Z">
        <w:r w:rsidR="009847E0">
          <w:rPr>
            <w:rFonts w:ascii="Arial" w:hAnsi="Arial" w:cs="Arial"/>
            <w:szCs w:val="24"/>
            <w:lang w:val="es-ES_tradnl"/>
          </w:rPr>
          <w:t xml:space="preserve"> o a los nuevos riegos encontrados. </w:t>
        </w:r>
      </w:ins>
    </w:p>
    <w:p w:rsidR="00380229" w:rsidDel="00E82EBB" w:rsidRDefault="00380229">
      <w:pPr>
        <w:rPr>
          <w:del w:id="6148" w:author="Sergio" w:date="2014-04-18T15:52:00Z"/>
          <w:rFonts w:ascii="Arial" w:hAnsi="Arial" w:cs="Arial"/>
          <w:szCs w:val="24"/>
          <w:lang w:val="es-ES_tradnl"/>
        </w:rPr>
      </w:pPr>
    </w:p>
    <w:p w:rsidR="00380229" w:rsidDel="00DF67D5" w:rsidRDefault="00380229">
      <w:pPr>
        <w:rPr>
          <w:del w:id="6149" w:author="Familia Valderrama A" w:date="2014-03-11T20:51:00Z"/>
          <w:rFonts w:ascii="Arial" w:hAnsi="Arial" w:cs="Arial"/>
          <w:szCs w:val="24"/>
          <w:lang w:val="es-ES_tradnl"/>
        </w:rPr>
      </w:pPr>
    </w:p>
    <w:p w:rsidR="00380229" w:rsidDel="00DF67D5" w:rsidRDefault="00380229">
      <w:pPr>
        <w:rPr>
          <w:del w:id="6150" w:author="Familia Valderrama A" w:date="2014-03-11T20:51:00Z"/>
          <w:rFonts w:ascii="Arial" w:hAnsi="Arial" w:cs="Arial"/>
          <w:szCs w:val="24"/>
          <w:lang w:val="es-ES_tradnl"/>
        </w:rPr>
      </w:pPr>
    </w:p>
    <w:p w:rsidR="00380229" w:rsidDel="00DF67D5" w:rsidRDefault="00380229">
      <w:pPr>
        <w:rPr>
          <w:del w:id="6151" w:author="Familia Valderrama A" w:date="2014-03-11T20:51:00Z"/>
          <w:rFonts w:ascii="Arial" w:hAnsi="Arial" w:cs="Arial"/>
          <w:szCs w:val="24"/>
          <w:lang w:val="es-ES_tradnl"/>
        </w:rPr>
      </w:pPr>
    </w:p>
    <w:p w:rsidR="00380229" w:rsidDel="00DF67D5" w:rsidRDefault="00380229">
      <w:pPr>
        <w:rPr>
          <w:del w:id="6152" w:author="Familia Valderrama A" w:date="2014-03-11T20:51:00Z"/>
          <w:rFonts w:ascii="Arial" w:hAnsi="Arial" w:cs="Arial"/>
          <w:szCs w:val="24"/>
          <w:lang w:val="es-ES_tradnl"/>
        </w:rPr>
      </w:pPr>
    </w:p>
    <w:p w:rsidR="00380229" w:rsidDel="00DF67D5" w:rsidRDefault="00380229">
      <w:pPr>
        <w:rPr>
          <w:del w:id="6153" w:author="Familia Valderrama A" w:date="2014-03-11T20:51:00Z"/>
          <w:rFonts w:ascii="Arial" w:hAnsi="Arial" w:cs="Arial"/>
          <w:szCs w:val="24"/>
          <w:lang w:val="es-ES_tradnl"/>
        </w:rPr>
      </w:pPr>
    </w:p>
    <w:p w:rsidR="00380229" w:rsidDel="00DF67D5" w:rsidRDefault="00380229">
      <w:pPr>
        <w:rPr>
          <w:del w:id="6154" w:author="Familia Valderrama A" w:date="2014-03-11T20:51:00Z"/>
          <w:rFonts w:ascii="Arial" w:hAnsi="Arial" w:cs="Arial"/>
          <w:szCs w:val="24"/>
          <w:lang w:val="es-ES_tradnl"/>
        </w:rPr>
      </w:pPr>
    </w:p>
    <w:p w:rsidR="00380229" w:rsidDel="00DF67D5" w:rsidRDefault="00380229">
      <w:pPr>
        <w:rPr>
          <w:del w:id="6155" w:author="Familia Valderrama A" w:date="2014-03-11T20:51:00Z"/>
          <w:rFonts w:ascii="Arial" w:hAnsi="Arial" w:cs="Arial"/>
          <w:lang w:val="es-ES_tradnl"/>
        </w:rPr>
      </w:pPr>
    </w:p>
    <w:p w:rsidR="00380229" w:rsidDel="00DF67D5" w:rsidRDefault="00380229">
      <w:pPr>
        <w:rPr>
          <w:del w:id="6156" w:author="Familia Valderrama A" w:date="2014-03-11T20:51:00Z"/>
          <w:rFonts w:ascii="Arial" w:hAnsi="Arial" w:cs="Arial"/>
          <w:lang w:val="es-ES_tradnl"/>
        </w:rPr>
      </w:pPr>
    </w:p>
    <w:p w:rsidR="008B38F0" w:rsidRDefault="00DF67D5">
      <w:pPr>
        <w:rPr>
          <w:ins w:id="6157" w:author="Familia Valderrama A" w:date="2014-03-11T20:51:00Z"/>
          <w:rFonts w:ascii="Arial" w:hAnsi="Arial" w:cs="Arial"/>
          <w:b/>
          <w:bCs/>
          <w:sz w:val="28"/>
          <w:szCs w:val="28"/>
          <w:lang w:val="es-ES_tradnl"/>
        </w:rPr>
        <w:pPrChange w:id="6158" w:author="Sergio" w:date="2014-04-18T19:51:00Z">
          <w:pPr>
            <w:keepNext w:val="0"/>
            <w:suppressAutoHyphens w:val="0"/>
            <w:jc w:val="left"/>
          </w:pPr>
        </w:pPrChange>
      </w:pPr>
      <w:bookmarkStart w:id="6159" w:name="_Ref235589182"/>
      <w:bookmarkStart w:id="6160" w:name="_Ref382256071"/>
      <w:bookmarkEnd w:id="6159"/>
      <w:ins w:id="6161" w:author="Familia Valderrama A" w:date="2014-03-11T20:51:00Z">
        <w:del w:id="6162" w:author="Sergio" w:date="2014-04-18T15:52:00Z">
          <w:r w:rsidDel="00E82EBB">
            <w:rPr>
              <w:rFonts w:ascii="Arial" w:hAnsi="Arial" w:cs="Arial"/>
              <w:sz w:val="28"/>
              <w:szCs w:val="28"/>
              <w:lang w:val="es-ES_tradnl"/>
            </w:rPr>
            <w:br w:type="page"/>
          </w:r>
        </w:del>
      </w:ins>
    </w:p>
    <w:p w:rsidR="00380229" w:rsidRDefault="00DF67D5">
      <w:pPr>
        <w:pStyle w:val="Ttulo2"/>
        <w:rPr>
          <w:rFonts w:ascii="Arial" w:hAnsi="Arial" w:cs="Arial"/>
          <w:sz w:val="28"/>
          <w:szCs w:val="28"/>
          <w:lang w:val="es-ES_tradnl"/>
        </w:rPr>
      </w:pPr>
      <w:ins w:id="6163" w:author="Familia Valderrama A" w:date="2014-03-11T20:51:00Z">
        <w:r>
          <w:rPr>
            <w:rFonts w:ascii="Arial" w:hAnsi="Arial" w:cs="Arial"/>
            <w:sz w:val="28"/>
            <w:szCs w:val="28"/>
            <w:lang w:val="es-ES_tradnl"/>
          </w:rPr>
          <w:t xml:space="preserve"> </w:t>
        </w:r>
      </w:ins>
      <w:bookmarkStart w:id="6164" w:name="_Ref382428444"/>
      <w:bookmarkStart w:id="6165" w:name="_Ref382428517"/>
      <w:bookmarkStart w:id="6166" w:name="_Toc384230554"/>
      <w:commentRangeStart w:id="6167"/>
      <w:r w:rsidR="005B51FA" w:rsidRPr="0007042C">
        <w:rPr>
          <w:rFonts w:ascii="Arial" w:hAnsi="Arial" w:cs="Arial"/>
          <w:sz w:val="28"/>
          <w:szCs w:val="28"/>
          <w:lang w:val="es-ES_tradnl"/>
        </w:rPr>
        <w:t>Administración</w:t>
      </w:r>
      <w:commentRangeEnd w:id="6167"/>
      <w:r w:rsidR="00FB1EF9">
        <w:rPr>
          <w:rStyle w:val="Refdecomentario"/>
          <w:rFonts w:ascii="Calibri" w:hAnsi="Calibri"/>
          <w:b w:val="0"/>
          <w:bCs w:val="0"/>
        </w:rPr>
        <w:commentReference w:id="6167"/>
      </w:r>
      <w:r w:rsidR="005B51FA" w:rsidRPr="0007042C">
        <w:rPr>
          <w:rFonts w:ascii="Arial" w:hAnsi="Arial" w:cs="Arial"/>
          <w:sz w:val="28"/>
          <w:szCs w:val="28"/>
          <w:lang w:val="es-ES_tradnl"/>
        </w:rPr>
        <w:t xml:space="preserve"> de Configuración y Documentación</w:t>
      </w:r>
      <w:bookmarkEnd w:id="6160"/>
      <w:bookmarkEnd w:id="6164"/>
      <w:bookmarkEnd w:id="6165"/>
      <w:bookmarkEnd w:id="6166"/>
    </w:p>
    <w:p w:rsidR="00380229" w:rsidRDefault="00380229">
      <w:pPr>
        <w:rPr>
          <w:rFonts w:ascii="Arial" w:hAnsi="Arial" w:cs="Arial"/>
          <w:color w:val="000090"/>
          <w:lang w:val="es-ES_tradnl"/>
        </w:rPr>
      </w:pPr>
    </w:p>
    <w:p w:rsidR="00380229" w:rsidRDefault="001E1F0F">
      <w:pPr>
        <w:rPr>
          <w:rFonts w:ascii="Arial" w:hAnsi="Arial" w:cs="Arial"/>
          <w:szCs w:val="24"/>
          <w:lang w:val="es-ES_tradnl"/>
        </w:rPr>
      </w:pPr>
      <w:bookmarkStart w:id="6168" w:name="OLE_LINK1"/>
      <w:bookmarkStart w:id="6169" w:name="OLE_LINK2"/>
      <w:r w:rsidRPr="0007042C">
        <w:rPr>
          <w:rFonts w:ascii="Arial" w:hAnsi="Arial" w:cs="Arial"/>
          <w:b/>
          <w:szCs w:val="24"/>
          <w:lang w:val="es-ES_tradnl"/>
        </w:rPr>
        <w:t>Documentación</w:t>
      </w:r>
      <w:bookmarkEnd w:id="6168"/>
      <w:bookmarkEnd w:id="6169"/>
      <w:r w:rsidRPr="0007042C">
        <w:rPr>
          <w:rFonts w:ascii="Arial" w:hAnsi="Arial" w:cs="Arial"/>
          <w:szCs w:val="24"/>
          <w:lang w:val="es-ES_tradnl"/>
        </w:rPr>
        <w:t xml:space="preserve">: Para </w:t>
      </w:r>
      <w:r w:rsidR="00FA5EF5">
        <w:rPr>
          <w:rFonts w:ascii="Arial" w:hAnsi="Arial" w:cs="Arial"/>
          <w:szCs w:val="24"/>
          <w:lang w:val="es-ES_tradnl"/>
        </w:rPr>
        <w:t xml:space="preserve">la administración de documentos </w:t>
      </w:r>
      <w:r w:rsidR="00194DCD">
        <w:rPr>
          <w:rFonts w:ascii="Arial" w:hAnsi="Arial" w:cs="Arial"/>
          <w:szCs w:val="24"/>
          <w:lang w:val="es-ES_tradnl"/>
        </w:rPr>
        <w:t>se utilizará</w:t>
      </w:r>
      <w:r w:rsidR="00FA5EF5">
        <w:rPr>
          <w:rFonts w:ascii="Arial" w:hAnsi="Arial" w:cs="Arial"/>
          <w:szCs w:val="24"/>
          <w:lang w:val="es-ES_tradnl"/>
        </w:rPr>
        <w:t xml:space="preserve"> Dropbox</w:t>
      </w:r>
      <w:r w:rsidR="00194DCD">
        <w:rPr>
          <w:rFonts w:ascii="Arial" w:hAnsi="Arial" w:cs="Arial"/>
          <w:szCs w:val="24"/>
          <w:lang w:val="es-ES_tradnl"/>
        </w:rPr>
        <w:t xml:space="preserve"> </w:t>
      </w:r>
      <w:sdt>
        <w:sdtPr>
          <w:rPr>
            <w:rFonts w:ascii="Arial" w:hAnsi="Arial" w:cs="Arial"/>
            <w:szCs w:val="24"/>
            <w:lang w:val="es-ES_tradnl"/>
          </w:rPr>
          <w:id w:val="-207107336"/>
          <w:citation/>
        </w:sdtPr>
        <w:sdtContent>
          <w:r w:rsidR="002956A8">
            <w:rPr>
              <w:rFonts w:ascii="Arial" w:hAnsi="Arial" w:cs="Arial"/>
              <w:szCs w:val="24"/>
              <w:lang w:val="es-ES_tradnl"/>
            </w:rPr>
            <w:fldChar w:fldCharType="begin"/>
          </w:r>
          <w:r w:rsidR="004C69ED">
            <w:rPr>
              <w:rFonts w:ascii="Arial" w:hAnsi="Arial" w:cs="Arial"/>
              <w:szCs w:val="24"/>
              <w:lang w:val="es-CO"/>
            </w:rPr>
            <w:instrText xml:space="preserve"> CITATION Dro \l 9226 </w:instrText>
          </w:r>
          <w:r w:rsidR="002956A8">
            <w:rPr>
              <w:rFonts w:ascii="Arial" w:hAnsi="Arial" w:cs="Arial"/>
              <w:szCs w:val="24"/>
              <w:lang w:val="es-ES_tradnl"/>
            </w:rPr>
            <w:fldChar w:fldCharType="separate"/>
          </w:r>
          <w:r w:rsidR="000F5A96" w:rsidRPr="000F5A96">
            <w:rPr>
              <w:rFonts w:ascii="Arial" w:hAnsi="Arial" w:cs="Arial"/>
              <w:noProof/>
              <w:szCs w:val="24"/>
              <w:lang w:val="es-CO"/>
            </w:rPr>
            <w:t>[14]</w:t>
          </w:r>
          <w:r w:rsidR="002956A8">
            <w:rPr>
              <w:rFonts w:ascii="Arial" w:hAnsi="Arial" w:cs="Arial"/>
              <w:szCs w:val="24"/>
              <w:lang w:val="es-ES_tradnl"/>
            </w:rPr>
            <w:fldChar w:fldCharType="end"/>
          </w:r>
        </w:sdtContent>
      </w:sdt>
      <w:r w:rsidR="00B94100">
        <w:rPr>
          <w:rFonts w:ascii="Arial" w:hAnsi="Arial" w:cs="Arial"/>
          <w:szCs w:val="24"/>
          <w:lang w:val="es-ES_tradnl"/>
        </w:rPr>
        <w:t xml:space="preserve">, herramienta </w:t>
      </w:r>
      <w:r w:rsidR="008C484E">
        <w:rPr>
          <w:rFonts w:ascii="Arial" w:hAnsi="Arial" w:cs="Arial"/>
          <w:szCs w:val="24"/>
          <w:lang w:val="es-ES_tradnl"/>
        </w:rPr>
        <w:t>que</w:t>
      </w:r>
      <w:r w:rsidR="00B94100">
        <w:rPr>
          <w:rFonts w:ascii="Arial" w:hAnsi="Arial" w:cs="Arial"/>
          <w:szCs w:val="24"/>
          <w:lang w:val="es-ES_tradnl"/>
        </w:rPr>
        <w:t xml:space="preserve"> </w:t>
      </w:r>
      <w:r w:rsidR="00194DCD">
        <w:rPr>
          <w:rFonts w:ascii="Arial" w:hAnsi="Arial" w:cs="Arial"/>
          <w:szCs w:val="24"/>
          <w:lang w:val="es-ES_tradnl"/>
        </w:rPr>
        <w:t>proporciona un historial de versiones anteriores</w:t>
      </w:r>
      <w:r w:rsidR="004C69ED">
        <w:rPr>
          <w:rFonts w:ascii="Arial" w:hAnsi="Arial" w:cs="Arial"/>
          <w:szCs w:val="24"/>
          <w:lang w:val="es-ES_tradnl"/>
        </w:rPr>
        <w:t xml:space="preserve"> </w:t>
      </w:r>
      <w:r w:rsidR="008C484E">
        <w:rPr>
          <w:rFonts w:ascii="Arial" w:hAnsi="Arial" w:cs="Arial"/>
          <w:szCs w:val="24"/>
          <w:lang w:val="es-ES_tradnl"/>
        </w:rPr>
        <w:t>permitiendo restaurar una versión anterior</w:t>
      </w:r>
      <w:r w:rsidR="000F5E96">
        <w:rPr>
          <w:rFonts w:ascii="Arial" w:hAnsi="Arial" w:cs="Arial"/>
          <w:szCs w:val="24"/>
          <w:lang w:val="es-ES_tradnl"/>
        </w:rPr>
        <w:t xml:space="preserve"> </w:t>
      </w:r>
      <w:sdt>
        <w:sdtPr>
          <w:rPr>
            <w:rFonts w:ascii="Arial" w:hAnsi="Arial" w:cs="Arial"/>
            <w:szCs w:val="24"/>
            <w:lang w:val="es-ES_tradnl"/>
          </w:rPr>
          <w:id w:val="940562387"/>
          <w:citation/>
        </w:sdtPr>
        <w:sdtContent>
          <w:r w:rsidR="002956A8">
            <w:rPr>
              <w:rFonts w:ascii="Arial" w:hAnsi="Arial" w:cs="Arial"/>
              <w:szCs w:val="24"/>
              <w:lang w:val="es-ES_tradnl"/>
            </w:rPr>
            <w:fldChar w:fldCharType="begin"/>
          </w:r>
          <w:r w:rsidR="000F5E96">
            <w:rPr>
              <w:rFonts w:ascii="Arial" w:hAnsi="Arial" w:cs="Arial"/>
              <w:szCs w:val="24"/>
              <w:lang w:val="es-CO"/>
            </w:rPr>
            <w:instrText xml:space="preserve"> CITATION Dro141 \l 9226 </w:instrText>
          </w:r>
          <w:r w:rsidR="002956A8">
            <w:rPr>
              <w:rFonts w:ascii="Arial" w:hAnsi="Arial" w:cs="Arial"/>
              <w:szCs w:val="24"/>
              <w:lang w:val="es-ES_tradnl"/>
            </w:rPr>
            <w:fldChar w:fldCharType="separate"/>
          </w:r>
          <w:r w:rsidR="000F5A96" w:rsidRPr="000F5A96">
            <w:rPr>
              <w:rFonts w:ascii="Arial" w:hAnsi="Arial" w:cs="Arial"/>
              <w:noProof/>
              <w:szCs w:val="24"/>
              <w:lang w:val="es-CO"/>
            </w:rPr>
            <w:t>[45]</w:t>
          </w:r>
          <w:r w:rsidR="002956A8">
            <w:rPr>
              <w:rFonts w:ascii="Arial" w:hAnsi="Arial" w:cs="Arial"/>
              <w:szCs w:val="24"/>
              <w:lang w:val="es-ES_tradnl"/>
            </w:rPr>
            <w:fldChar w:fldCharType="end"/>
          </w:r>
        </w:sdtContent>
      </w:sdt>
      <w:r w:rsidR="00194DCD">
        <w:rPr>
          <w:rFonts w:ascii="Arial" w:hAnsi="Arial" w:cs="Arial"/>
          <w:szCs w:val="24"/>
          <w:lang w:val="es-ES_tradnl"/>
        </w:rPr>
        <w:t xml:space="preserve">. El encargado de administrar </w:t>
      </w:r>
      <w:r w:rsidR="008C484E">
        <w:rPr>
          <w:rFonts w:ascii="Arial" w:hAnsi="Arial" w:cs="Arial"/>
          <w:szCs w:val="24"/>
          <w:lang w:val="es-ES_tradnl"/>
        </w:rPr>
        <w:t>el documento (restaurar versiones</w:t>
      </w:r>
      <w:r w:rsidR="002503B6">
        <w:rPr>
          <w:rFonts w:ascii="Arial" w:hAnsi="Arial" w:cs="Arial"/>
          <w:szCs w:val="24"/>
          <w:lang w:val="es-ES_tradnl"/>
        </w:rPr>
        <w:t>, añadir, mo</w:t>
      </w:r>
      <w:r w:rsidR="00726BBA">
        <w:rPr>
          <w:rFonts w:ascii="Arial" w:hAnsi="Arial" w:cs="Arial"/>
          <w:szCs w:val="24"/>
          <w:lang w:val="es-ES_tradnl"/>
        </w:rPr>
        <w:t xml:space="preserve">dificar o eliminar secciones y </w:t>
      </w:r>
      <w:r w:rsidR="002503B6">
        <w:rPr>
          <w:rFonts w:ascii="Arial" w:hAnsi="Arial" w:cs="Arial"/>
          <w:szCs w:val="24"/>
          <w:lang w:val="es-ES_tradnl"/>
        </w:rPr>
        <w:t xml:space="preserve"> </w:t>
      </w:r>
      <w:r w:rsidR="008C484E">
        <w:rPr>
          <w:rFonts w:ascii="Arial" w:hAnsi="Arial" w:cs="Arial"/>
          <w:szCs w:val="24"/>
          <w:lang w:val="es-ES_tradnl"/>
        </w:rPr>
        <w:t xml:space="preserve"> numeración) es</w:t>
      </w:r>
      <w:r w:rsidR="00194DCD">
        <w:rPr>
          <w:rFonts w:ascii="Arial" w:hAnsi="Arial" w:cs="Arial"/>
          <w:szCs w:val="24"/>
          <w:lang w:val="es-ES_tradnl"/>
        </w:rPr>
        <w:t xml:space="preserve"> el supervisor y analista </w:t>
      </w:r>
      <w:del w:id="6170" w:author="Sala Virtual Piso 1" w:date="2014-03-13T12:05:00Z">
        <w:r w:rsidR="00194DCD" w:rsidDel="005B194E">
          <w:rPr>
            <w:rFonts w:ascii="Arial" w:hAnsi="Arial" w:cs="Arial"/>
            <w:szCs w:val="24"/>
            <w:lang w:val="es-ES_tradnl"/>
          </w:rPr>
          <w:delText xml:space="preserve">(ver </w:delText>
        </w:r>
      </w:del>
      <w:r w:rsidR="002956A8" w:rsidRPr="002956A8">
        <w:rPr>
          <w:u w:val="single"/>
          <w:rPrChange w:id="6171" w:author="Sala Virtual Piso 1" w:date="2014-03-13T12:04:00Z">
            <w:rPr>
              <w:sz w:val="16"/>
              <w:szCs w:val="16"/>
            </w:rPr>
          </w:rPrChange>
        </w:rPr>
        <w:fldChar w:fldCharType="begin"/>
      </w:r>
      <w:r w:rsidR="002956A8" w:rsidRPr="002956A8">
        <w:rPr>
          <w:u w:val="single"/>
          <w:rPrChange w:id="6172" w:author="Sala Virtual Piso 1" w:date="2014-03-13T12:04:00Z">
            <w:rPr>
              <w:sz w:val="16"/>
              <w:szCs w:val="16"/>
            </w:rPr>
          </w:rPrChange>
        </w:rPr>
        <w:instrText xml:space="preserve"> REF _Ref382081672 \r \h  \* MERGEFORMAT </w:instrText>
      </w:r>
      <w:r w:rsidR="002956A8" w:rsidRPr="002956A8">
        <w:rPr>
          <w:u w:val="single"/>
          <w:rPrChange w:id="6173" w:author="Sala Virtual Piso 1" w:date="2014-03-13T12:04:00Z">
            <w:rPr>
              <w:u w:val="single"/>
            </w:rPr>
          </w:rPrChange>
        </w:rPr>
      </w:r>
      <w:r w:rsidR="002956A8" w:rsidRPr="002956A8">
        <w:rPr>
          <w:u w:val="single"/>
          <w:rPrChange w:id="6174" w:author="Sala Virtual Piso 1" w:date="2014-03-13T12:04:00Z">
            <w:rPr>
              <w:sz w:val="16"/>
              <w:szCs w:val="16"/>
            </w:rPr>
          </w:rPrChange>
        </w:rPr>
        <w:fldChar w:fldCharType="separate"/>
      </w:r>
      <w:ins w:id="6175" w:author="Estudiante" w:date="2014-04-01T16:48:00Z">
        <w:r w:rsidR="002956A8" w:rsidRPr="002956A8">
          <w:rPr>
            <w:rFonts w:ascii="Arial" w:hAnsi="Arial" w:cs="Arial"/>
            <w:szCs w:val="24"/>
            <w:u w:val="single"/>
            <w:lang w:val="es-ES_tradnl"/>
            <w:rPrChange w:id="6176" w:author="Estudiante" w:date="2014-04-01T16:48:00Z">
              <w:rPr>
                <w:sz w:val="16"/>
                <w:szCs w:val="16"/>
                <w:u w:val="single"/>
              </w:rPr>
            </w:rPrChange>
          </w:rPr>
          <w:t>8.4.2</w:t>
        </w:r>
      </w:ins>
      <w:del w:id="6177" w:author="Estudiante" w:date="2014-04-01T16:48:00Z">
        <w:r w:rsidR="000910A8" w:rsidRPr="000910A8" w:rsidDel="000910A8">
          <w:rPr>
            <w:rFonts w:ascii="Arial" w:hAnsi="Arial" w:cs="Arial"/>
            <w:szCs w:val="24"/>
            <w:u w:val="single"/>
            <w:lang w:val="es-ES_tradnl"/>
          </w:rPr>
          <w:delText>8.4.2</w:delText>
        </w:r>
      </w:del>
      <w:r w:rsidR="002956A8" w:rsidRPr="002956A8">
        <w:rPr>
          <w:u w:val="single"/>
          <w:rPrChange w:id="6178" w:author="Sala Virtual Piso 1" w:date="2014-03-13T12:04:00Z">
            <w:rPr>
              <w:sz w:val="16"/>
              <w:szCs w:val="16"/>
            </w:rPr>
          </w:rPrChange>
        </w:rPr>
        <w:fldChar w:fldCharType="end"/>
      </w:r>
      <w:del w:id="6179" w:author="Sala Virtual Piso 1" w:date="2014-03-13T12:05:00Z">
        <w:r w:rsidR="00194DCD" w:rsidDel="005B194E">
          <w:rPr>
            <w:rFonts w:ascii="Arial" w:hAnsi="Arial" w:cs="Arial"/>
            <w:szCs w:val="24"/>
            <w:lang w:val="es-ES_tradnl"/>
          </w:rPr>
          <w:delText>)</w:delText>
        </w:r>
      </w:del>
      <w:r w:rsidR="00150D29">
        <w:rPr>
          <w:rFonts w:ascii="Arial" w:hAnsi="Arial" w:cs="Arial"/>
          <w:szCs w:val="24"/>
          <w:lang w:val="es-ES_tradnl"/>
        </w:rPr>
        <w:t>.</w:t>
      </w:r>
      <w:ins w:id="6180" w:author="Sergio" w:date="2014-04-21T18:19:00Z">
        <w:r w:rsidR="003623A0">
          <w:rPr>
            <w:rFonts w:ascii="Arial" w:hAnsi="Arial" w:cs="Arial"/>
            <w:szCs w:val="24"/>
            <w:lang w:val="es-ES_tradnl"/>
          </w:rPr>
          <w:t xml:space="preserve"> Cada </w:t>
        </w:r>
      </w:ins>
      <w:ins w:id="6181" w:author="Sergio" w:date="2014-04-21T18:20:00Z">
        <w:r w:rsidR="003623A0">
          <w:rPr>
            <w:rFonts w:ascii="Arial" w:hAnsi="Arial" w:cs="Arial"/>
            <w:szCs w:val="24"/>
            <w:lang w:val="es-ES_tradnl"/>
          </w:rPr>
          <w:t>modificación</w:t>
        </w:r>
      </w:ins>
      <w:ins w:id="6182" w:author="Sergio" w:date="2014-04-21T18:19:00Z">
        <w:r w:rsidR="003623A0">
          <w:rPr>
            <w:rFonts w:ascii="Arial" w:hAnsi="Arial" w:cs="Arial"/>
            <w:szCs w:val="24"/>
            <w:lang w:val="es-ES_tradnl"/>
          </w:rPr>
          <w:t xml:space="preserve"> </w:t>
        </w:r>
      </w:ins>
      <w:ins w:id="6183" w:author="Sergio" w:date="2014-04-21T18:20:00Z">
        <w:r w:rsidR="003623A0">
          <w:rPr>
            <w:rFonts w:ascii="Arial" w:hAnsi="Arial" w:cs="Arial"/>
            <w:szCs w:val="24"/>
            <w:lang w:val="es-ES_tradnl"/>
          </w:rPr>
          <w:t xml:space="preserve">sólo se hace cuando hay cambios importantes al documento. </w:t>
        </w:r>
      </w:ins>
      <w:ins w:id="6184" w:author="Sergio" w:date="2014-04-21T19:09:00Z">
        <w:r w:rsidR="002368E8">
          <w:rPr>
            <w:rFonts w:ascii="Arial" w:hAnsi="Arial" w:cs="Arial"/>
            <w:szCs w:val="24"/>
            <w:lang w:val="es-ES_tradnl"/>
          </w:rPr>
          <w:t>Los c</w:t>
        </w:r>
      </w:ins>
      <w:ins w:id="6185" w:author="Sergio" w:date="2014-04-21T18:20:00Z">
        <w:r w:rsidR="003623A0">
          <w:rPr>
            <w:rFonts w:ascii="Arial" w:hAnsi="Arial" w:cs="Arial"/>
            <w:szCs w:val="24"/>
            <w:lang w:val="es-ES_tradnl"/>
          </w:rPr>
          <w:t>ambios quedan en</w:t>
        </w:r>
      </w:ins>
      <w:ins w:id="6186" w:author="Sergio" w:date="2014-04-21T19:09:00Z">
        <w:r w:rsidR="002368E8">
          <w:rPr>
            <w:rFonts w:ascii="Arial" w:hAnsi="Arial" w:cs="Arial"/>
            <w:szCs w:val="24"/>
            <w:lang w:val="es-ES_tradnl"/>
          </w:rPr>
          <w:t xml:space="preserve"> documentos en</w:t>
        </w:r>
      </w:ins>
      <w:ins w:id="6187" w:author="Sergio" w:date="2014-04-21T18:20:00Z">
        <w:r w:rsidR="003623A0">
          <w:rPr>
            <w:rFonts w:ascii="Arial" w:hAnsi="Arial" w:cs="Arial"/>
            <w:szCs w:val="24"/>
            <w:lang w:val="es-ES_tradnl"/>
          </w:rPr>
          <w:t xml:space="preserve"> la carpeta de Dropbox </w:t>
        </w:r>
      </w:ins>
      <w:ins w:id="6188" w:author="Sergio" w:date="2014-04-21T18:21:00Z">
        <w:r w:rsidR="003623A0">
          <w:rPr>
            <w:rFonts w:ascii="Arial" w:hAnsi="Arial" w:cs="Arial"/>
            <w:szCs w:val="24"/>
            <w:lang w:val="es-ES_tradnl"/>
          </w:rPr>
          <w:t>“versiones”</w:t>
        </w:r>
        <w:r w:rsidR="002368E8">
          <w:rPr>
            <w:rFonts w:ascii="Arial" w:hAnsi="Arial" w:cs="Arial"/>
            <w:szCs w:val="24"/>
            <w:lang w:val="es-ES_tradnl"/>
          </w:rPr>
          <w:t xml:space="preserve"> indicando e</w:t>
        </w:r>
      </w:ins>
      <w:ins w:id="6189" w:author="Sergio" w:date="2014-04-21T19:09:00Z">
        <w:r w:rsidR="002368E8">
          <w:rPr>
            <w:rFonts w:ascii="Arial" w:hAnsi="Arial" w:cs="Arial"/>
            <w:szCs w:val="24"/>
            <w:lang w:val="es-ES_tradnl"/>
          </w:rPr>
          <w:t>n el</w:t>
        </w:r>
      </w:ins>
      <w:ins w:id="6190" w:author="Sergio" w:date="2014-04-21T18:21:00Z">
        <w:r w:rsidR="003623A0">
          <w:rPr>
            <w:rFonts w:ascii="Arial" w:hAnsi="Arial" w:cs="Arial"/>
            <w:szCs w:val="24"/>
            <w:lang w:val="es-ES_tradnl"/>
          </w:rPr>
          <w:t xml:space="preserve"> nombre </w:t>
        </w:r>
      </w:ins>
      <w:ins w:id="6191" w:author="Sergio" w:date="2014-04-21T19:10:00Z">
        <w:r w:rsidR="002368E8">
          <w:rPr>
            <w:rFonts w:ascii="Arial" w:hAnsi="Arial" w:cs="Arial"/>
            <w:szCs w:val="24"/>
            <w:lang w:val="es-ES_tradnl"/>
          </w:rPr>
          <w:t>del documento</w:t>
        </w:r>
      </w:ins>
      <w:ins w:id="6192" w:author="Sergio" w:date="2014-04-21T18:21:00Z">
        <w:r w:rsidR="003623A0">
          <w:rPr>
            <w:rFonts w:ascii="Arial" w:hAnsi="Arial" w:cs="Arial"/>
            <w:szCs w:val="24"/>
            <w:lang w:val="es-ES_tradnl"/>
          </w:rPr>
          <w:t xml:space="preserve"> la sección modificada y </w:t>
        </w:r>
      </w:ins>
      <w:ins w:id="6193" w:author="Sergio" w:date="2014-04-21T19:11:00Z">
        <w:r w:rsidR="002368E8">
          <w:rPr>
            <w:rFonts w:ascii="Arial" w:hAnsi="Arial" w:cs="Arial"/>
            <w:szCs w:val="24"/>
            <w:lang w:val="es-ES_tradnl"/>
          </w:rPr>
          <w:t>finalizando</w:t>
        </w:r>
      </w:ins>
      <w:ins w:id="6194" w:author="Sergio" w:date="2014-04-21T18:21:00Z">
        <w:r w:rsidR="003623A0">
          <w:rPr>
            <w:rFonts w:ascii="Arial" w:hAnsi="Arial" w:cs="Arial"/>
            <w:szCs w:val="24"/>
            <w:lang w:val="es-ES_tradnl"/>
          </w:rPr>
          <w:t xml:space="preserve"> </w:t>
        </w:r>
      </w:ins>
      <w:ins w:id="6195" w:author="Sergio" w:date="2014-04-21T18:22:00Z">
        <w:r w:rsidR="003623A0">
          <w:rPr>
            <w:rFonts w:ascii="Arial" w:hAnsi="Arial" w:cs="Arial"/>
            <w:szCs w:val="24"/>
            <w:lang w:val="es-ES_tradnl"/>
          </w:rPr>
          <w:t xml:space="preserve">con una  </w:t>
        </w:r>
      </w:ins>
      <w:ins w:id="6196" w:author="Sergio" w:date="2014-04-21T18:31:00Z">
        <w:r w:rsidR="00455DE5">
          <w:rPr>
            <w:rFonts w:ascii="Arial" w:hAnsi="Arial" w:cs="Arial"/>
            <w:szCs w:val="24"/>
            <w:lang w:val="es-ES_tradnl"/>
          </w:rPr>
          <w:t>P (</w:t>
        </w:r>
      </w:ins>
      <w:ins w:id="6197" w:author="Sergio" w:date="2014-04-21T18:22:00Z">
        <w:r w:rsidR="003623A0">
          <w:rPr>
            <w:rFonts w:ascii="Arial" w:hAnsi="Arial" w:cs="Arial"/>
            <w:szCs w:val="24"/>
            <w:lang w:val="es-ES_tradnl"/>
          </w:rPr>
          <w:t>pendiente).</w:t>
        </w:r>
      </w:ins>
      <w:r w:rsidR="00194DCD">
        <w:rPr>
          <w:rFonts w:ascii="Arial" w:hAnsi="Arial" w:cs="Arial"/>
          <w:szCs w:val="24"/>
          <w:lang w:val="es-ES_tradnl"/>
        </w:rPr>
        <w:t xml:space="preserve"> </w:t>
      </w:r>
      <w:ins w:id="6198" w:author="Sergio" w:date="2014-04-21T19:05:00Z">
        <w:r w:rsidR="00232F47">
          <w:rPr>
            <w:rFonts w:ascii="Arial" w:hAnsi="Arial" w:cs="Arial"/>
            <w:szCs w:val="24"/>
            <w:lang w:val="es-ES_tradnl"/>
          </w:rPr>
          <w:t>Estos documentos son revisados por el supervisor y analista</w:t>
        </w:r>
      </w:ins>
      <w:ins w:id="6199" w:author="Sergio" w:date="2014-04-21T19:11:00Z">
        <w:r w:rsidR="002368E8">
          <w:rPr>
            <w:rFonts w:ascii="Arial" w:hAnsi="Arial" w:cs="Arial"/>
            <w:szCs w:val="24"/>
            <w:lang w:val="es-ES_tradnl"/>
          </w:rPr>
          <w:t xml:space="preserve"> con una R (revisado)</w:t>
        </w:r>
      </w:ins>
      <w:del w:id="6200" w:author="Sergio" w:date="2014-04-21T19:06:00Z">
        <w:r w:rsidR="00194DCD" w:rsidDel="00232F47">
          <w:rPr>
            <w:rFonts w:ascii="Arial" w:hAnsi="Arial" w:cs="Arial"/>
            <w:szCs w:val="24"/>
            <w:lang w:val="es-ES_tradnl"/>
          </w:rPr>
          <w:delText xml:space="preserve"> </w:delText>
        </w:r>
      </w:del>
    </w:p>
    <w:p w:rsidR="00380229" w:rsidRDefault="001B0A47">
      <w:pPr>
        <w:rPr>
          <w:rFonts w:ascii="Arial" w:hAnsi="Arial" w:cs="Arial"/>
          <w:szCs w:val="24"/>
          <w:lang w:val="es-ES_tradnl"/>
        </w:rPr>
      </w:pPr>
      <w:commentRangeStart w:id="6201"/>
      <w:r>
        <w:rPr>
          <w:rFonts w:ascii="Arial" w:hAnsi="Arial" w:cs="Arial"/>
          <w:b/>
          <w:szCs w:val="24"/>
          <w:lang w:val="es-ES_tradnl"/>
        </w:rPr>
        <w:t>Numeración</w:t>
      </w:r>
      <w:r w:rsidRPr="00884D1A">
        <w:rPr>
          <w:rFonts w:ascii="Arial" w:hAnsi="Arial" w:cs="Arial"/>
          <w:b/>
          <w:szCs w:val="24"/>
          <w:lang w:val="es-ES_tradnl"/>
        </w:rPr>
        <w:t xml:space="preserve"> </w:t>
      </w:r>
      <w:r w:rsidR="00221BFA" w:rsidRPr="00884D1A">
        <w:rPr>
          <w:rFonts w:ascii="Arial" w:hAnsi="Arial" w:cs="Arial"/>
          <w:b/>
          <w:szCs w:val="24"/>
          <w:lang w:val="es-ES_tradnl"/>
        </w:rPr>
        <w:t>del documento</w:t>
      </w:r>
      <w:r w:rsidR="00221BFA" w:rsidRPr="00884D1A">
        <w:rPr>
          <w:rFonts w:ascii="Arial" w:hAnsi="Arial" w:cs="Arial"/>
          <w:szCs w:val="24"/>
          <w:lang w:val="es-ES_tradnl"/>
        </w:rPr>
        <w:t>:</w:t>
      </w:r>
      <w:commentRangeEnd w:id="6201"/>
      <w:r w:rsidR="000F3616">
        <w:rPr>
          <w:rStyle w:val="Refdecomentario"/>
        </w:rPr>
        <w:commentReference w:id="6201"/>
      </w:r>
      <w:r w:rsidR="00221BFA" w:rsidRPr="00884D1A">
        <w:rPr>
          <w:rFonts w:ascii="Arial" w:hAnsi="Arial" w:cs="Arial"/>
          <w:szCs w:val="24"/>
          <w:lang w:val="es-ES_tradnl"/>
        </w:rPr>
        <w:t xml:space="preserve"> V. &lt;A&gt;.&lt;B&gt;; A, es el número de la semana de trabajo en el documento, B, Es el número de cambios</w:t>
      </w:r>
      <w:r w:rsidR="0034135E">
        <w:rPr>
          <w:rFonts w:ascii="Arial" w:hAnsi="Arial" w:cs="Arial"/>
          <w:szCs w:val="24"/>
          <w:lang w:val="es-ES_tradnl"/>
        </w:rPr>
        <w:t xml:space="preserve"> realizados</w:t>
      </w:r>
      <w:r w:rsidR="00221BFA" w:rsidRPr="00884D1A">
        <w:rPr>
          <w:rFonts w:ascii="Arial" w:hAnsi="Arial" w:cs="Arial"/>
          <w:szCs w:val="24"/>
          <w:lang w:val="es-ES_tradnl"/>
        </w:rPr>
        <w:t xml:space="preserve"> en </w:t>
      </w:r>
      <w:r w:rsidR="0034135E">
        <w:rPr>
          <w:rFonts w:ascii="Arial" w:hAnsi="Arial" w:cs="Arial"/>
          <w:szCs w:val="24"/>
          <w:lang w:val="es-ES_tradnl"/>
        </w:rPr>
        <w:t xml:space="preserve">la semana </w:t>
      </w:r>
      <w:del w:id="6202" w:author="Sergio" w:date="2014-04-21T18:05:00Z">
        <w:r w:rsidR="0034135E" w:rsidDel="007F59F1">
          <w:rPr>
            <w:rFonts w:ascii="Arial" w:hAnsi="Arial" w:cs="Arial"/>
            <w:szCs w:val="24"/>
            <w:lang w:val="es-ES_tradnl"/>
          </w:rPr>
          <w:delText>(</w:delText>
        </w:r>
      </w:del>
      <w:del w:id="6203" w:author="Sergio" w:date="2014-04-21T17:47:00Z">
        <w:r w:rsidR="0034135E" w:rsidDel="00C906D2">
          <w:rPr>
            <w:rFonts w:ascii="Arial" w:hAnsi="Arial" w:cs="Arial"/>
            <w:szCs w:val="24"/>
            <w:lang w:val="es-ES_tradnl"/>
          </w:rPr>
          <w:delText>Filas del historial de cambios con fecha de la semana</w:delText>
        </w:r>
        <w:r w:rsidR="00D476AF" w:rsidDel="00C906D2">
          <w:rPr>
            <w:rFonts w:ascii="Arial" w:hAnsi="Arial" w:cs="Arial"/>
            <w:szCs w:val="24"/>
            <w:lang w:val="es-ES_tradnl"/>
          </w:rPr>
          <w:delText xml:space="preserve"> correspondiente</w:delText>
        </w:r>
      </w:del>
      <w:ins w:id="6204" w:author="Sergio" w:date="2014-04-21T17:47:00Z">
        <w:r w:rsidR="00C906D2">
          <w:rPr>
            <w:rFonts w:ascii="Arial" w:hAnsi="Arial" w:cs="Arial"/>
            <w:szCs w:val="24"/>
            <w:lang w:val="es-ES_tradnl"/>
          </w:rPr>
          <w:t>Cada fila del historial de cambios representa un cambio,</w:t>
        </w:r>
      </w:ins>
      <w:ins w:id="6205" w:author="Sergio" w:date="2014-04-21T18:05:00Z">
        <w:r w:rsidR="007F59F1">
          <w:rPr>
            <w:rFonts w:ascii="Arial" w:hAnsi="Arial" w:cs="Arial"/>
            <w:szCs w:val="24"/>
            <w:lang w:val="es-ES_tradnl"/>
          </w:rPr>
          <w:t xml:space="preserve"> por lo tanto cada cambio aumenta </w:t>
        </w:r>
      </w:ins>
      <w:ins w:id="6206" w:author="Sergio" w:date="2014-04-21T18:14:00Z">
        <w:r w:rsidR="007F59F1">
          <w:rPr>
            <w:rFonts w:ascii="Arial" w:hAnsi="Arial" w:cs="Arial"/>
            <w:szCs w:val="24"/>
            <w:lang w:val="es-ES_tradnl"/>
          </w:rPr>
          <w:t xml:space="preserve">la revisión en </w:t>
        </w:r>
      </w:ins>
      <w:ins w:id="6207" w:author="Sergio" w:date="2014-04-21T18:05:00Z">
        <w:r w:rsidR="007F59F1">
          <w:rPr>
            <w:rFonts w:ascii="Arial" w:hAnsi="Arial" w:cs="Arial"/>
            <w:szCs w:val="24"/>
            <w:lang w:val="es-ES_tradnl"/>
          </w:rPr>
          <w:t>1.</w:t>
        </w:r>
      </w:ins>
      <w:ins w:id="6208" w:author="Sergio" w:date="2014-04-21T17:47:00Z">
        <w:r w:rsidR="007F59F1">
          <w:rPr>
            <w:rFonts w:ascii="Arial" w:hAnsi="Arial" w:cs="Arial"/>
            <w:szCs w:val="24"/>
            <w:lang w:val="es-ES_tradnl"/>
          </w:rPr>
          <w:t xml:space="preserve"> </w:t>
        </w:r>
      </w:ins>
      <w:ins w:id="6209" w:author="Sergio" w:date="2014-04-21T18:05:00Z">
        <w:r w:rsidR="007F59F1">
          <w:rPr>
            <w:rFonts w:ascii="Arial" w:hAnsi="Arial" w:cs="Arial"/>
            <w:szCs w:val="24"/>
            <w:lang w:val="es-ES_tradnl"/>
          </w:rPr>
          <w:t>E</w:t>
        </w:r>
      </w:ins>
      <w:ins w:id="6210" w:author="Sergio" w:date="2014-04-21T17:47:00Z">
        <w:r w:rsidR="00C906D2">
          <w:rPr>
            <w:rFonts w:ascii="Arial" w:hAnsi="Arial" w:cs="Arial"/>
            <w:szCs w:val="24"/>
            <w:lang w:val="es-ES_tradnl"/>
          </w:rPr>
          <w:t>l inicio de la semana enumera</w:t>
        </w:r>
      </w:ins>
      <w:ins w:id="6211" w:author="Sergio" w:date="2014-04-21T18:14:00Z">
        <w:r w:rsidR="007F59F1">
          <w:rPr>
            <w:rFonts w:ascii="Arial" w:hAnsi="Arial" w:cs="Arial"/>
            <w:szCs w:val="24"/>
            <w:lang w:val="es-ES_tradnl"/>
          </w:rPr>
          <w:t xml:space="preserve"> la revisión en </w:t>
        </w:r>
      </w:ins>
      <w:ins w:id="6212" w:author="Sergio" w:date="2014-04-21T17:47:00Z">
        <w:r w:rsidR="00C906D2">
          <w:rPr>
            <w:rFonts w:ascii="Arial" w:hAnsi="Arial" w:cs="Arial"/>
            <w:szCs w:val="24"/>
            <w:lang w:val="es-ES_tradnl"/>
          </w:rPr>
          <w:t>0</w:t>
        </w:r>
      </w:ins>
      <w:ins w:id="6213" w:author="Sergio" w:date="2014-04-21T18:05:00Z">
        <w:r w:rsidR="007F59F1">
          <w:rPr>
            <w:rFonts w:ascii="Arial" w:hAnsi="Arial" w:cs="Arial"/>
            <w:szCs w:val="24"/>
            <w:lang w:val="es-ES_tradnl"/>
          </w:rPr>
          <w:t xml:space="preserve">. </w:t>
        </w:r>
      </w:ins>
      <w:del w:id="6214" w:author="Sergio" w:date="2014-04-21T18:05:00Z">
        <w:r w:rsidR="0034135E" w:rsidDel="007F59F1">
          <w:rPr>
            <w:rFonts w:ascii="Arial" w:hAnsi="Arial" w:cs="Arial"/>
            <w:szCs w:val="24"/>
            <w:lang w:val="es-ES_tradnl"/>
          </w:rPr>
          <w:delText>)</w:delText>
        </w:r>
        <w:r w:rsidR="00221BFA" w:rsidRPr="00884D1A" w:rsidDel="007F59F1">
          <w:rPr>
            <w:rFonts w:ascii="Arial" w:hAnsi="Arial" w:cs="Arial"/>
            <w:szCs w:val="24"/>
            <w:lang w:val="es-ES_tradnl"/>
          </w:rPr>
          <w:delText>.</w:delText>
        </w:r>
        <w:r w:rsidR="0034135E" w:rsidDel="007F59F1">
          <w:rPr>
            <w:rFonts w:ascii="Arial" w:hAnsi="Arial" w:cs="Arial"/>
            <w:szCs w:val="24"/>
            <w:lang w:val="es-ES_tradnl"/>
          </w:rPr>
          <w:delText xml:space="preserve"> </w:delText>
        </w:r>
        <w:r w:rsidR="00221BFA" w:rsidRPr="00884D1A" w:rsidDel="007F59F1">
          <w:rPr>
            <w:rFonts w:ascii="Arial" w:hAnsi="Arial" w:cs="Arial"/>
            <w:szCs w:val="24"/>
            <w:lang w:val="es-ES_tradnl"/>
          </w:rPr>
          <w:delText xml:space="preserve"> </w:delText>
        </w:r>
      </w:del>
    </w:p>
    <w:p w:rsidR="00380229" w:rsidRDefault="007D2BD6">
      <w:pPr>
        <w:rPr>
          <w:rFonts w:ascii="Arial" w:hAnsi="Arial" w:cs="Arial"/>
          <w:szCs w:val="24"/>
          <w:lang w:val="es-ES_tradnl"/>
        </w:rPr>
      </w:pPr>
      <w:r w:rsidRPr="00884D1A">
        <w:rPr>
          <w:rFonts w:ascii="Arial" w:hAnsi="Arial" w:cs="Arial"/>
          <w:b/>
          <w:szCs w:val="24"/>
          <w:lang w:val="es-ES_tradnl"/>
        </w:rPr>
        <w:t>Código</w:t>
      </w:r>
      <w:r w:rsidR="00B31CF4" w:rsidRPr="00884D1A">
        <w:rPr>
          <w:rFonts w:ascii="Arial" w:hAnsi="Arial" w:cs="Arial"/>
          <w:b/>
          <w:szCs w:val="24"/>
          <w:lang w:val="es-ES_tradnl"/>
        </w:rPr>
        <w:t xml:space="preserve">: </w:t>
      </w:r>
      <w:r w:rsidR="00AF0C31">
        <w:rPr>
          <w:rFonts w:ascii="Arial" w:hAnsi="Arial" w:cs="Arial"/>
          <w:szCs w:val="24"/>
          <w:lang w:val="es-ES_tradnl"/>
        </w:rPr>
        <w:t>Para controlar el código se utilizará GIT</w:t>
      </w:r>
      <w:sdt>
        <w:sdtPr>
          <w:rPr>
            <w:rFonts w:ascii="Arial" w:hAnsi="Arial" w:cs="Arial"/>
            <w:szCs w:val="24"/>
            <w:lang w:val="es-ES_tradnl"/>
          </w:rPr>
          <w:id w:val="1976640478"/>
          <w:citation/>
        </w:sdtPr>
        <w:sdtContent>
          <w:r w:rsidR="002956A8">
            <w:rPr>
              <w:rFonts w:ascii="Arial" w:hAnsi="Arial" w:cs="Arial"/>
              <w:szCs w:val="24"/>
              <w:lang w:val="es-ES_tradnl"/>
            </w:rPr>
            <w:fldChar w:fldCharType="begin"/>
          </w:r>
          <w:r w:rsidR="007A7CFC">
            <w:rPr>
              <w:rFonts w:ascii="Arial" w:hAnsi="Arial" w:cs="Arial"/>
              <w:szCs w:val="24"/>
              <w:lang w:val="es-CO"/>
            </w:rPr>
            <w:instrText xml:space="preserve"> CITATION git14 \l 9226 </w:instrText>
          </w:r>
          <w:r w:rsidR="002956A8">
            <w:rPr>
              <w:rFonts w:ascii="Arial" w:hAnsi="Arial" w:cs="Arial"/>
              <w:szCs w:val="24"/>
              <w:lang w:val="es-ES_tradnl"/>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[46]</w:t>
          </w:r>
          <w:r w:rsidR="002956A8">
            <w:rPr>
              <w:rFonts w:ascii="Arial" w:hAnsi="Arial" w:cs="Arial"/>
              <w:szCs w:val="24"/>
              <w:lang w:val="es-ES_tradnl"/>
            </w:rPr>
            <w:fldChar w:fldCharType="end"/>
          </w:r>
        </w:sdtContent>
      </w:sdt>
      <w:r w:rsidR="007A7CFC">
        <w:rPr>
          <w:rFonts w:ascii="Arial" w:hAnsi="Arial" w:cs="Arial"/>
          <w:szCs w:val="24"/>
          <w:lang w:val="es-ES_tradnl"/>
        </w:rPr>
        <w:t xml:space="preserve"> </w:t>
      </w:r>
      <w:r w:rsidR="00AF0C31">
        <w:rPr>
          <w:rFonts w:ascii="Arial" w:hAnsi="Arial" w:cs="Arial"/>
          <w:szCs w:val="24"/>
          <w:lang w:val="es-ES_tradnl"/>
        </w:rPr>
        <w:t xml:space="preserve">apoyados en la versión </w:t>
      </w:r>
      <w:r w:rsidR="00040776">
        <w:rPr>
          <w:rFonts w:ascii="Arial" w:hAnsi="Arial" w:cs="Arial"/>
          <w:szCs w:val="24"/>
          <w:lang w:val="es-ES_tradnl"/>
        </w:rPr>
        <w:t>W</w:t>
      </w:r>
      <w:r w:rsidR="00AF0C31">
        <w:rPr>
          <w:rFonts w:ascii="Arial" w:hAnsi="Arial" w:cs="Arial"/>
          <w:szCs w:val="24"/>
          <w:lang w:val="es-ES_tradnl"/>
        </w:rPr>
        <w:t>eb GitHub</w:t>
      </w:r>
      <w:sdt>
        <w:sdtPr>
          <w:rPr>
            <w:rFonts w:ascii="Arial" w:hAnsi="Arial" w:cs="Arial"/>
            <w:szCs w:val="24"/>
            <w:lang w:val="es-ES_tradnl"/>
          </w:rPr>
          <w:id w:val="-551161253"/>
          <w:citation/>
        </w:sdtPr>
        <w:sdtContent>
          <w:r w:rsidR="002956A8">
            <w:rPr>
              <w:rFonts w:ascii="Arial" w:hAnsi="Arial" w:cs="Arial"/>
              <w:szCs w:val="24"/>
              <w:lang w:val="es-ES_tradnl"/>
            </w:rPr>
            <w:fldChar w:fldCharType="begin"/>
          </w:r>
          <w:r w:rsidR="003E7987">
            <w:rPr>
              <w:rFonts w:ascii="Arial" w:hAnsi="Arial" w:cs="Arial"/>
              <w:szCs w:val="24"/>
              <w:lang w:val="es-CO"/>
            </w:rPr>
            <w:instrText xml:space="preserve"> CITATION Git14 \l 9226 </w:instrText>
          </w:r>
          <w:r w:rsidR="002956A8">
            <w:rPr>
              <w:rFonts w:ascii="Arial" w:hAnsi="Arial" w:cs="Arial"/>
              <w:szCs w:val="24"/>
              <w:lang w:val="es-ES_tradnl"/>
            </w:rPr>
            <w:fldChar w:fldCharType="separate"/>
          </w:r>
          <w:r w:rsidR="000F5A96">
            <w:rPr>
              <w:rFonts w:ascii="Arial" w:hAnsi="Arial" w:cs="Arial"/>
              <w:noProof/>
              <w:szCs w:val="24"/>
              <w:lang w:val="es-CO"/>
            </w:rPr>
            <w:t xml:space="preserve"> </w:t>
          </w:r>
          <w:r w:rsidR="000F5A96" w:rsidRPr="000F5A96">
            <w:rPr>
              <w:rFonts w:ascii="Arial" w:hAnsi="Arial" w:cs="Arial"/>
              <w:noProof/>
              <w:szCs w:val="24"/>
              <w:lang w:val="es-CO"/>
            </w:rPr>
            <w:t>[15]</w:t>
          </w:r>
          <w:r w:rsidR="002956A8">
            <w:rPr>
              <w:rFonts w:ascii="Arial" w:hAnsi="Arial" w:cs="Arial"/>
              <w:szCs w:val="24"/>
              <w:lang w:val="es-ES_tradnl"/>
            </w:rPr>
            <w:fldChar w:fldCharType="end"/>
          </w:r>
        </w:sdtContent>
      </w:sdt>
      <w:r w:rsidR="00AF0C31">
        <w:rPr>
          <w:rFonts w:ascii="Arial" w:hAnsi="Arial" w:cs="Arial"/>
          <w:szCs w:val="24"/>
          <w:lang w:val="es-ES_tradnl"/>
        </w:rPr>
        <w:t xml:space="preserve">, esta herramienta le permite al supervisor y analista </w:t>
      </w:r>
      <w:del w:id="6215" w:author="Sala Virtual Piso 1" w:date="2014-03-13T12:05:00Z">
        <w:r w:rsidR="00AF0C31" w:rsidDel="005B194E">
          <w:rPr>
            <w:rFonts w:ascii="Arial" w:hAnsi="Arial" w:cs="Arial"/>
            <w:szCs w:val="24"/>
            <w:lang w:val="es-ES_tradnl"/>
          </w:rPr>
          <w:delText xml:space="preserve">(ver </w:delText>
        </w:r>
      </w:del>
      <w:r w:rsidR="002956A8" w:rsidRPr="002956A8">
        <w:rPr>
          <w:u w:val="single"/>
          <w:rPrChange w:id="6216" w:author="Sala Virtual Piso 1" w:date="2014-03-13T12:04:00Z">
            <w:rPr>
              <w:sz w:val="16"/>
              <w:szCs w:val="16"/>
            </w:rPr>
          </w:rPrChange>
        </w:rPr>
        <w:fldChar w:fldCharType="begin"/>
      </w:r>
      <w:r w:rsidR="002956A8" w:rsidRPr="002956A8">
        <w:rPr>
          <w:u w:val="single"/>
          <w:rPrChange w:id="6217" w:author="Sala Virtual Piso 1" w:date="2014-03-13T12:04:00Z">
            <w:rPr>
              <w:sz w:val="16"/>
              <w:szCs w:val="16"/>
            </w:rPr>
          </w:rPrChange>
        </w:rPr>
        <w:instrText xml:space="preserve"> REF _Ref382081672 \r \h  \* MERGEFORMAT </w:instrText>
      </w:r>
      <w:r w:rsidR="002956A8" w:rsidRPr="002956A8">
        <w:rPr>
          <w:u w:val="single"/>
          <w:rPrChange w:id="6218" w:author="Sala Virtual Piso 1" w:date="2014-03-13T12:04:00Z">
            <w:rPr>
              <w:u w:val="single"/>
            </w:rPr>
          </w:rPrChange>
        </w:rPr>
      </w:r>
      <w:r w:rsidR="002956A8" w:rsidRPr="002956A8">
        <w:rPr>
          <w:u w:val="single"/>
          <w:rPrChange w:id="6219" w:author="Sala Virtual Piso 1" w:date="2014-03-13T12:04:00Z">
            <w:rPr>
              <w:sz w:val="16"/>
              <w:szCs w:val="16"/>
            </w:rPr>
          </w:rPrChange>
        </w:rPr>
        <w:fldChar w:fldCharType="separate"/>
      </w:r>
      <w:ins w:id="6220" w:author="Estudiante" w:date="2014-04-01T16:48:00Z">
        <w:r w:rsidR="002956A8" w:rsidRPr="002956A8">
          <w:rPr>
            <w:rFonts w:ascii="Arial" w:hAnsi="Arial" w:cs="Arial"/>
            <w:szCs w:val="24"/>
            <w:u w:val="single"/>
            <w:lang w:val="es-ES_tradnl"/>
            <w:rPrChange w:id="6221" w:author="Estudiante" w:date="2014-04-01T16:48:00Z">
              <w:rPr>
                <w:sz w:val="16"/>
                <w:szCs w:val="16"/>
                <w:u w:val="single"/>
              </w:rPr>
            </w:rPrChange>
          </w:rPr>
          <w:t>8.4.2</w:t>
        </w:r>
      </w:ins>
      <w:del w:id="6222" w:author="Estudiante" w:date="2014-04-01T16:48:00Z">
        <w:r w:rsidR="000910A8" w:rsidRPr="000910A8" w:rsidDel="000910A8">
          <w:rPr>
            <w:rFonts w:ascii="Arial" w:hAnsi="Arial" w:cs="Arial"/>
            <w:szCs w:val="24"/>
            <w:u w:val="single"/>
            <w:lang w:val="es-ES_tradnl"/>
          </w:rPr>
          <w:delText>8.4.2</w:delText>
        </w:r>
      </w:del>
      <w:r w:rsidR="002956A8" w:rsidRPr="002956A8">
        <w:rPr>
          <w:u w:val="single"/>
          <w:rPrChange w:id="6223" w:author="Sala Virtual Piso 1" w:date="2014-03-13T12:04:00Z">
            <w:rPr>
              <w:sz w:val="16"/>
              <w:szCs w:val="16"/>
            </w:rPr>
          </w:rPrChange>
        </w:rPr>
        <w:fldChar w:fldCharType="end"/>
      </w:r>
      <w:ins w:id="6224" w:author="Sala Virtual Piso 1" w:date="2014-03-13T12:05:00Z">
        <w:r w:rsidR="005B194E">
          <w:rPr>
            <w:rFonts w:ascii="Arial" w:hAnsi="Arial" w:cs="Arial"/>
            <w:szCs w:val="24"/>
            <w:lang w:val="es-ES_tradnl"/>
          </w:rPr>
          <w:t>,</w:t>
        </w:r>
      </w:ins>
      <w:del w:id="6225" w:author="Sala Virtual Piso 1" w:date="2014-03-13T12:05:00Z">
        <w:r w:rsidR="00AF0C31" w:rsidDel="005B194E">
          <w:rPr>
            <w:rFonts w:ascii="Arial" w:hAnsi="Arial" w:cs="Arial"/>
            <w:szCs w:val="24"/>
            <w:lang w:val="es-ES_tradnl"/>
          </w:rPr>
          <w:delText>)</w:delText>
        </w:r>
      </w:del>
      <w:r w:rsidR="00AF0C31">
        <w:rPr>
          <w:rFonts w:ascii="Arial" w:hAnsi="Arial" w:cs="Arial"/>
          <w:szCs w:val="24"/>
          <w:lang w:val="es-ES_tradnl"/>
        </w:rPr>
        <w:t xml:space="preserve"> saber quién modifica el código, que parte del código </w:t>
      </w:r>
      <w:r w:rsidR="00040776">
        <w:rPr>
          <w:rFonts w:ascii="Arial" w:hAnsi="Arial" w:cs="Arial"/>
          <w:szCs w:val="24"/>
          <w:lang w:val="es-ES_tradnl"/>
        </w:rPr>
        <w:t xml:space="preserve">se </w:t>
      </w:r>
      <w:r w:rsidR="00AF0C31">
        <w:rPr>
          <w:rFonts w:ascii="Arial" w:hAnsi="Arial" w:cs="Arial"/>
          <w:szCs w:val="24"/>
          <w:lang w:val="es-ES_tradnl"/>
        </w:rPr>
        <w:t xml:space="preserve">añadió o eliminó así como agregar notas y comentarios tanto a líneas específicas de código como a los “commits” realizados por los </w:t>
      </w:r>
      <w:del w:id="6226" w:author="Sergio" w:date="2014-04-21T19:35:00Z">
        <w:r w:rsidR="00AF0C31" w:rsidDel="007774A9">
          <w:rPr>
            <w:rFonts w:ascii="Arial" w:hAnsi="Arial" w:cs="Arial"/>
            <w:szCs w:val="24"/>
            <w:lang w:val="es-ES_tradnl"/>
          </w:rPr>
          <w:delText>desarrolladores</w:delText>
        </w:r>
      </w:del>
      <w:ins w:id="6227" w:author="Sergio" w:date="2014-04-21T19:35:00Z">
        <w:r w:rsidR="007774A9">
          <w:rPr>
            <w:rFonts w:ascii="Arial" w:hAnsi="Arial" w:cs="Arial"/>
            <w:szCs w:val="24"/>
            <w:lang w:val="es-ES_tradnl"/>
          </w:rPr>
          <w:t>programadores</w:t>
        </w:r>
      </w:ins>
      <w:r w:rsidR="00AF0C31">
        <w:rPr>
          <w:rFonts w:ascii="Arial" w:hAnsi="Arial" w:cs="Arial"/>
          <w:szCs w:val="24"/>
          <w:lang w:val="es-ES_tradnl"/>
        </w:rPr>
        <w:t>.</w:t>
      </w:r>
      <w:r w:rsidR="00040776">
        <w:rPr>
          <w:rFonts w:ascii="Arial" w:hAnsi="Arial" w:cs="Arial"/>
          <w:szCs w:val="24"/>
          <w:lang w:val="es-ES_tradnl"/>
        </w:rPr>
        <w:t xml:space="preserve"> El supervisor y analista es el encargado de la numeración del código y funciona de la siguiente manera:</w:t>
      </w:r>
    </w:p>
    <w:p w:rsidR="008B38F0" w:rsidRDefault="002956A8">
      <w:pPr>
        <w:pStyle w:val="Prrafodelista"/>
        <w:numPr>
          <w:ilvl w:val="0"/>
          <w:numId w:val="31"/>
        </w:numPr>
        <w:rPr>
          <w:rFonts w:ascii="Arial" w:hAnsi="Arial" w:cs="Arial"/>
          <w:szCs w:val="24"/>
          <w:lang w:val="es-ES_tradnl"/>
          <w:rPrChange w:id="6228" w:author="Familia Valderrama A" w:date="2014-03-11T20:52:00Z">
            <w:rPr>
              <w:lang w:val="es-ES_tradnl"/>
            </w:rPr>
          </w:rPrChange>
        </w:rPr>
        <w:pPrChange w:id="6229" w:author="Familia Valderrama A" w:date="2014-03-11T20:52:00Z">
          <w:pPr/>
        </w:pPrChange>
      </w:pPr>
      <w:del w:id="6230" w:author="Familia Valderrama A" w:date="2014-03-11T20:51:00Z">
        <w:r w:rsidRPr="002956A8">
          <w:rPr>
            <w:rFonts w:ascii="Arial" w:hAnsi="Arial" w:cs="Arial"/>
            <w:szCs w:val="24"/>
            <w:lang w:val="es-ES_tradnl"/>
            <w:rPrChange w:id="6231" w:author="Familia Valderrama A" w:date="2014-03-11T20:52:00Z">
              <w:rPr>
                <w:color w:val="0000FF" w:themeColor="hyperlink"/>
                <w:sz w:val="16"/>
                <w:szCs w:val="16"/>
                <w:u w:val="single"/>
                <w:lang w:val="es-ES_tradnl"/>
              </w:rPr>
            </w:rPrChange>
          </w:rPr>
          <w:delText>-</w:delText>
        </w:r>
      </w:del>
      <w:r w:rsidRPr="002956A8">
        <w:rPr>
          <w:rFonts w:ascii="Arial" w:hAnsi="Arial" w:cs="Arial"/>
          <w:szCs w:val="24"/>
          <w:lang w:val="es-ES_tradnl"/>
          <w:rPrChange w:id="6232" w:author="Familia Valderrama A" w:date="2014-03-11T20:52:00Z">
            <w:rPr>
              <w:color w:val="0000FF" w:themeColor="hyperlink"/>
              <w:sz w:val="16"/>
              <w:szCs w:val="16"/>
              <w:u w:val="single"/>
              <w:lang w:val="es-ES_tradnl"/>
            </w:rPr>
          </w:rPrChange>
        </w:rPr>
        <w:t>El jefe de desarrollo  asigna requerimientos al programador.</w:t>
      </w:r>
    </w:p>
    <w:p w:rsidR="008B38F0" w:rsidRDefault="002956A8">
      <w:pPr>
        <w:pStyle w:val="Prrafodelista"/>
        <w:numPr>
          <w:ilvl w:val="0"/>
          <w:numId w:val="31"/>
        </w:numPr>
        <w:rPr>
          <w:rFonts w:ascii="Arial" w:hAnsi="Arial" w:cs="Arial"/>
          <w:szCs w:val="24"/>
          <w:lang w:val="es-ES_tradnl"/>
          <w:rPrChange w:id="6233" w:author="Familia Valderrama A" w:date="2014-03-11T20:52:00Z">
            <w:rPr>
              <w:lang w:val="es-ES_tradnl"/>
            </w:rPr>
          </w:rPrChange>
        </w:rPr>
        <w:pPrChange w:id="6234" w:author="Familia Valderrama A" w:date="2014-03-11T20:52:00Z">
          <w:pPr/>
        </w:pPrChange>
      </w:pPr>
      <w:del w:id="6235" w:author="Familia Valderrama A" w:date="2014-03-11T20:51:00Z">
        <w:r w:rsidRPr="002956A8">
          <w:rPr>
            <w:rFonts w:ascii="Arial" w:hAnsi="Arial" w:cs="Arial"/>
            <w:szCs w:val="24"/>
            <w:lang w:val="es-ES_tradnl"/>
            <w:rPrChange w:id="6236" w:author="Familia Valderrama A" w:date="2014-03-11T20:52:00Z">
              <w:rPr>
                <w:color w:val="0000FF" w:themeColor="hyperlink"/>
                <w:sz w:val="16"/>
                <w:szCs w:val="16"/>
                <w:u w:val="single"/>
                <w:lang w:val="es-ES_tradnl"/>
              </w:rPr>
            </w:rPrChange>
          </w:rPr>
          <w:delText>-</w:delText>
        </w:r>
      </w:del>
      <w:r w:rsidRPr="002956A8">
        <w:rPr>
          <w:rFonts w:ascii="Arial" w:hAnsi="Arial" w:cs="Arial"/>
          <w:szCs w:val="24"/>
          <w:lang w:val="es-ES_tradnl"/>
          <w:rPrChange w:id="6237" w:author="Familia Valderrama A" w:date="2014-03-11T20:52:00Z">
            <w:rPr>
              <w:color w:val="0000FF" w:themeColor="hyperlink"/>
              <w:sz w:val="16"/>
              <w:szCs w:val="16"/>
              <w:u w:val="single"/>
              <w:lang w:val="es-ES_tradnl"/>
            </w:rPr>
          </w:rPrChange>
        </w:rPr>
        <w:t>El programador comienza a desarrollar un requerimiento  creando una rama.</w:t>
      </w:r>
    </w:p>
    <w:p w:rsidR="008B38F0" w:rsidRDefault="002956A8">
      <w:pPr>
        <w:pStyle w:val="Prrafodelista"/>
        <w:numPr>
          <w:ilvl w:val="0"/>
          <w:numId w:val="31"/>
        </w:numPr>
        <w:rPr>
          <w:rFonts w:ascii="Arial" w:hAnsi="Arial" w:cs="Arial"/>
          <w:szCs w:val="24"/>
          <w:lang w:val="es-ES_tradnl"/>
          <w:rPrChange w:id="6238" w:author="Familia Valderrama A" w:date="2014-03-11T20:52:00Z">
            <w:rPr>
              <w:lang w:val="es-ES_tradnl"/>
            </w:rPr>
          </w:rPrChange>
        </w:rPr>
        <w:pPrChange w:id="6239" w:author="Familia Valderrama A" w:date="2014-03-11T20:52:00Z">
          <w:pPr/>
        </w:pPrChange>
      </w:pPr>
      <w:del w:id="6240" w:author="Familia Valderrama A" w:date="2014-03-11T20:51:00Z">
        <w:r w:rsidRPr="002956A8">
          <w:rPr>
            <w:rFonts w:ascii="Arial" w:hAnsi="Arial" w:cs="Arial"/>
            <w:szCs w:val="24"/>
            <w:lang w:val="es-ES_tradnl"/>
            <w:rPrChange w:id="6241" w:author="Familia Valderrama A" w:date="2014-03-11T20:52:00Z">
              <w:rPr>
                <w:color w:val="0000FF" w:themeColor="hyperlink"/>
                <w:sz w:val="16"/>
                <w:szCs w:val="16"/>
                <w:u w:val="single"/>
                <w:lang w:val="es-ES_tradnl"/>
              </w:rPr>
            </w:rPrChange>
          </w:rPr>
          <w:delText>-</w:delText>
        </w:r>
      </w:del>
      <w:r w:rsidRPr="002956A8">
        <w:rPr>
          <w:rFonts w:ascii="Arial" w:hAnsi="Arial" w:cs="Arial"/>
          <w:szCs w:val="24"/>
          <w:lang w:val="es-ES_tradnl"/>
          <w:rPrChange w:id="6242" w:author="Familia Valderrama A" w:date="2014-03-11T20:52:00Z">
            <w:rPr>
              <w:color w:val="0000FF" w:themeColor="hyperlink"/>
              <w:sz w:val="16"/>
              <w:szCs w:val="16"/>
              <w:u w:val="single"/>
              <w:lang w:val="es-ES_tradnl"/>
            </w:rPr>
          </w:rPrChange>
        </w:rPr>
        <w:t>El supervisor y analista asigna una revisión a la rama.</w:t>
      </w:r>
    </w:p>
    <w:p w:rsidR="008B38F0" w:rsidRDefault="002956A8">
      <w:pPr>
        <w:pStyle w:val="Prrafodelista"/>
        <w:numPr>
          <w:ilvl w:val="0"/>
          <w:numId w:val="31"/>
        </w:numPr>
        <w:rPr>
          <w:rFonts w:ascii="Arial" w:hAnsi="Arial" w:cs="Arial"/>
          <w:szCs w:val="24"/>
          <w:lang w:val="es-ES_tradnl"/>
          <w:rPrChange w:id="6243" w:author="Familia Valderrama A" w:date="2014-03-11T20:52:00Z">
            <w:rPr>
              <w:lang w:val="es-ES_tradnl"/>
            </w:rPr>
          </w:rPrChange>
        </w:rPr>
        <w:pPrChange w:id="6244" w:author="Familia Valderrama A" w:date="2014-03-11T20:52:00Z">
          <w:pPr/>
        </w:pPrChange>
      </w:pPr>
      <w:del w:id="6245" w:author="Familia Valderrama A" w:date="2014-03-11T20:51:00Z">
        <w:r w:rsidRPr="002956A8">
          <w:rPr>
            <w:rFonts w:ascii="Arial" w:hAnsi="Arial" w:cs="Arial"/>
            <w:szCs w:val="24"/>
            <w:lang w:val="es-ES_tradnl"/>
            <w:rPrChange w:id="6246" w:author="Familia Valderrama A" w:date="2014-03-11T20:52:00Z">
              <w:rPr>
                <w:color w:val="0000FF" w:themeColor="hyperlink"/>
                <w:sz w:val="16"/>
                <w:szCs w:val="16"/>
                <w:u w:val="single"/>
                <w:lang w:val="es-ES_tradnl"/>
              </w:rPr>
            </w:rPrChange>
          </w:rPr>
          <w:delText>-</w:delText>
        </w:r>
      </w:del>
      <w:r w:rsidRPr="002956A8">
        <w:rPr>
          <w:rFonts w:ascii="Arial" w:hAnsi="Arial" w:cs="Arial"/>
          <w:szCs w:val="24"/>
          <w:lang w:val="es-ES_tradnl"/>
          <w:rPrChange w:id="6247" w:author="Familia Valderrama A" w:date="2014-03-11T20:52:00Z">
            <w:rPr>
              <w:color w:val="0000FF" w:themeColor="hyperlink"/>
              <w:sz w:val="16"/>
              <w:szCs w:val="16"/>
              <w:u w:val="single"/>
              <w:lang w:val="es-ES_tradnl"/>
            </w:rPr>
          </w:rPrChange>
        </w:rPr>
        <w:t xml:space="preserve">El supervisor y analista valida requerimiento contra desarrollo (rama), en caso de aprobar requerimiento con calidad, se aumenta la revisión de la rama, al haber 3 revisiones de rama, se inicia el proceso de unión ramas-tronco y se aumenta la revisión general. </w:t>
      </w:r>
    </w:p>
    <w:p w:rsidR="008B38F0" w:rsidRDefault="002956A8">
      <w:pPr>
        <w:pStyle w:val="Prrafodelista"/>
        <w:numPr>
          <w:ilvl w:val="0"/>
          <w:numId w:val="31"/>
        </w:numPr>
        <w:rPr>
          <w:rFonts w:ascii="Arial" w:hAnsi="Arial" w:cs="Arial"/>
          <w:szCs w:val="24"/>
          <w:lang w:val="es-ES_tradnl"/>
          <w:rPrChange w:id="6248" w:author="Familia Valderrama A" w:date="2014-03-11T20:52:00Z">
            <w:rPr>
              <w:lang w:val="es-ES_tradnl"/>
            </w:rPr>
          </w:rPrChange>
        </w:rPr>
        <w:pPrChange w:id="6249" w:author="Familia Valderrama A" w:date="2014-03-11T20:52:00Z">
          <w:pPr/>
        </w:pPrChange>
      </w:pPr>
      <w:del w:id="6250" w:author="Familia Valderrama A" w:date="2014-03-11T20:52:00Z">
        <w:r w:rsidRPr="002956A8">
          <w:rPr>
            <w:rFonts w:ascii="Arial" w:hAnsi="Arial" w:cs="Arial"/>
            <w:szCs w:val="24"/>
            <w:lang w:val="es-ES_tradnl"/>
            <w:rPrChange w:id="6251" w:author="Familia Valderrama A" w:date="2014-03-11T20:52:00Z">
              <w:rPr>
                <w:color w:val="0000FF" w:themeColor="hyperlink"/>
                <w:sz w:val="16"/>
                <w:szCs w:val="16"/>
                <w:u w:val="single"/>
                <w:lang w:val="es-ES_tradnl"/>
              </w:rPr>
            </w:rPrChange>
          </w:rPr>
          <w:delText>-</w:delText>
        </w:r>
      </w:del>
      <w:r w:rsidRPr="002956A8">
        <w:rPr>
          <w:rFonts w:ascii="Arial" w:hAnsi="Arial" w:cs="Arial"/>
          <w:szCs w:val="24"/>
          <w:lang w:val="es-ES_tradnl"/>
          <w:rPrChange w:id="6252" w:author="Familia Valderrama A" w:date="2014-03-11T20:52:00Z">
            <w:rPr>
              <w:color w:val="0000FF" w:themeColor="hyperlink"/>
              <w:sz w:val="16"/>
              <w:szCs w:val="16"/>
              <w:u w:val="single"/>
              <w:lang w:val="es-ES_tradnl"/>
            </w:rPr>
          </w:rPrChange>
        </w:rPr>
        <w:t xml:space="preserve">Las etiquetas son utilizadas por el jefe de desarrollo en conjunto con el supervisor y analista y el jefe de arquitectura para probar el sistema en un momento determinado y así definir si la versión es inestable, candidata a ser lanzada o un lanzamiento. </w:t>
      </w:r>
    </w:p>
    <w:p w:rsidR="00380229" w:rsidRDefault="006D74EB">
      <w:pPr>
        <w:rPr>
          <w:ins w:id="6253" w:author="Sergio" w:date="2014-04-21T18:54:00Z"/>
          <w:rFonts w:ascii="Arial" w:hAnsi="Arial" w:cs="Arial"/>
          <w:szCs w:val="24"/>
          <w:lang w:val="es-ES_tradnl"/>
        </w:rPr>
      </w:pPr>
      <w:r w:rsidRPr="0007042C">
        <w:rPr>
          <w:rFonts w:ascii="Arial" w:hAnsi="Arial" w:cs="Arial"/>
          <w:szCs w:val="24"/>
          <w:lang w:val="es-ES_tradnl"/>
        </w:rPr>
        <w:t xml:space="preserve">Las 3 partes del repositorio que </w:t>
      </w:r>
      <w:r w:rsidR="00AF0C31">
        <w:rPr>
          <w:rFonts w:ascii="Arial" w:hAnsi="Arial" w:cs="Arial"/>
          <w:szCs w:val="24"/>
          <w:lang w:val="es-ES_tradnl"/>
        </w:rPr>
        <w:t xml:space="preserve">se </w:t>
      </w:r>
      <w:del w:id="6254" w:author="Sergio" w:date="2014-04-21T18:52:00Z">
        <w:r w:rsidR="00AF0C31" w:rsidDel="007204FE">
          <w:rPr>
            <w:rFonts w:ascii="Arial" w:hAnsi="Arial" w:cs="Arial"/>
            <w:szCs w:val="24"/>
            <w:lang w:val="es-ES_tradnl"/>
          </w:rPr>
          <w:delText xml:space="preserve">van a manejar </w:delText>
        </w:r>
      </w:del>
      <w:ins w:id="6255" w:author="Sergio" w:date="2014-04-21T18:52:00Z">
        <w:r w:rsidR="007204FE">
          <w:rPr>
            <w:rFonts w:ascii="Arial" w:hAnsi="Arial" w:cs="Arial"/>
            <w:szCs w:val="24"/>
            <w:lang w:val="es-ES_tradnl"/>
          </w:rPr>
          <w:t xml:space="preserve">manejan </w:t>
        </w:r>
      </w:ins>
      <w:r w:rsidR="00AF0C31">
        <w:rPr>
          <w:rFonts w:ascii="Arial" w:hAnsi="Arial" w:cs="Arial"/>
          <w:szCs w:val="24"/>
          <w:lang w:val="es-ES_tradnl"/>
        </w:rPr>
        <w:t>son</w:t>
      </w:r>
      <w:ins w:id="6256" w:author="Sergio" w:date="2014-04-21T18:52:00Z">
        <w:r w:rsidR="007204FE">
          <w:rPr>
            <w:rFonts w:ascii="Arial" w:hAnsi="Arial" w:cs="Arial"/>
            <w:szCs w:val="24"/>
            <w:lang w:val="es-ES_tradnl"/>
          </w:rPr>
          <w:t>:</w:t>
        </w:r>
      </w:ins>
      <w:del w:id="6257" w:author="Sergio" w:date="2014-04-21T18:52:00Z">
        <w:r w:rsidRPr="0007042C" w:rsidDel="007204FE">
          <w:rPr>
            <w:rFonts w:ascii="Arial" w:hAnsi="Arial" w:cs="Arial"/>
            <w:szCs w:val="24"/>
            <w:lang w:val="es-ES_tradnl"/>
          </w:rPr>
          <w:delText>;</w:delText>
        </w:r>
      </w:del>
      <w:r w:rsidRPr="0007042C">
        <w:rPr>
          <w:rFonts w:ascii="Arial" w:hAnsi="Arial" w:cs="Arial"/>
          <w:szCs w:val="24"/>
          <w:lang w:val="es-ES_tradnl"/>
        </w:rPr>
        <w:t xml:space="preserve"> </w:t>
      </w:r>
      <w:ins w:id="6258" w:author="Sergio" w:date="2014-04-21T19:04:00Z">
        <w:r w:rsidR="00382C73">
          <w:rPr>
            <w:rFonts w:ascii="Arial" w:hAnsi="Arial" w:cs="Arial"/>
            <w:szCs w:val="24"/>
            <w:lang w:val="es-ES_tradnl"/>
          </w:rPr>
          <w:t>t</w:t>
        </w:r>
      </w:ins>
      <w:del w:id="6259" w:author="Sergio" w:date="2014-04-21T19:04:00Z">
        <w:r w:rsidRPr="0007042C" w:rsidDel="00382C73">
          <w:rPr>
            <w:rFonts w:ascii="Arial" w:hAnsi="Arial" w:cs="Arial"/>
            <w:szCs w:val="24"/>
            <w:lang w:val="es-ES_tradnl"/>
          </w:rPr>
          <w:delText>T</w:delText>
        </w:r>
      </w:del>
      <w:r w:rsidRPr="0007042C">
        <w:rPr>
          <w:rFonts w:ascii="Arial" w:hAnsi="Arial" w:cs="Arial"/>
          <w:szCs w:val="24"/>
          <w:lang w:val="es-ES_tradnl"/>
        </w:rPr>
        <w:t xml:space="preserve">ronco (versión oficial), </w:t>
      </w:r>
      <w:ins w:id="6260" w:author="Sergio" w:date="2014-04-21T19:04:00Z">
        <w:r w:rsidR="00382C73">
          <w:rPr>
            <w:rFonts w:ascii="Arial" w:hAnsi="Arial" w:cs="Arial"/>
            <w:szCs w:val="24"/>
            <w:lang w:val="es-ES_tradnl"/>
          </w:rPr>
          <w:t>r</w:t>
        </w:r>
      </w:ins>
      <w:del w:id="6261" w:author="Sergio" w:date="2014-04-21T19:04:00Z">
        <w:r w:rsidRPr="0007042C" w:rsidDel="00382C73">
          <w:rPr>
            <w:rFonts w:ascii="Arial" w:hAnsi="Arial" w:cs="Arial"/>
            <w:szCs w:val="24"/>
            <w:lang w:val="es-ES_tradnl"/>
          </w:rPr>
          <w:delText>r</w:delText>
        </w:r>
      </w:del>
      <w:r w:rsidRPr="0007042C">
        <w:rPr>
          <w:rFonts w:ascii="Arial" w:hAnsi="Arial" w:cs="Arial"/>
          <w:szCs w:val="24"/>
          <w:lang w:val="es-ES_tradnl"/>
        </w:rPr>
        <w:t>ama</w:t>
      </w:r>
      <w:del w:id="6262" w:author="Sergio" w:date="2014-04-21T19:04:00Z">
        <w:r w:rsidRPr="0007042C" w:rsidDel="00382C73">
          <w:rPr>
            <w:rFonts w:ascii="Arial" w:hAnsi="Arial" w:cs="Arial"/>
            <w:szCs w:val="24"/>
            <w:lang w:val="es-ES_tradnl"/>
          </w:rPr>
          <w:delText>s</w:delText>
        </w:r>
      </w:del>
      <w:ins w:id="6263" w:author="Sergio" w:date="2014-04-21T19:02:00Z">
        <w:r w:rsidR="00AA036C">
          <w:rPr>
            <w:rFonts w:ascii="Arial" w:hAnsi="Arial" w:cs="Arial"/>
            <w:szCs w:val="24"/>
            <w:lang w:val="es-ES_tradnl"/>
          </w:rPr>
          <w:t>;</w:t>
        </w:r>
      </w:ins>
      <w:r w:rsidRPr="0007042C">
        <w:rPr>
          <w:rFonts w:ascii="Arial" w:hAnsi="Arial" w:cs="Arial"/>
          <w:szCs w:val="24"/>
          <w:lang w:val="es-ES_tradnl"/>
        </w:rPr>
        <w:t xml:space="preserve"> </w:t>
      </w:r>
      <w:del w:id="6264" w:author="Sergio" w:date="2014-04-21T19:02:00Z">
        <w:r w:rsidRPr="0007042C" w:rsidDel="00AA036C">
          <w:rPr>
            <w:rFonts w:ascii="Arial" w:hAnsi="Arial" w:cs="Arial"/>
            <w:szCs w:val="24"/>
            <w:lang w:val="es-ES_tradnl"/>
          </w:rPr>
          <w:delText>(</w:delText>
        </w:r>
      </w:del>
      <w:r w:rsidRPr="0007042C">
        <w:rPr>
          <w:rFonts w:ascii="Arial" w:hAnsi="Arial" w:cs="Arial"/>
          <w:szCs w:val="24"/>
          <w:lang w:val="es-ES_tradnl"/>
        </w:rPr>
        <w:t>versión paralela</w:t>
      </w:r>
      <w:r w:rsidR="00546C64" w:rsidRPr="0007042C">
        <w:rPr>
          <w:rFonts w:ascii="Arial" w:hAnsi="Arial" w:cs="Arial"/>
          <w:szCs w:val="24"/>
          <w:lang w:val="es-ES_tradnl"/>
        </w:rPr>
        <w:t xml:space="preserve"> a la del tronco, copia del tronco</w:t>
      </w:r>
      <w:del w:id="6265" w:author="Sergio" w:date="2014-04-21T19:02:00Z">
        <w:r w:rsidRPr="0007042C" w:rsidDel="00AA036C">
          <w:rPr>
            <w:rFonts w:ascii="Arial" w:hAnsi="Arial" w:cs="Arial"/>
            <w:szCs w:val="24"/>
            <w:lang w:val="es-ES_tradnl"/>
          </w:rPr>
          <w:delText>)</w:delText>
        </w:r>
      </w:del>
      <w:ins w:id="6266" w:author="Sergio" w:date="2014-04-21T18:55:00Z">
        <w:r w:rsidR="00AA036C">
          <w:rPr>
            <w:rFonts w:ascii="Arial" w:hAnsi="Arial" w:cs="Arial"/>
            <w:szCs w:val="24"/>
            <w:lang w:val="es-ES_tradnl"/>
          </w:rPr>
          <w:t xml:space="preserve"> en donde se agregan </w:t>
        </w:r>
      </w:ins>
      <w:ins w:id="6267" w:author="Sergio" w:date="2014-04-21T19:01:00Z">
        <w:r w:rsidR="00AA036C">
          <w:rPr>
            <w:rFonts w:ascii="Arial" w:hAnsi="Arial" w:cs="Arial"/>
            <w:szCs w:val="24"/>
            <w:lang w:val="es-ES_tradnl"/>
          </w:rPr>
          <w:t>funciones</w:t>
        </w:r>
      </w:ins>
      <w:ins w:id="6268" w:author="Sergio" w:date="2014-04-21T19:02:00Z">
        <w:r w:rsidR="00AA036C">
          <w:rPr>
            <w:rFonts w:ascii="Arial" w:hAnsi="Arial" w:cs="Arial"/>
            <w:szCs w:val="24"/>
            <w:lang w:val="es-ES_tradnl"/>
          </w:rPr>
          <w:t xml:space="preserve">, se </w:t>
        </w:r>
      </w:ins>
      <w:ins w:id="6269" w:author="Sergio" w:date="2014-04-21T18:55:00Z">
        <w:r w:rsidR="007204FE">
          <w:rPr>
            <w:rFonts w:ascii="Arial" w:hAnsi="Arial" w:cs="Arial"/>
            <w:szCs w:val="24"/>
            <w:lang w:val="es-ES_tradnl"/>
          </w:rPr>
          <w:t>corrigen errores</w:t>
        </w:r>
      </w:ins>
      <w:ins w:id="6270" w:author="Sergio" w:date="2014-04-21T19:02:00Z">
        <w:r w:rsidR="00AA036C">
          <w:rPr>
            <w:rFonts w:ascii="Arial" w:hAnsi="Arial" w:cs="Arial"/>
            <w:szCs w:val="24"/>
            <w:lang w:val="es-ES_tradnl"/>
          </w:rPr>
          <w:t xml:space="preserve"> o se hacen cambios</w:t>
        </w:r>
      </w:ins>
      <w:del w:id="6271" w:author="Sergio" w:date="2014-04-21T19:02:00Z">
        <w:r w:rsidRPr="0007042C" w:rsidDel="00AA036C">
          <w:rPr>
            <w:rFonts w:ascii="Arial" w:hAnsi="Arial" w:cs="Arial"/>
            <w:szCs w:val="24"/>
            <w:lang w:val="es-ES_tradnl"/>
          </w:rPr>
          <w:delText xml:space="preserve"> </w:delText>
        </w:r>
      </w:del>
      <w:r w:rsidRPr="0007042C">
        <w:rPr>
          <w:rFonts w:ascii="Arial" w:hAnsi="Arial" w:cs="Arial"/>
          <w:szCs w:val="24"/>
          <w:lang w:val="es-ES_tradnl"/>
        </w:rPr>
        <w:t xml:space="preserve"> y etiquetas</w:t>
      </w:r>
      <w:ins w:id="6272" w:author="Sergio" w:date="2014-04-21T19:00:00Z">
        <w:r w:rsidR="007204FE">
          <w:rPr>
            <w:rFonts w:ascii="Arial" w:hAnsi="Arial" w:cs="Arial"/>
            <w:szCs w:val="24"/>
            <w:lang w:val="es-ES_tradnl"/>
          </w:rPr>
          <w:t xml:space="preserve">; </w:t>
        </w:r>
      </w:ins>
      <w:del w:id="6273" w:author="Sergio" w:date="2014-04-21T19:00:00Z">
        <w:r w:rsidR="00546C64" w:rsidRPr="0007042C" w:rsidDel="007204FE">
          <w:rPr>
            <w:rFonts w:ascii="Arial" w:hAnsi="Arial" w:cs="Arial"/>
            <w:szCs w:val="24"/>
            <w:lang w:val="es-ES_tradnl"/>
          </w:rPr>
          <w:delText xml:space="preserve"> (</w:delText>
        </w:r>
      </w:del>
      <w:r w:rsidR="00546C64" w:rsidRPr="0007042C">
        <w:rPr>
          <w:rFonts w:ascii="Arial" w:hAnsi="Arial" w:cs="Arial"/>
          <w:szCs w:val="24"/>
          <w:lang w:val="es-ES_tradnl"/>
        </w:rPr>
        <w:t>copia del tronco tomada en cierto momento</w:t>
      </w:r>
      <w:del w:id="6274" w:author="Sergio" w:date="2014-04-21T19:00:00Z">
        <w:r w:rsidR="00546C64" w:rsidRPr="0007042C" w:rsidDel="007204FE">
          <w:rPr>
            <w:rFonts w:ascii="Arial" w:hAnsi="Arial" w:cs="Arial"/>
            <w:szCs w:val="24"/>
            <w:lang w:val="es-ES_tradnl"/>
          </w:rPr>
          <w:delText>)</w:delText>
        </w:r>
      </w:del>
      <w:ins w:id="6275" w:author="Sergio" w:date="2014-04-21T19:00:00Z">
        <w:r w:rsidR="007204FE">
          <w:rPr>
            <w:rFonts w:ascii="Arial" w:hAnsi="Arial" w:cs="Arial"/>
            <w:szCs w:val="24"/>
            <w:lang w:val="es-ES_tradnl"/>
          </w:rPr>
          <w:t xml:space="preserve"> en donde se realizan pruebas a funciones</w:t>
        </w:r>
      </w:ins>
      <w:ins w:id="6276" w:author="Sergio" w:date="2014-04-21T19:02:00Z">
        <w:r w:rsidR="00AA036C">
          <w:rPr>
            <w:rFonts w:ascii="Arial" w:hAnsi="Arial" w:cs="Arial"/>
            <w:szCs w:val="24"/>
            <w:lang w:val="es-ES_tradnl"/>
          </w:rPr>
          <w:t>.</w:t>
        </w:r>
      </w:ins>
      <w:del w:id="6277" w:author="Sergio" w:date="2014-04-21T19:00:00Z">
        <w:r w:rsidRPr="0007042C" w:rsidDel="007204FE">
          <w:rPr>
            <w:rFonts w:ascii="Arial" w:hAnsi="Arial" w:cs="Arial"/>
            <w:szCs w:val="24"/>
            <w:lang w:val="es-ES_tradnl"/>
          </w:rPr>
          <w:delText>.</w:delText>
        </w:r>
      </w:del>
      <w:r w:rsidR="0071761B" w:rsidRPr="0007042C">
        <w:rPr>
          <w:rFonts w:ascii="Arial" w:hAnsi="Arial" w:cs="Arial"/>
          <w:szCs w:val="24"/>
          <w:lang w:val="es-ES_tradnl"/>
        </w:rPr>
        <w:t xml:space="preserve"> </w:t>
      </w:r>
      <w:r w:rsidR="006F3C9D">
        <w:rPr>
          <w:rFonts w:ascii="Arial" w:hAnsi="Arial" w:cs="Arial"/>
          <w:szCs w:val="24"/>
          <w:lang w:val="es-ES_tradnl"/>
        </w:rPr>
        <w:tab/>
      </w:r>
    </w:p>
    <w:p w:rsidR="000E29C2" w:rsidRDefault="000E29C2">
      <w:pPr>
        <w:rPr>
          <w:ins w:id="6278" w:author="Sergio" w:date="2014-04-21T19:25:00Z"/>
          <w:rFonts w:ascii="Arial" w:hAnsi="Arial" w:cs="Arial"/>
          <w:szCs w:val="24"/>
          <w:lang w:val="es-ES_tradnl"/>
        </w:rPr>
      </w:pPr>
    </w:p>
    <w:p w:rsidR="007204FE" w:rsidRPr="000E29C2" w:rsidRDefault="000E29C2">
      <w:pPr>
        <w:rPr>
          <w:rFonts w:ascii="Arial" w:hAnsi="Arial" w:cs="Arial"/>
          <w:szCs w:val="24"/>
          <w:rPrChange w:id="6279" w:author="Sergio" w:date="2014-04-21T19:27:00Z">
            <w:rPr>
              <w:rFonts w:ascii="Arial" w:hAnsi="Arial" w:cs="Arial"/>
              <w:color w:val="000090"/>
              <w:lang w:val="es-ES_tradnl"/>
            </w:rPr>
          </w:rPrChange>
        </w:rPr>
      </w:pPr>
      <w:ins w:id="6280" w:author="Sergio" w:date="2014-04-21T19:20:00Z">
        <w:r>
          <w:rPr>
            <w:rFonts w:ascii="Arial" w:hAnsi="Arial" w:cs="Arial"/>
            <w:szCs w:val="24"/>
            <w:lang w:val="es-ES_tradnl"/>
          </w:rPr>
          <w:t>La estructura para manejar el repositorio es la misma que se utiliza en el servidor</w:t>
        </w:r>
      </w:ins>
      <w:ins w:id="6281" w:author="Sergio" w:date="2014-04-21T19:25:00Z">
        <w:r>
          <w:rPr>
            <w:rFonts w:ascii="Arial" w:hAnsi="Arial" w:cs="Arial"/>
            <w:szCs w:val="24"/>
            <w:lang w:val="es-ES_tradnl"/>
          </w:rPr>
          <w:t xml:space="preserve">. Por esto el servidor es una copia de la estructura del </w:t>
        </w:r>
      </w:ins>
      <w:ins w:id="6282" w:author="Sergio" w:date="2014-04-21T19:26:00Z">
        <w:r>
          <w:rPr>
            <w:rFonts w:ascii="Arial" w:hAnsi="Arial" w:cs="Arial"/>
            <w:szCs w:val="24"/>
            <w:lang w:val="es-ES_tradnl"/>
          </w:rPr>
          <w:t>repositorio. Deben tener los mismo</w:t>
        </w:r>
      </w:ins>
      <w:ins w:id="6283" w:author="Sergio" w:date="2014-04-21T19:27:00Z">
        <w:r>
          <w:rPr>
            <w:rFonts w:ascii="Arial" w:hAnsi="Arial" w:cs="Arial"/>
            <w:szCs w:val="24"/>
            <w:lang w:val="es-ES_tradnl"/>
          </w:rPr>
          <w:t>s</w:t>
        </w:r>
      </w:ins>
      <w:ins w:id="6284" w:author="Sergio" w:date="2014-04-21T19:26:00Z">
        <w:r>
          <w:rPr>
            <w:rFonts w:ascii="Arial" w:hAnsi="Arial" w:cs="Arial"/>
            <w:szCs w:val="24"/>
            <w:lang w:val="es-ES_tradnl"/>
          </w:rPr>
          <w:t xml:space="preserve"> archivos en ambas parte</w:t>
        </w:r>
      </w:ins>
      <w:ins w:id="6285" w:author="Sergio" w:date="2014-04-21T19:27:00Z">
        <w:r>
          <w:rPr>
            <w:rFonts w:ascii="Arial" w:hAnsi="Arial" w:cs="Arial"/>
            <w:szCs w:val="24"/>
            <w:lang w:val="es-ES_tradnl"/>
          </w:rPr>
          <w:t>s</w:t>
        </w:r>
      </w:ins>
      <w:ins w:id="6286" w:author="Sergio" w:date="2014-04-21T19:26:00Z">
        <w:r>
          <w:rPr>
            <w:rFonts w:ascii="Arial" w:hAnsi="Arial" w:cs="Arial"/>
            <w:szCs w:val="24"/>
            <w:lang w:val="es-ES_tradnl"/>
          </w:rPr>
          <w:t xml:space="preserve"> y el encargado de </w:t>
        </w:r>
      </w:ins>
      <w:ins w:id="6287" w:author="Sergio" w:date="2014-04-21T19:27:00Z">
        <w:r>
          <w:rPr>
            <w:rFonts w:ascii="Arial" w:hAnsi="Arial" w:cs="Arial"/>
            <w:szCs w:val="24"/>
            <w:lang w:val="es-ES_tradnl"/>
          </w:rPr>
          <w:t>controlar</w:t>
        </w:r>
      </w:ins>
      <w:ins w:id="6288" w:author="Sergio" w:date="2014-04-21T19:26:00Z">
        <w:r>
          <w:rPr>
            <w:rFonts w:ascii="Arial" w:hAnsi="Arial" w:cs="Arial"/>
            <w:szCs w:val="24"/>
            <w:lang w:val="es-ES_tradnl"/>
          </w:rPr>
          <w:t xml:space="preserve"> esto es el jefe de programación</w:t>
        </w:r>
      </w:ins>
      <w:ins w:id="6289" w:author="Sergio" w:date="2014-04-21T19:27:00Z">
        <w:r>
          <w:rPr>
            <w:rFonts w:ascii="Arial" w:hAnsi="Arial" w:cs="Arial"/>
            <w:szCs w:val="24"/>
            <w:lang w:val="es-ES_tradnl"/>
          </w:rPr>
          <w:t xml:space="preserve"> </w:t>
        </w:r>
        <w:r w:rsidR="002956A8" w:rsidRPr="001F0A0C">
          <w:rPr>
            <w:u w:val="single"/>
          </w:rPr>
          <w:fldChar w:fldCharType="begin"/>
        </w:r>
        <w:r w:rsidRPr="001F0A0C">
          <w:rPr>
            <w:u w:val="single"/>
          </w:rPr>
          <w:instrText xml:space="preserve"> REF _Ref382081672 \r \h  \* MERGEFORMAT </w:instrText>
        </w:r>
      </w:ins>
      <w:r w:rsidR="002956A8" w:rsidRPr="001F0A0C">
        <w:rPr>
          <w:u w:val="single"/>
        </w:rPr>
      </w:r>
      <w:ins w:id="6290" w:author="Sergio" w:date="2014-04-21T19:27:00Z">
        <w:r w:rsidR="002956A8" w:rsidRPr="001F0A0C">
          <w:rPr>
            <w:u w:val="single"/>
          </w:rPr>
          <w:fldChar w:fldCharType="separate"/>
        </w:r>
        <w:r w:rsidRPr="001F0A0C">
          <w:rPr>
            <w:rFonts w:ascii="Arial" w:hAnsi="Arial" w:cs="Arial"/>
            <w:szCs w:val="24"/>
            <w:u w:val="single"/>
            <w:lang w:val="es-ES_tradnl"/>
          </w:rPr>
          <w:t>8.4.2</w:t>
        </w:r>
        <w:r w:rsidR="002956A8" w:rsidRPr="001F0A0C">
          <w:rPr>
            <w:u w:val="single"/>
          </w:rPr>
          <w:fldChar w:fldCharType="end"/>
        </w:r>
        <w:r>
          <w:rPr>
            <w:u w:val="single"/>
          </w:rPr>
          <w:t>.</w:t>
        </w:r>
      </w:ins>
    </w:p>
    <w:p w:rsidR="00380229" w:rsidDel="00461FFF" w:rsidRDefault="00040776">
      <w:pPr>
        <w:rPr>
          <w:del w:id="6291" w:author="Sergio" w:date="2014-04-21T19:30:00Z"/>
          <w:rFonts w:ascii="Arial" w:hAnsi="Arial" w:cs="Arial"/>
          <w:color w:val="000090"/>
          <w:lang w:val="es-ES_tradnl"/>
        </w:rPr>
      </w:pPr>
      <w:commentRangeStart w:id="6292"/>
      <w:r>
        <w:rPr>
          <w:rFonts w:ascii="Arial" w:hAnsi="Arial" w:cs="Arial"/>
          <w:b/>
          <w:szCs w:val="24"/>
          <w:lang w:val="es-ES_tradnl"/>
        </w:rPr>
        <w:t>Numeración</w:t>
      </w:r>
      <w:r w:rsidRPr="0007042C">
        <w:rPr>
          <w:rFonts w:ascii="Arial" w:hAnsi="Arial" w:cs="Arial"/>
          <w:b/>
          <w:szCs w:val="24"/>
          <w:lang w:val="es-ES_tradnl"/>
        </w:rPr>
        <w:t xml:space="preserve"> </w:t>
      </w:r>
      <w:r w:rsidR="00546C64" w:rsidRPr="0007042C">
        <w:rPr>
          <w:rFonts w:ascii="Arial" w:hAnsi="Arial" w:cs="Arial"/>
          <w:b/>
          <w:szCs w:val="24"/>
          <w:lang w:val="es-ES_tradnl"/>
        </w:rPr>
        <w:t>del código</w:t>
      </w:r>
      <w:r w:rsidR="0069703C" w:rsidRPr="0007042C">
        <w:rPr>
          <w:rFonts w:ascii="Arial" w:hAnsi="Arial" w:cs="Arial"/>
          <w:b/>
          <w:szCs w:val="24"/>
          <w:lang w:val="es-ES_tradnl"/>
        </w:rPr>
        <w:t>:</w:t>
      </w:r>
      <w:commentRangeEnd w:id="6292"/>
      <w:r w:rsidR="00F051E8">
        <w:rPr>
          <w:rStyle w:val="Refdecomentario"/>
        </w:rPr>
        <w:commentReference w:id="6292"/>
      </w:r>
      <w:r w:rsidR="0069703C" w:rsidRPr="0007042C">
        <w:rPr>
          <w:rFonts w:ascii="Arial" w:hAnsi="Arial" w:cs="Arial"/>
          <w:b/>
          <w:szCs w:val="24"/>
          <w:lang w:val="es-ES_tradnl"/>
        </w:rPr>
        <w:t xml:space="preserve"> </w:t>
      </w:r>
      <w:r w:rsidR="0069703C" w:rsidRPr="0007042C">
        <w:rPr>
          <w:rFonts w:ascii="Arial" w:hAnsi="Arial" w:cs="Arial"/>
          <w:szCs w:val="24"/>
          <w:lang w:val="es-ES_tradnl"/>
        </w:rPr>
        <w:t>V. &lt;A&gt;.&lt;B</w:t>
      </w:r>
      <w:r w:rsidR="0071761B" w:rsidRPr="0007042C">
        <w:rPr>
          <w:rFonts w:ascii="Arial" w:hAnsi="Arial" w:cs="Arial"/>
          <w:szCs w:val="24"/>
          <w:lang w:val="es-ES_tradnl"/>
        </w:rPr>
        <w:t>&gt;.</w:t>
      </w:r>
      <w:r w:rsidR="0069703C" w:rsidRPr="0007042C">
        <w:rPr>
          <w:rFonts w:ascii="Arial" w:hAnsi="Arial" w:cs="Arial"/>
          <w:szCs w:val="24"/>
          <w:lang w:val="es-ES_tradnl"/>
        </w:rPr>
        <w:t>&lt;C&gt;; A, revisión general</w:t>
      </w:r>
      <w:ins w:id="6293" w:author="Sergio" w:date="2014-04-21T18:55:00Z">
        <w:r w:rsidR="007204FE">
          <w:rPr>
            <w:rFonts w:ascii="Arial" w:hAnsi="Arial" w:cs="Arial"/>
            <w:szCs w:val="24"/>
            <w:lang w:val="es-ES_tradnl"/>
          </w:rPr>
          <w:t xml:space="preserve"> </w:t>
        </w:r>
      </w:ins>
      <w:ins w:id="6294" w:author="Sergio" w:date="2014-04-21T18:54:00Z">
        <w:r w:rsidR="007204FE">
          <w:rPr>
            <w:rFonts w:ascii="Arial" w:hAnsi="Arial" w:cs="Arial"/>
            <w:szCs w:val="24"/>
            <w:lang w:val="es-ES_tradnl"/>
          </w:rPr>
          <w:t>(tronco)</w:t>
        </w:r>
      </w:ins>
      <w:r w:rsidR="0069703C" w:rsidRPr="0007042C">
        <w:rPr>
          <w:rFonts w:ascii="Arial" w:hAnsi="Arial" w:cs="Arial"/>
          <w:lang w:val="es-ES_tradnl"/>
        </w:rPr>
        <w:t xml:space="preserve">, B, </w:t>
      </w:r>
      <w:r w:rsidR="0069703C" w:rsidRPr="0007042C">
        <w:rPr>
          <w:rFonts w:ascii="Arial" w:hAnsi="Arial" w:cs="Arial"/>
          <w:szCs w:val="24"/>
          <w:lang w:val="es-ES_tradnl"/>
        </w:rPr>
        <w:t xml:space="preserve">revisión </w:t>
      </w:r>
      <w:ins w:id="6295" w:author="Sergio" w:date="2014-04-21T19:20:00Z">
        <w:r w:rsidR="00FC6394">
          <w:rPr>
            <w:rFonts w:ascii="Arial" w:hAnsi="Arial" w:cs="Arial"/>
            <w:szCs w:val="24"/>
            <w:lang w:val="es-ES_tradnl"/>
          </w:rPr>
          <w:t>(</w:t>
        </w:r>
      </w:ins>
      <w:r w:rsidR="0069703C" w:rsidRPr="0007042C">
        <w:rPr>
          <w:rFonts w:ascii="Arial" w:hAnsi="Arial" w:cs="Arial"/>
          <w:szCs w:val="24"/>
          <w:lang w:val="es-ES_tradnl"/>
        </w:rPr>
        <w:t>rama</w:t>
      </w:r>
      <w:ins w:id="6296" w:author="Sergio" w:date="2014-04-21T19:20:00Z">
        <w:r w:rsidR="00FC6394">
          <w:rPr>
            <w:rFonts w:ascii="Arial" w:hAnsi="Arial" w:cs="Arial"/>
            <w:szCs w:val="24"/>
            <w:lang w:val="es-ES_tradnl"/>
          </w:rPr>
          <w:t>)</w:t>
        </w:r>
      </w:ins>
      <w:r w:rsidR="0069703C" w:rsidRPr="0007042C">
        <w:rPr>
          <w:rFonts w:ascii="Arial" w:hAnsi="Arial" w:cs="Arial"/>
          <w:szCs w:val="24"/>
          <w:lang w:val="es-ES_tradnl"/>
        </w:rPr>
        <w:t xml:space="preserve">, C, </w:t>
      </w:r>
      <w:del w:id="6297" w:author="Sergio" w:date="2014-04-21T18:55:00Z">
        <w:r w:rsidR="0069703C" w:rsidRPr="0007042C" w:rsidDel="007204FE">
          <w:rPr>
            <w:rFonts w:ascii="Arial" w:hAnsi="Arial" w:cs="Arial"/>
            <w:szCs w:val="24"/>
            <w:lang w:val="es-ES_tradnl"/>
          </w:rPr>
          <w:delText xml:space="preserve">cambios o funciones </w:delText>
        </w:r>
        <w:r w:rsidR="008740FB" w:rsidRPr="0007042C" w:rsidDel="007204FE">
          <w:rPr>
            <w:rFonts w:ascii="Arial" w:hAnsi="Arial" w:cs="Arial"/>
            <w:szCs w:val="24"/>
            <w:lang w:val="es-ES_tradnl"/>
          </w:rPr>
          <w:delText>agregadas</w:delText>
        </w:r>
      </w:del>
      <w:ins w:id="6298" w:author="Sergio" w:date="2014-04-21T18:55:00Z">
        <w:r w:rsidR="007204FE">
          <w:rPr>
            <w:rFonts w:ascii="Arial" w:hAnsi="Arial" w:cs="Arial"/>
            <w:szCs w:val="24"/>
            <w:lang w:val="es-ES_tradnl"/>
          </w:rPr>
          <w:t>etiqueta</w:t>
        </w:r>
      </w:ins>
      <w:r w:rsidR="008740FB">
        <w:rPr>
          <w:rFonts w:ascii="Arial" w:hAnsi="Arial" w:cs="Arial"/>
          <w:szCs w:val="24"/>
          <w:lang w:val="es-ES_tradnl"/>
        </w:rPr>
        <w:t xml:space="preserve">. </w:t>
      </w:r>
    </w:p>
    <w:p w:rsidR="00380229" w:rsidRDefault="00380229">
      <w:pPr>
        <w:rPr>
          <w:rFonts w:ascii="Arial" w:hAnsi="Arial" w:cs="Arial"/>
          <w:lang w:val="es-ES_tradnl"/>
        </w:rPr>
      </w:pPr>
    </w:p>
    <w:p w:rsidR="00380229" w:rsidRDefault="00356B83">
      <w:commentRangeStart w:id="6299"/>
      <w:r w:rsidRPr="0007042C">
        <w:rPr>
          <w:rFonts w:ascii="Arial" w:hAnsi="Arial" w:cs="Arial"/>
          <w:noProof/>
          <w:color w:val="000090"/>
          <w:lang w:val="es-CO" w:eastAsia="es-CO"/>
        </w:rPr>
        <w:drawing>
          <wp:inline distT="0" distB="0" distL="0" distR="0">
            <wp:extent cx="5401310" cy="3594100"/>
            <wp:effectExtent l="0" t="0" r="889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3594100"/>
                    </a:xfrm>
                    <a:prstGeom prst="rect">
                      <a:avLst/>
                    </a:prstGeom>
                    <a:noFill/>
                    <a:ln>
                      <a:noFill/>
                    </a:ln>
                  </pic:spPr>
                </pic:pic>
              </a:graphicData>
            </a:graphic>
          </wp:inline>
        </w:drawing>
      </w:r>
      <w:commentRangeEnd w:id="6299"/>
      <w:r w:rsidR="001040C8">
        <w:rPr>
          <w:rStyle w:val="Refdecomentario"/>
        </w:rPr>
        <w:commentReference w:id="6299"/>
      </w:r>
    </w:p>
    <w:p w:rsidR="00380229" w:rsidRDefault="00244974">
      <w:pPr>
        <w:pStyle w:val="Epgrafe"/>
        <w:rPr>
          <w:rFonts w:ascii="Arial" w:hAnsi="Arial" w:cs="Arial"/>
          <w:sz w:val="20"/>
          <w:szCs w:val="20"/>
        </w:rPr>
      </w:pPr>
      <w:bookmarkStart w:id="6300" w:name="_Toc382447403"/>
      <w:r w:rsidRPr="00244974">
        <w:rPr>
          <w:rFonts w:ascii="Arial" w:hAnsi="Arial" w:cs="Arial"/>
          <w:sz w:val="20"/>
          <w:szCs w:val="20"/>
        </w:rPr>
        <w:t xml:space="preserve">Figura </w:t>
      </w:r>
      <w:ins w:id="6301" w:author="Familia Valderrama A" w:date="2014-04-24T00:29:00Z">
        <w:r w:rsidR="00C84773">
          <w:rPr>
            <w:rFonts w:ascii="Arial" w:hAnsi="Arial" w:cs="Arial"/>
            <w:sz w:val="20"/>
            <w:szCs w:val="20"/>
          </w:rPr>
          <w:fldChar w:fldCharType="begin"/>
        </w:r>
        <w:r w:rsidR="00C84773">
          <w:rPr>
            <w:rFonts w:ascii="Arial" w:hAnsi="Arial" w:cs="Arial"/>
            <w:sz w:val="20"/>
            <w:szCs w:val="20"/>
          </w:rPr>
          <w:instrText xml:space="preserve"> STYLEREF 1 \s </w:instrText>
        </w:r>
      </w:ins>
      <w:r w:rsidR="00C84773">
        <w:rPr>
          <w:rFonts w:ascii="Arial" w:hAnsi="Arial" w:cs="Arial"/>
          <w:sz w:val="20"/>
          <w:szCs w:val="20"/>
        </w:rPr>
        <w:fldChar w:fldCharType="separate"/>
      </w:r>
      <w:r w:rsidR="00C84773">
        <w:rPr>
          <w:rFonts w:ascii="Arial" w:hAnsi="Arial" w:cs="Arial"/>
          <w:noProof/>
          <w:sz w:val="20"/>
          <w:szCs w:val="20"/>
        </w:rPr>
        <w:t>12</w:t>
      </w:r>
      <w:ins w:id="6302" w:author="Familia Valderrama A" w:date="2014-04-24T00:29:00Z">
        <w:r w:rsidR="00C84773">
          <w:rPr>
            <w:rFonts w:ascii="Arial" w:hAnsi="Arial" w:cs="Arial"/>
            <w:sz w:val="20"/>
            <w:szCs w:val="20"/>
          </w:rPr>
          <w:fldChar w:fldCharType="end"/>
        </w:r>
        <w:r w:rsidR="00C84773">
          <w:rPr>
            <w:rFonts w:ascii="Arial" w:hAnsi="Arial" w:cs="Arial"/>
            <w:sz w:val="20"/>
            <w:szCs w:val="20"/>
          </w:rPr>
          <w:t>.</w:t>
        </w:r>
        <w:r w:rsidR="00C84773">
          <w:rPr>
            <w:rFonts w:ascii="Arial" w:hAnsi="Arial" w:cs="Arial"/>
            <w:sz w:val="20"/>
            <w:szCs w:val="20"/>
          </w:rPr>
          <w:fldChar w:fldCharType="begin"/>
        </w:r>
        <w:r w:rsidR="00C84773">
          <w:rPr>
            <w:rFonts w:ascii="Arial" w:hAnsi="Arial" w:cs="Arial"/>
            <w:sz w:val="20"/>
            <w:szCs w:val="20"/>
          </w:rPr>
          <w:instrText xml:space="preserve"> SEQ Figura \* ARABIC \s 1 </w:instrText>
        </w:r>
      </w:ins>
      <w:r w:rsidR="00C84773">
        <w:rPr>
          <w:rFonts w:ascii="Arial" w:hAnsi="Arial" w:cs="Arial"/>
          <w:sz w:val="20"/>
          <w:szCs w:val="20"/>
        </w:rPr>
        <w:fldChar w:fldCharType="separate"/>
      </w:r>
      <w:ins w:id="6303" w:author="Familia Valderrama A" w:date="2014-04-24T00:29:00Z">
        <w:r w:rsidR="00C84773">
          <w:rPr>
            <w:rFonts w:ascii="Arial" w:hAnsi="Arial" w:cs="Arial"/>
            <w:noProof/>
            <w:sz w:val="20"/>
            <w:szCs w:val="20"/>
          </w:rPr>
          <w:t>2</w:t>
        </w:r>
        <w:r w:rsidR="00C84773">
          <w:rPr>
            <w:rFonts w:ascii="Arial" w:hAnsi="Arial" w:cs="Arial"/>
            <w:sz w:val="20"/>
            <w:szCs w:val="20"/>
          </w:rPr>
          <w:fldChar w:fldCharType="end"/>
        </w:r>
      </w:ins>
      <w:del w:id="6304" w:author="Familia Valderrama A" w:date="2014-03-13T03:47:00Z">
        <w:r w:rsidR="002956A8" w:rsidDel="000C4ADE">
          <w:rPr>
            <w:rFonts w:ascii="Arial" w:hAnsi="Arial" w:cs="Arial"/>
            <w:sz w:val="20"/>
            <w:szCs w:val="20"/>
          </w:rPr>
          <w:fldChar w:fldCharType="begin"/>
        </w:r>
        <w:r w:rsidR="00F1778F" w:rsidDel="000C4ADE">
          <w:rPr>
            <w:rFonts w:ascii="Arial" w:hAnsi="Arial" w:cs="Arial"/>
            <w:sz w:val="20"/>
            <w:szCs w:val="20"/>
          </w:rPr>
          <w:delInstrText xml:space="preserve"> STYLEREF 1 \s </w:delInstrText>
        </w:r>
        <w:r w:rsidR="002956A8" w:rsidDel="000C4ADE">
          <w:rPr>
            <w:rFonts w:ascii="Arial" w:hAnsi="Arial" w:cs="Arial"/>
            <w:sz w:val="20"/>
            <w:szCs w:val="20"/>
          </w:rPr>
          <w:fldChar w:fldCharType="separate"/>
        </w:r>
        <w:r w:rsidR="00F1778F" w:rsidDel="000C4ADE">
          <w:rPr>
            <w:rFonts w:ascii="Arial" w:hAnsi="Arial" w:cs="Arial"/>
            <w:noProof/>
            <w:sz w:val="20"/>
            <w:szCs w:val="20"/>
          </w:rPr>
          <w:delText>12</w:delText>
        </w:r>
        <w:r w:rsidR="002956A8" w:rsidDel="000C4ADE">
          <w:rPr>
            <w:rFonts w:ascii="Arial" w:hAnsi="Arial" w:cs="Arial"/>
            <w:sz w:val="20"/>
            <w:szCs w:val="20"/>
          </w:rPr>
          <w:fldChar w:fldCharType="end"/>
        </w:r>
        <w:r w:rsidR="00F1778F" w:rsidDel="000C4ADE">
          <w:rPr>
            <w:rFonts w:ascii="Arial" w:hAnsi="Arial" w:cs="Arial"/>
            <w:sz w:val="20"/>
            <w:szCs w:val="20"/>
          </w:rPr>
          <w:delText>.</w:delText>
        </w:r>
        <w:r w:rsidR="002956A8" w:rsidDel="000C4ADE">
          <w:rPr>
            <w:rFonts w:ascii="Arial" w:hAnsi="Arial" w:cs="Arial"/>
            <w:sz w:val="20"/>
            <w:szCs w:val="20"/>
          </w:rPr>
          <w:fldChar w:fldCharType="begin"/>
        </w:r>
        <w:r w:rsidR="00F1778F" w:rsidDel="000C4ADE">
          <w:rPr>
            <w:rFonts w:ascii="Arial" w:hAnsi="Arial" w:cs="Arial"/>
            <w:sz w:val="20"/>
            <w:szCs w:val="20"/>
          </w:rPr>
          <w:delInstrText xml:space="preserve"> SEQ Figura \* ARABIC \s 1 </w:delInstrText>
        </w:r>
        <w:r w:rsidR="002956A8" w:rsidDel="000C4ADE">
          <w:rPr>
            <w:rFonts w:ascii="Arial" w:hAnsi="Arial" w:cs="Arial"/>
            <w:sz w:val="20"/>
            <w:szCs w:val="20"/>
          </w:rPr>
          <w:fldChar w:fldCharType="separate"/>
        </w:r>
        <w:r w:rsidR="00F1778F" w:rsidDel="000C4ADE">
          <w:rPr>
            <w:rFonts w:ascii="Arial" w:hAnsi="Arial" w:cs="Arial"/>
            <w:noProof/>
            <w:sz w:val="20"/>
            <w:szCs w:val="20"/>
          </w:rPr>
          <w:delText>2</w:delText>
        </w:r>
        <w:r w:rsidR="002956A8" w:rsidDel="000C4ADE">
          <w:rPr>
            <w:rFonts w:ascii="Arial" w:hAnsi="Arial" w:cs="Arial"/>
            <w:sz w:val="20"/>
            <w:szCs w:val="20"/>
          </w:rPr>
          <w:fldChar w:fldCharType="end"/>
        </w:r>
      </w:del>
      <w:r w:rsidR="00E83AD2">
        <w:rPr>
          <w:rFonts w:ascii="Arial" w:hAnsi="Arial" w:cs="Arial"/>
          <w:sz w:val="20"/>
          <w:szCs w:val="20"/>
        </w:rPr>
        <w:t xml:space="preserve"> – Proceso de cambio de documentos</w:t>
      </w:r>
      <w:bookmarkEnd w:id="6300"/>
    </w:p>
    <w:p w:rsidR="00380229" w:rsidRDefault="002956A8">
      <w:pPr>
        <w:pStyle w:val="Epgrafe"/>
        <w:rPr>
          <w:rFonts w:ascii="Arial" w:hAnsi="Arial" w:cs="Arial"/>
          <w:color w:val="000090"/>
          <w:sz w:val="20"/>
          <w:szCs w:val="20"/>
          <w:lang w:val="es-ES_tradnl"/>
        </w:rPr>
      </w:pPr>
      <w:r w:rsidRPr="002956A8">
        <w:rPr>
          <w:rFonts w:ascii="Arial" w:hAnsi="Arial" w:cs="Arial"/>
          <w:noProof/>
          <w:lang w:val="es-CO" w:eastAsia="es-CO"/>
        </w:rPr>
      </w:r>
      <w:r w:rsidRPr="002956A8">
        <w:rPr>
          <w:rFonts w:ascii="Arial" w:hAnsi="Arial" w:cs="Arial"/>
          <w:noProof/>
          <w:lang w:val="es-CO" w:eastAsia="es-CO"/>
        </w:rPr>
        <w:pict>
          <v:shape id="Text Box 32" o:spid="_x0000_s1045" type="#_x0000_t202" style="width:430.5pt;height:32.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suQIAAMM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" filled="f" stroked="f">
            <v:textbox>
              <w:txbxContent>
                <w:p w:rsidR="008B38F0" w:rsidRPr="00E83AD2" w:rsidRDefault="008B38F0" w:rsidP="00E83AD2">
                  <w:pPr>
                    <w:rPr>
                      <w:rFonts w:asciiTheme="minorHAnsi" w:hAnsiTheme="minorHAnsi"/>
                      <w:sz w:val="18"/>
                      <w:szCs w:val="18"/>
                      <w:lang w:val="es-ES_tradnl"/>
                    </w:rPr>
                  </w:pPr>
                  <w:r w:rsidRPr="00E83AD2">
                    <w:rPr>
                      <w:rFonts w:asciiTheme="minorHAnsi" w:hAnsiTheme="minorHAnsi" w:cs="Arial"/>
                      <w:sz w:val="18"/>
                      <w:szCs w:val="18"/>
                      <w:lang w:val="es-ES_tradnl"/>
                    </w:rPr>
                    <w:t>El diagrama</w:t>
                  </w:r>
                  <w:r>
                    <w:rPr>
                      <w:rFonts w:asciiTheme="minorHAnsi" w:hAnsiTheme="minorHAnsi" w:cs="Arial"/>
                      <w:sz w:val="18"/>
                      <w:szCs w:val="18"/>
                      <w:lang w:val="es-ES_tradnl"/>
                    </w:rPr>
                    <w:t xml:space="preserve"> BPMN </w:t>
                  </w:r>
                  <w:r w:rsidRPr="00E83AD2">
                    <w:rPr>
                      <w:rFonts w:asciiTheme="minorHAnsi" w:hAnsiTheme="minorHAnsi" w:cs="Arial"/>
                      <w:sz w:val="18"/>
                      <w:szCs w:val="18"/>
                      <w:lang w:val="es-ES_tradnl"/>
                    </w:rPr>
                    <w:t xml:space="preserve">muestra el proceso que </w:t>
                  </w:r>
                  <w:r>
                    <w:rPr>
                      <w:rFonts w:asciiTheme="minorHAnsi" w:hAnsiTheme="minorHAnsi" w:cs="Arial"/>
                      <w:sz w:val="18"/>
                      <w:szCs w:val="18"/>
                      <w:lang w:val="es-ES_tradnl"/>
                    </w:rPr>
                    <w:t>se debe seguir cuando se va a realizar un cambio a algún documento. Este proceso evita perdida de información que se haya adicionado en algún cambio.</w:t>
                  </w:r>
                </w:p>
              </w:txbxContent>
            </v:textbox>
            <w10:wrap type="none"/>
            <w10:anchorlock/>
          </v:shape>
        </w:pict>
      </w:r>
    </w:p>
    <w:p w:rsidR="00380229" w:rsidRDefault="00356B83">
      <w:pPr>
        <w:rPr>
          <w:rFonts w:ascii="Arial" w:hAnsi="Arial" w:cs="Arial"/>
          <w:szCs w:val="24"/>
          <w:lang w:val="es-ES_tradnl"/>
        </w:rPr>
      </w:pPr>
      <w:r w:rsidRPr="0007042C">
        <w:rPr>
          <w:rFonts w:ascii="Arial" w:hAnsi="Arial" w:cs="Arial"/>
          <w:szCs w:val="24"/>
          <w:lang w:val="es-ES_tradnl"/>
        </w:rPr>
        <w:t xml:space="preserve">El proceso inicia cuando un integrante del grupo hace un cambio o agrega una parte nueva, esto lo hace en un </w:t>
      </w:r>
      <w:r w:rsidR="00A175E5">
        <w:rPr>
          <w:rFonts w:ascii="Arial" w:hAnsi="Arial" w:cs="Arial"/>
          <w:szCs w:val="24"/>
          <w:lang w:val="es-ES_tradnl"/>
        </w:rPr>
        <w:t xml:space="preserve">plantilla, nombrándola </w:t>
      </w:r>
      <w:r w:rsidR="00A175E5" w:rsidRPr="0007042C">
        <w:rPr>
          <w:rFonts w:ascii="Arial" w:hAnsi="Arial" w:cs="Arial"/>
          <w:szCs w:val="24"/>
          <w:lang w:val="es-ES_tradnl"/>
        </w:rPr>
        <w:t xml:space="preserve"> </w:t>
      </w:r>
      <w:r w:rsidRPr="0007042C">
        <w:rPr>
          <w:rFonts w:ascii="Arial" w:hAnsi="Arial" w:cs="Arial"/>
          <w:szCs w:val="24"/>
          <w:lang w:val="es-ES_tradnl"/>
        </w:rPr>
        <w:t xml:space="preserve">con el nombre de la sección y finalizado con la letra P (pendiente), </w:t>
      </w:r>
      <w:r w:rsidR="00E329B8" w:rsidRPr="0007042C">
        <w:rPr>
          <w:rFonts w:ascii="Arial" w:hAnsi="Arial" w:cs="Arial"/>
          <w:szCs w:val="24"/>
          <w:lang w:val="es-ES_tradnl"/>
        </w:rPr>
        <w:t>est</w:t>
      </w:r>
      <w:r w:rsidR="00E329B8">
        <w:rPr>
          <w:rFonts w:ascii="Arial" w:hAnsi="Arial" w:cs="Arial"/>
          <w:szCs w:val="24"/>
          <w:lang w:val="es-ES_tradnl"/>
        </w:rPr>
        <w:t>a</w:t>
      </w:r>
      <w:r w:rsidR="00E329B8" w:rsidRPr="0007042C">
        <w:rPr>
          <w:rFonts w:ascii="Arial" w:hAnsi="Arial" w:cs="Arial"/>
          <w:szCs w:val="24"/>
          <w:lang w:val="es-ES_tradnl"/>
        </w:rPr>
        <w:t xml:space="preserve"> </w:t>
      </w:r>
      <w:r w:rsidR="00E329B8">
        <w:rPr>
          <w:rFonts w:ascii="Arial" w:hAnsi="Arial" w:cs="Arial"/>
          <w:szCs w:val="24"/>
          <w:lang w:val="es-ES_tradnl"/>
        </w:rPr>
        <w:t>plantilla</w:t>
      </w:r>
      <w:r w:rsidR="00E329B8" w:rsidRPr="0007042C">
        <w:rPr>
          <w:rFonts w:ascii="Arial" w:hAnsi="Arial" w:cs="Arial"/>
          <w:szCs w:val="24"/>
          <w:lang w:val="es-ES_tradnl"/>
        </w:rPr>
        <w:t xml:space="preserve"> </w:t>
      </w:r>
      <w:r w:rsidRPr="0007042C">
        <w:rPr>
          <w:rFonts w:ascii="Arial" w:hAnsi="Arial" w:cs="Arial"/>
          <w:szCs w:val="24"/>
          <w:lang w:val="es-ES_tradnl"/>
        </w:rPr>
        <w:t xml:space="preserve">es </w:t>
      </w:r>
      <w:r w:rsidR="00E329B8" w:rsidRPr="0007042C">
        <w:rPr>
          <w:rFonts w:ascii="Arial" w:hAnsi="Arial" w:cs="Arial"/>
          <w:szCs w:val="24"/>
          <w:lang w:val="es-ES_tradnl"/>
        </w:rPr>
        <w:t>guardad</w:t>
      </w:r>
      <w:r w:rsidR="00E329B8">
        <w:rPr>
          <w:rFonts w:ascii="Arial" w:hAnsi="Arial" w:cs="Arial"/>
          <w:szCs w:val="24"/>
          <w:lang w:val="es-ES_tradnl"/>
        </w:rPr>
        <w:t>a</w:t>
      </w:r>
      <w:r w:rsidR="00E329B8" w:rsidRPr="0007042C">
        <w:rPr>
          <w:rFonts w:ascii="Arial" w:hAnsi="Arial" w:cs="Arial"/>
          <w:szCs w:val="24"/>
          <w:lang w:val="es-ES_tradnl"/>
        </w:rPr>
        <w:t xml:space="preserve"> </w:t>
      </w:r>
      <w:r w:rsidRPr="0007042C">
        <w:rPr>
          <w:rFonts w:ascii="Arial" w:hAnsi="Arial" w:cs="Arial"/>
          <w:szCs w:val="24"/>
          <w:lang w:val="es-ES_tradnl"/>
        </w:rPr>
        <w:t xml:space="preserve">en una carpeta la cual es revisada por el </w:t>
      </w:r>
      <w:del w:id="6305" w:author="Sergio" w:date="2014-04-21T19:28:00Z">
        <w:r w:rsidRPr="0007042C" w:rsidDel="004132E3">
          <w:rPr>
            <w:rFonts w:ascii="Arial" w:hAnsi="Arial" w:cs="Arial"/>
            <w:szCs w:val="24"/>
            <w:lang w:val="es-ES_tradnl"/>
          </w:rPr>
          <w:delText>administrador de configuración</w:delText>
        </w:r>
      </w:del>
      <w:ins w:id="6306" w:author="Sergio" w:date="2014-04-21T19:28:00Z">
        <w:r w:rsidR="004132E3">
          <w:rPr>
            <w:rFonts w:ascii="Arial" w:hAnsi="Arial" w:cs="Arial"/>
            <w:szCs w:val="24"/>
            <w:lang w:val="es-ES_tradnl"/>
          </w:rPr>
          <w:t>supervisor y analista</w:t>
        </w:r>
      </w:ins>
      <w:r w:rsidRPr="0007042C">
        <w:rPr>
          <w:rFonts w:ascii="Arial" w:hAnsi="Arial" w:cs="Arial"/>
          <w:szCs w:val="24"/>
          <w:lang w:val="es-ES_tradnl"/>
        </w:rPr>
        <w:t xml:space="preserve"> después de ser notificado por el integrante. El </w:t>
      </w:r>
      <w:ins w:id="6307" w:author="Sergio" w:date="2014-04-21T19:29:00Z">
        <w:r w:rsidR="004132E3">
          <w:rPr>
            <w:rFonts w:ascii="Arial" w:hAnsi="Arial" w:cs="Arial"/>
            <w:szCs w:val="24"/>
            <w:lang w:val="es-ES_tradnl"/>
          </w:rPr>
          <w:t>supervisor y analista</w:t>
        </w:r>
        <w:r w:rsidR="004132E3" w:rsidRPr="0007042C">
          <w:rPr>
            <w:rFonts w:ascii="Arial" w:hAnsi="Arial" w:cs="Arial"/>
            <w:szCs w:val="24"/>
            <w:lang w:val="es-ES_tradnl"/>
          </w:rPr>
          <w:t xml:space="preserve"> </w:t>
        </w:r>
      </w:ins>
      <w:del w:id="6308" w:author="Sergio" w:date="2014-04-21T19:29:00Z">
        <w:r w:rsidRPr="0007042C" w:rsidDel="004132E3">
          <w:rPr>
            <w:rFonts w:ascii="Arial" w:hAnsi="Arial" w:cs="Arial"/>
            <w:szCs w:val="24"/>
            <w:lang w:val="es-ES_tradnl"/>
          </w:rPr>
          <w:delText xml:space="preserve">administrador de la configuración </w:delText>
        </w:r>
      </w:del>
      <w:r w:rsidRPr="0007042C">
        <w:rPr>
          <w:rFonts w:ascii="Arial" w:hAnsi="Arial" w:cs="Arial"/>
          <w:szCs w:val="24"/>
          <w:lang w:val="es-ES_tradnl"/>
        </w:rPr>
        <w:t xml:space="preserve">une esta parte al documento central, marca el documento con una R (revisado), actualiza la versión del documento al igual que el historial de cambios. Al final de cada sprint y después de cada retroalimentación se hacen cambios y se envía el documento a control de calidad  para revisión. En caso de aprobar calidad se actualiza la versión y finaliza el proceso, caso contrario el proceso inicia de nuevo. </w:t>
      </w:r>
    </w:p>
    <w:p w:rsidR="00380229" w:rsidRDefault="00380229">
      <w:pPr>
        <w:rPr>
          <w:rFonts w:ascii="Arial" w:hAnsi="Arial" w:cs="Arial"/>
          <w:color w:val="000090"/>
          <w:lang w:val="es-ES_tradnl"/>
        </w:rPr>
      </w:pPr>
    </w:p>
    <w:p w:rsidR="00380229" w:rsidRDefault="008B38F0">
      <w:del w:id="6309" w:author="Sergio" w:date="2014-04-21T19:42:00Z">
        <w:r>
          <w:rPr>
            <w:rFonts w:ascii="Arial" w:hAnsi="Arial" w:cs="Arial"/>
            <w:noProof/>
            <w:color w:val="000090"/>
            <w:lang w:val="es-CO" w:eastAsia="es-CO"/>
            <w:rPrChange w:id="6310" w:author="Unknown">
              <w:rPr>
                <w:noProof/>
                <w:sz w:val="16"/>
                <w:szCs w:val="16"/>
                <w:lang w:val="es-CO" w:eastAsia="es-CO"/>
              </w:rPr>
            </w:rPrChange>
          </w:rPr>
          <w:drawing>
            <wp:inline distT="0" distB="0" distL="0" distR="0">
              <wp:extent cx="5401310" cy="3476625"/>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1310" cy="3476625"/>
                      </a:xfrm>
                      <a:prstGeom prst="rect">
                        <a:avLst/>
                      </a:prstGeom>
                      <a:noFill/>
                      <a:ln>
                        <a:noFill/>
                      </a:ln>
                    </pic:spPr>
                  </pic:pic>
                </a:graphicData>
              </a:graphic>
            </wp:inline>
          </w:drawing>
        </w:r>
      </w:del>
      <w:ins w:id="6311" w:author="Sergio" w:date="2014-04-21T19:42:00Z">
        <w:r>
          <w:rPr>
            <w:noProof/>
            <w:lang w:val="es-CO" w:eastAsia="es-CO"/>
            <w:rPrChange w:id="6312" w:author="Unknown">
              <w:rPr>
                <w:noProof/>
                <w:sz w:val="16"/>
                <w:szCs w:val="16"/>
                <w:lang w:val="es-CO" w:eastAsia="es-CO"/>
              </w:rPr>
            </w:rPrChange>
          </w:rPr>
          <w:drawing>
            <wp:inline distT="0" distB="0" distL="0" distR="0">
              <wp:extent cx="5400675" cy="34671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467100"/>
                      </a:xfrm>
                      <a:prstGeom prst="rect">
                        <a:avLst/>
                      </a:prstGeom>
                      <a:noFill/>
                      <a:ln>
                        <a:noFill/>
                      </a:ln>
                    </pic:spPr>
                  </pic:pic>
                </a:graphicData>
              </a:graphic>
            </wp:inline>
          </w:drawing>
        </w:r>
      </w:ins>
    </w:p>
    <w:p w:rsidR="00380229" w:rsidRDefault="00244974">
      <w:pPr>
        <w:pStyle w:val="Epgrafe"/>
        <w:rPr>
          <w:rFonts w:ascii="Arial" w:hAnsi="Arial" w:cs="Arial"/>
          <w:color w:val="000090"/>
          <w:sz w:val="20"/>
          <w:szCs w:val="20"/>
        </w:rPr>
      </w:pPr>
      <w:r w:rsidRPr="00244974">
        <w:rPr>
          <w:rFonts w:ascii="Arial" w:hAnsi="Arial" w:cs="Arial"/>
          <w:sz w:val="20"/>
          <w:szCs w:val="20"/>
        </w:rPr>
        <w:t xml:space="preserve">Figura 12.3 </w:t>
      </w:r>
      <w:r w:rsidRPr="00244974">
        <w:rPr>
          <w:rFonts w:ascii="Arial" w:hAnsi="Arial" w:cs="Arial"/>
          <w:i w:val="0"/>
          <w:sz w:val="20"/>
          <w:szCs w:val="20"/>
        </w:rPr>
        <w:t>–</w:t>
      </w:r>
      <w:r w:rsidRPr="00244974">
        <w:rPr>
          <w:rFonts w:ascii="Arial" w:hAnsi="Arial" w:cs="Arial"/>
          <w:sz w:val="20"/>
          <w:szCs w:val="20"/>
        </w:rPr>
        <w:t xml:space="preserve"> </w:t>
      </w:r>
      <w:r w:rsidRPr="00244974">
        <w:rPr>
          <w:rFonts w:ascii="Arial" w:hAnsi="Arial" w:cs="Arial"/>
          <w:i w:val="0"/>
          <w:sz w:val="20"/>
          <w:szCs w:val="20"/>
        </w:rPr>
        <w:t xml:space="preserve">Proceso de cambio de </w:t>
      </w:r>
      <w:r w:rsidRPr="00244974">
        <w:rPr>
          <w:rFonts w:ascii="Arial" w:hAnsi="Arial" w:cs="Arial"/>
          <w:sz w:val="20"/>
          <w:szCs w:val="20"/>
        </w:rPr>
        <w:t>código</w:t>
      </w:r>
    </w:p>
    <w:p w:rsidR="00380229" w:rsidRDefault="002956A8">
      <w:pPr>
        <w:rPr>
          <w:rFonts w:ascii="Arial" w:hAnsi="Arial" w:cs="Arial"/>
          <w:lang w:val="es-ES_tradnl"/>
        </w:rPr>
      </w:pPr>
      <w:r>
        <w:rPr>
          <w:rFonts w:ascii="Arial" w:hAnsi="Arial" w:cs="Arial"/>
          <w:noProof/>
          <w:lang w:val="es-CO" w:eastAsia="es-CO"/>
        </w:rPr>
      </w:r>
      <w:r w:rsidRPr="002956A8">
        <w:rPr>
          <w:rFonts w:ascii="Arial" w:hAnsi="Arial" w:cs="Arial"/>
          <w:noProof/>
          <w:lang w:val="es-CO" w:eastAsia="es-CO"/>
        </w:rPr>
        <w:pict>
          <v:shape id="Text Box 31" o:spid="_x0000_s1044" type="#_x0000_t202" style="width:400.15pt;height:45.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" filled="f" stroked="f">
            <v:textbox>
              <w:txbxContent>
                <w:p w:rsidR="008B38F0" w:rsidRPr="00E83AD2" w:rsidRDefault="008B38F0" w:rsidP="00B656E0">
                  <w:pPr>
                    <w:rPr>
                      <w:rFonts w:asciiTheme="minorHAnsi" w:hAnsiTheme="minorHAnsi"/>
                      <w:sz w:val="18"/>
                      <w:szCs w:val="18"/>
                      <w:lang w:val="es-ES_tradnl"/>
                    </w:rPr>
                  </w:pPr>
                  <w:r w:rsidRPr="00E83AD2">
                    <w:rPr>
                      <w:rFonts w:asciiTheme="minorHAnsi" w:hAnsiTheme="minorHAnsi" w:cs="Arial"/>
                      <w:sz w:val="18"/>
                      <w:szCs w:val="18"/>
                      <w:lang w:val="es-ES_tradnl"/>
                    </w:rPr>
                    <w:t>El diagrama</w:t>
                  </w:r>
                  <w:r>
                    <w:rPr>
                      <w:rFonts w:asciiTheme="minorHAnsi" w:hAnsiTheme="minorHAnsi" w:cs="Arial"/>
                      <w:sz w:val="18"/>
                      <w:szCs w:val="18"/>
                      <w:lang w:val="es-ES_tradnl"/>
                    </w:rPr>
                    <w:t xml:space="preserve"> BPMN </w:t>
                  </w:r>
                  <w:r w:rsidRPr="00E83AD2">
                    <w:rPr>
                      <w:rFonts w:asciiTheme="minorHAnsi" w:hAnsiTheme="minorHAnsi" w:cs="Arial"/>
                      <w:sz w:val="18"/>
                      <w:szCs w:val="18"/>
                      <w:lang w:val="es-ES_tradnl"/>
                    </w:rPr>
                    <w:t xml:space="preserve">muestra el proceso que </w:t>
                  </w:r>
                  <w:r>
                    <w:rPr>
                      <w:rFonts w:asciiTheme="minorHAnsi" w:hAnsiTheme="minorHAnsi" w:cs="Arial"/>
                      <w:sz w:val="18"/>
                      <w:szCs w:val="18"/>
                      <w:lang w:val="es-ES_tradnl"/>
                    </w:rPr>
                    <w:t xml:space="preserve">se debe seguir cuando se va a realizar un cambio a algún pedazo de código. Evita que correcciones o adiciones hechas al código afecten la lógica o funcionamiento del mismo.  </w:t>
                  </w:r>
                </w:p>
              </w:txbxContent>
            </v:textbox>
            <w10:wrap type="none"/>
            <w10:anchorlock/>
          </v:shape>
        </w:pict>
      </w:r>
    </w:p>
    <w:p w:rsidR="00380229" w:rsidRDefault="00BC31FD">
      <w:pPr>
        <w:rPr>
          <w:rFonts w:ascii="Arial" w:hAnsi="Arial" w:cs="Arial"/>
          <w:szCs w:val="24"/>
          <w:lang w:val="es-ES_tradnl"/>
        </w:rPr>
      </w:pPr>
      <w:r w:rsidRPr="0007042C">
        <w:rPr>
          <w:rFonts w:ascii="Arial" w:hAnsi="Arial" w:cs="Arial"/>
          <w:szCs w:val="24"/>
          <w:lang w:val="es-ES_tradnl"/>
        </w:rPr>
        <w:t xml:space="preserve">El proceso inicia cuando un </w:t>
      </w:r>
      <w:del w:id="6313" w:author="Sergio" w:date="2014-04-21T19:30:00Z">
        <w:r w:rsidRPr="0007042C" w:rsidDel="007774A9">
          <w:rPr>
            <w:rFonts w:ascii="Arial" w:hAnsi="Arial" w:cs="Arial"/>
            <w:szCs w:val="24"/>
            <w:lang w:val="es-ES_tradnl"/>
          </w:rPr>
          <w:delText xml:space="preserve">desarrollador </w:delText>
        </w:r>
      </w:del>
      <w:ins w:id="6314" w:author="Sergio" w:date="2014-04-21T19:30:00Z">
        <w:r w:rsidR="007774A9">
          <w:rPr>
            <w:rFonts w:ascii="Arial" w:hAnsi="Arial" w:cs="Arial"/>
            <w:szCs w:val="24"/>
            <w:lang w:val="es-ES_tradnl"/>
          </w:rPr>
          <w:t>programador</w:t>
        </w:r>
        <w:r w:rsidR="007774A9" w:rsidRPr="0007042C">
          <w:rPr>
            <w:rFonts w:ascii="Arial" w:hAnsi="Arial" w:cs="Arial"/>
            <w:szCs w:val="24"/>
            <w:lang w:val="es-ES_tradnl"/>
          </w:rPr>
          <w:t xml:space="preserve"> </w:t>
        </w:r>
      </w:ins>
      <w:r w:rsidRPr="0007042C">
        <w:rPr>
          <w:rFonts w:ascii="Arial" w:hAnsi="Arial" w:cs="Arial"/>
          <w:szCs w:val="24"/>
          <w:lang w:val="es-ES_tradnl"/>
        </w:rPr>
        <w:t>tiene una versión del código, este la sube al repositorio GitHub y realiza un “commit”, luego informa al</w:t>
      </w:r>
      <w:del w:id="6315" w:author="Sergio" w:date="2014-04-21T19:40:00Z">
        <w:r w:rsidRPr="0007042C" w:rsidDel="00376E3B">
          <w:rPr>
            <w:rFonts w:ascii="Arial" w:hAnsi="Arial" w:cs="Arial"/>
            <w:szCs w:val="24"/>
            <w:lang w:val="es-ES_tradnl"/>
          </w:rPr>
          <w:delText xml:space="preserve"> administrador de configuración</w:delText>
        </w:r>
      </w:del>
      <w:ins w:id="6316" w:author="Sergio" w:date="2014-04-21T19:40:00Z">
        <w:r w:rsidR="00376E3B" w:rsidRPr="00376E3B">
          <w:rPr>
            <w:rFonts w:ascii="Arial" w:hAnsi="Arial" w:cs="Arial"/>
            <w:szCs w:val="24"/>
            <w:lang w:val="es-ES_tradnl"/>
          </w:rPr>
          <w:t xml:space="preserve"> </w:t>
        </w:r>
        <w:r w:rsidR="00376E3B">
          <w:rPr>
            <w:rFonts w:ascii="Arial" w:hAnsi="Arial" w:cs="Arial"/>
            <w:szCs w:val="24"/>
            <w:lang w:val="es-ES_tradnl"/>
          </w:rPr>
          <w:t>supervisor y analista</w:t>
        </w:r>
      </w:ins>
      <w:r w:rsidRPr="0007042C">
        <w:rPr>
          <w:rFonts w:ascii="Arial" w:hAnsi="Arial" w:cs="Arial"/>
          <w:szCs w:val="24"/>
          <w:lang w:val="es-ES_tradnl"/>
        </w:rPr>
        <w:t xml:space="preserve"> para que este revise (requerimientos vs desarrollo) que cambios se realizaron, posteriormente se envía el código a control de calidad para revisión, en caso de cumplir con la calidad requerida, se informa al </w:t>
      </w:r>
      <w:ins w:id="6317" w:author="Sergio" w:date="2014-04-21T19:40:00Z">
        <w:r w:rsidR="00376E3B">
          <w:rPr>
            <w:rFonts w:ascii="Arial" w:hAnsi="Arial" w:cs="Arial"/>
            <w:szCs w:val="24"/>
            <w:lang w:val="es-ES_tradnl"/>
          </w:rPr>
          <w:t>supervisor y analista</w:t>
        </w:r>
      </w:ins>
      <w:del w:id="6318" w:author="Sergio" w:date="2014-04-21T19:40:00Z">
        <w:r w:rsidRPr="0007042C" w:rsidDel="00376E3B">
          <w:rPr>
            <w:rFonts w:ascii="Arial" w:hAnsi="Arial" w:cs="Arial"/>
            <w:szCs w:val="24"/>
            <w:lang w:val="es-ES_tradnl"/>
          </w:rPr>
          <w:delText>administrador de configuración</w:delText>
        </w:r>
      </w:del>
      <w:r w:rsidRPr="0007042C">
        <w:rPr>
          <w:rFonts w:ascii="Arial" w:hAnsi="Arial" w:cs="Arial"/>
          <w:szCs w:val="24"/>
          <w:lang w:val="es-ES_tradnl"/>
        </w:rPr>
        <w:t>, este realiza</w:t>
      </w:r>
      <w:del w:id="6319" w:author="Sergio" w:date="2014-04-21T19:41:00Z">
        <w:r w:rsidRPr="0007042C" w:rsidDel="00376E3B">
          <w:rPr>
            <w:rFonts w:ascii="Arial" w:hAnsi="Arial" w:cs="Arial"/>
            <w:szCs w:val="24"/>
            <w:lang w:val="es-ES_tradnl"/>
          </w:rPr>
          <w:delText>r</w:delText>
        </w:r>
      </w:del>
      <w:r w:rsidRPr="0007042C">
        <w:rPr>
          <w:rFonts w:ascii="Arial" w:hAnsi="Arial" w:cs="Arial"/>
          <w:szCs w:val="24"/>
          <w:lang w:val="es-ES_tradnl"/>
        </w:rPr>
        <w:t xml:space="preserve"> el proceso de unir la rama con el tronco para crear una nueva versión y así actualizarla, en caso contrario el proceso inicia de nuevo.   </w:t>
      </w: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RDefault="00380229">
      <w:pPr>
        <w:rPr>
          <w:rFonts w:ascii="Arial" w:hAnsi="Arial" w:cs="Arial"/>
          <w:color w:val="000090"/>
          <w:lang w:val="es-ES_tradnl"/>
        </w:rPr>
      </w:pPr>
    </w:p>
    <w:p w:rsidR="00380229" w:rsidDel="00EB23C3" w:rsidRDefault="00380229">
      <w:pPr>
        <w:rPr>
          <w:del w:id="6320" w:author="Sergio" w:date="2014-03-12T20:40:00Z"/>
          <w:rFonts w:ascii="Arial" w:hAnsi="Arial" w:cs="Arial"/>
          <w:color w:val="000090"/>
          <w:lang w:val="es-ES_tradnl"/>
        </w:rPr>
      </w:pPr>
    </w:p>
    <w:p w:rsidR="00380229" w:rsidRDefault="007F6AFB">
      <w:pPr>
        <w:rPr>
          <w:rFonts w:ascii="Arial" w:hAnsi="Arial" w:cs="Arial"/>
          <w:lang w:val="es-ES_tradnl"/>
        </w:rPr>
      </w:pPr>
      <w:del w:id="6321" w:author="Sergio" w:date="2014-03-12T20:40:00Z">
        <w:r w:rsidRPr="0007042C" w:rsidDel="00EB23C3">
          <w:rPr>
            <w:rFonts w:ascii="Arial" w:hAnsi="Arial" w:cs="Arial"/>
            <w:lang w:val="es-ES_tradnl"/>
          </w:rPr>
          <w:delText xml:space="preserve"> </w:delText>
        </w:r>
      </w:del>
    </w:p>
    <w:p w:rsidR="00380229" w:rsidRDefault="00244974">
      <w:pPr>
        <w:pStyle w:val="Epgrafe"/>
        <w:rPr>
          <w:rFonts w:ascii="Arial" w:hAnsi="Arial" w:cs="Arial"/>
          <w:sz w:val="20"/>
          <w:szCs w:val="20"/>
        </w:rPr>
      </w:pPr>
      <w:r w:rsidRPr="00244974">
        <w:rPr>
          <w:rFonts w:ascii="Arial" w:hAnsi="Arial" w:cs="Arial"/>
          <w:sz w:val="20"/>
          <w:szCs w:val="20"/>
        </w:rPr>
        <w:t xml:space="preserve">Tabla </w:t>
      </w:r>
      <w:ins w:id="6322" w:author="Familia Valderrama A" w:date="2014-03-13T04:17:00Z">
        <w:r w:rsidR="002956A8">
          <w:rPr>
            <w:rFonts w:ascii="Arial" w:hAnsi="Arial" w:cs="Arial"/>
            <w:sz w:val="20"/>
            <w:szCs w:val="20"/>
          </w:rPr>
          <w:fldChar w:fldCharType="begin"/>
        </w:r>
        <w:r w:rsidR="003146DF">
          <w:rPr>
            <w:rFonts w:ascii="Arial" w:hAnsi="Arial" w:cs="Arial"/>
            <w:sz w:val="20"/>
            <w:szCs w:val="20"/>
          </w:rPr>
          <w:instrText xml:space="preserve"> STYLEREF 1 \s </w:instrText>
        </w:r>
      </w:ins>
      <w:r w:rsidR="002956A8">
        <w:rPr>
          <w:rFonts w:ascii="Arial" w:hAnsi="Arial" w:cs="Arial"/>
          <w:sz w:val="20"/>
          <w:szCs w:val="20"/>
        </w:rPr>
        <w:fldChar w:fldCharType="separate"/>
      </w:r>
      <w:r w:rsidR="000910A8">
        <w:rPr>
          <w:rFonts w:ascii="Arial" w:hAnsi="Arial" w:cs="Arial"/>
          <w:noProof/>
          <w:sz w:val="20"/>
          <w:szCs w:val="20"/>
        </w:rPr>
        <w:t>12</w:t>
      </w:r>
      <w:ins w:id="6323" w:author="Familia Valderrama A" w:date="2014-03-13T04:17:00Z">
        <w:r w:rsidR="002956A8">
          <w:rPr>
            <w:rFonts w:ascii="Arial" w:hAnsi="Arial" w:cs="Arial"/>
            <w:sz w:val="20"/>
            <w:szCs w:val="20"/>
          </w:rPr>
          <w:fldChar w:fldCharType="end"/>
        </w:r>
        <w:r w:rsidR="003146DF">
          <w:rPr>
            <w:rFonts w:ascii="Arial" w:hAnsi="Arial" w:cs="Arial"/>
            <w:sz w:val="20"/>
            <w:szCs w:val="20"/>
          </w:rPr>
          <w:t>.</w:t>
        </w:r>
        <w:r w:rsidR="002956A8">
          <w:rPr>
            <w:rFonts w:ascii="Arial" w:hAnsi="Arial" w:cs="Arial"/>
            <w:sz w:val="20"/>
            <w:szCs w:val="20"/>
          </w:rPr>
          <w:fldChar w:fldCharType="begin"/>
        </w:r>
        <w:r w:rsidR="003146DF">
          <w:rPr>
            <w:rFonts w:ascii="Arial" w:hAnsi="Arial" w:cs="Arial"/>
            <w:sz w:val="20"/>
            <w:szCs w:val="20"/>
          </w:rPr>
          <w:instrText xml:space="preserve"> SEQ Tabla \* ARABIC \s 1 </w:instrText>
        </w:r>
      </w:ins>
      <w:r w:rsidR="002956A8">
        <w:rPr>
          <w:rFonts w:ascii="Arial" w:hAnsi="Arial" w:cs="Arial"/>
          <w:sz w:val="20"/>
          <w:szCs w:val="20"/>
        </w:rPr>
        <w:fldChar w:fldCharType="separate"/>
      </w:r>
      <w:ins w:id="6324" w:author="Estudiante" w:date="2014-04-01T16:48:00Z">
        <w:r w:rsidR="000910A8">
          <w:rPr>
            <w:rFonts w:ascii="Arial" w:hAnsi="Arial" w:cs="Arial"/>
            <w:noProof/>
            <w:sz w:val="20"/>
            <w:szCs w:val="20"/>
          </w:rPr>
          <w:t>1</w:t>
        </w:r>
      </w:ins>
      <w:ins w:id="6325" w:author="Familia Valderrama A" w:date="2014-03-13T04:17:00Z">
        <w:r w:rsidR="002956A8">
          <w:rPr>
            <w:rFonts w:ascii="Arial" w:hAnsi="Arial" w:cs="Arial"/>
            <w:sz w:val="20"/>
            <w:szCs w:val="20"/>
          </w:rPr>
          <w:fldChar w:fldCharType="end"/>
        </w:r>
      </w:ins>
      <w:del w:id="6326" w:author="Familia Valderrama A" w:date="2014-03-13T03:58:00Z">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STYLEREF 1 \s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12</w:delText>
        </w:r>
        <w:r w:rsidR="002956A8" w:rsidDel="00341DDB">
          <w:rPr>
            <w:rFonts w:ascii="Arial" w:hAnsi="Arial" w:cs="Arial"/>
            <w:sz w:val="20"/>
            <w:szCs w:val="20"/>
          </w:rPr>
          <w:fldChar w:fldCharType="end"/>
        </w:r>
        <w:r w:rsidR="00047748" w:rsidDel="00341DDB">
          <w:rPr>
            <w:rFonts w:ascii="Arial" w:hAnsi="Arial" w:cs="Arial"/>
            <w:sz w:val="20"/>
            <w:szCs w:val="20"/>
          </w:rPr>
          <w:delText>.</w:delText>
        </w:r>
        <w:r w:rsidR="002956A8" w:rsidDel="00341DDB">
          <w:rPr>
            <w:rFonts w:ascii="Arial" w:hAnsi="Arial" w:cs="Arial"/>
            <w:sz w:val="20"/>
            <w:szCs w:val="20"/>
          </w:rPr>
          <w:fldChar w:fldCharType="begin"/>
        </w:r>
        <w:r w:rsidR="00047748" w:rsidDel="00341DDB">
          <w:rPr>
            <w:rFonts w:ascii="Arial" w:hAnsi="Arial" w:cs="Arial"/>
            <w:sz w:val="20"/>
            <w:szCs w:val="20"/>
          </w:rPr>
          <w:delInstrText xml:space="preserve"> SEQ Tabla \* ARABIC \s 1 </w:delInstrText>
        </w:r>
        <w:r w:rsidR="002956A8" w:rsidDel="00341DDB">
          <w:rPr>
            <w:rFonts w:ascii="Arial" w:hAnsi="Arial" w:cs="Arial"/>
            <w:sz w:val="20"/>
            <w:szCs w:val="20"/>
          </w:rPr>
          <w:fldChar w:fldCharType="separate"/>
        </w:r>
        <w:r w:rsidR="00047748" w:rsidDel="00341DDB">
          <w:rPr>
            <w:rFonts w:ascii="Arial" w:hAnsi="Arial" w:cs="Arial"/>
            <w:noProof/>
            <w:sz w:val="20"/>
            <w:szCs w:val="20"/>
          </w:rPr>
          <w:delText>1</w:delText>
        </w:r>
        <w:r w:rsidR="002956A8" w:rsidDel="00341DDB">
          <w:rPr>
            <w:rFonts w:ascii="Arial" w:hAnsi="Arial" w:cs="Arial"/>
            <w:sz w:val="20"/>
            <w:szCs w:val="20"/>
          </w:rPr>
          <w:fldChar w:fldCharType="end"/>
        </w:r>
      </w:del>
      <w:r w:rsidRPr="00244974">
        <w:rPr>
          <w:rFonts w:ascii="Arial" w:hAnsi="Arial" w:cs="Arial"/>
          <w:sz w:val="20"/>
          <w:szCs w:val="20"/>
        </w:rPr>
        <w:t xml:space="preserve"> - </w:t>
      </w:r>
      <w:commentRangeStart w:id="6327"/>
      <w:r w:rsidRPr="00244974">
        <w:rPr>
          <w:rFonts w:ascii="Arial" w:hAnsi="Arial" w:cs="Arial"/>
          <w:sz w:val="20"/>
          <w:szCs w:val="20"/>
          <w:lang w:val="es-ES_tradnl"/>
        </w:rPr>
        <w:t>Artefactos de documentación y código.</w:t>
      </w:r>
      <w:commentRangeEnd w:id="6327"/>
      <w:r w:rsidR="00FB1EF9">
        <w:rPr>
          <w:rStyle w:val="Refdecomentario"/>
          <w:rFonts w:cs="Calibri"/>
          <w:i w:val="0"/>
          <w:iCs w:val="0"/>
        </w:rPr>
        <w:commentReference w:id="6327"/>
      </w:r>
    </w:p>
    <w:tbl>
      <w:tblPr>
        <w:tblStyle w:val="Cuadrculamedia1-nfasis1"/>
        <w:tblW w:w="9255" w:type="dxa"/>
        <w:tblLook w:val="04A0"/>
      </w:tblPr>
      <w:tblGrid>
        <w:gridCol w:w="1572"/>
        <w:gridCol w:w="3997"/>
        <w:gridCol w:w="2016"/>
        <w:gridCol w:w="1670"/>
      </w:tblGrid>
      <w:tr w:rsidR="003C6F5B" w:rsidRPr="0007042C" w:rsidTr="00750BBC">
        <w:trPr>
          <w:cnfStyle w:val="100000000000"/>
        </w:trPr>
        <w:tc>
          <w:tcPr>
            <w:cnfStyle w:val="001000000000"/>
            <w:tcW w:w="1573" w:type="dxa"/>
            <w:shd w:val="clear" w:color="auto" w:fill="17365D" w:themeFill="text2" w:themeFillShade="BF"/>
            <w:hideMark/>
          </w:tcPr>
          <w:p w:rsidR="00380229" w:rsidRDefault="00244974">
            <w:pPr>
              <w:pStyle w:val="NormalWeb"/>
              <w:spacing w:before="0" w:beforeAutospacing="0" w:after="0" w:afterAutospacing="0" w:line="276" w:lineRule="auto"/>
              <w:jc w:val="center"/>
              <w:rPr>
                <w:rFonts w:ascii="Arial" w:hAnsi="Arial" w:cs="Arial"/>
                <w:b w:val="0"/>
                <w:bCs w:val="0"/>
                <w:color w:val="FFFFFF" w:themeColor="background1"/>
              </w:rPr>
            </w:pPr>
            <w:r w:rsidRPr="00244974">
              <w:rPr>
                <w:rFonts w:ascii="Arial" w:hAnsi="Arial" w:cs="Arial"/>
                <w:color w:val="FFFFFF" w:themeColor="background1"/>
              </w:rPr>
              <w:t>Artefacto</w:t>
            </w:r>
          </w:p>
        </w:tc>
        <w:tc>
          <w:tcPr>
            <w:tcW w:w="0" w:type="auto"/>
            <w:shd w:val="clear" w:color="auto" w:fill="17365D" w:themeFill="text2" w:themeFillShade="BF"/>
            <w:hideMark/>
          </w:tcPr>
          <w:p w:rsidR="00380229" w:rsidRDefault="00244974">
            <w:pPr>
              <w:pStyle w:val="NormalWeb"/>
              <w:spacing w:before="0" w:beforeAutospacing="0" w:after="0" w:afterAutospacing="0" w:line="276" w:lineRule="auto"/>
              <w:jc w:val="center"/>
              <w:cnfStyle w:val="100000000000"/>
              <w:rPr>
                <w:rFonts w:ascii="Arial" w:hAnsi="Arial" w:cs="Arial"/>
                <w:b w:val="0"/>
                <w:bCs w:val="0"/>
                <w:color w:val="FFFFFF" w:themeColor="background1"/>
              </w:rPr>
            </w:pPr>
            <w:r w:rsidRPr="00244974">
              <w:rPr>
                <w:rFonts w:ascii="Arial" w:hAnsi="Arial" w:cs="Arial"/>
                <w:color w:val="FFFFFF" w:themeColor="background1"/>
              </w:rPr>
              <w:t>Descripción</w:t>
            </w:r>
          </w:p>
        </w:tc>
        <w:tc>
          <w:tcPr>
            <w:tcW w:w="0" w:type="auto"/>
            <w:shd w:val="clear" w:color="auto" w:fill="17365D" w:themeFill="text2" w:themeFillShade="BF"/>
            <w:hideMark/>
          </w:tcPr>
          <w:p w:rsidR="00380229" w:rsidRDefault="00244974">
            <w:pPr>
              <w:pStyle w:val="NormalWeb"/>
              <w:spacing w:before="0" w:beforeAutospacing="0" w:after="0" w:afterAutospacing="0" w:line="276" w:lineRule="auto"/>
              <w:jc w:val="center"/>
              <w:cnfStyle w:val="100000000000"/>
              <w:rPr>
                <w:rFonts w:ascii="Arial" w:hAnsi="Arial" w:cs="Arial"/>
                <w:b w:val="0"/>
                <w:bCs w:val="0"/>
                <w:color w:val="FFFFFF" w:themeColor="background1"/>
              </w:rPr>
            </w:pPr>
            <w:r w:rsidRPr="00244974">
              <w:rPr>
                <w:rFonts w:ascii="Arial" w:hAnsi="Arial" w:cs="Arial"/>
                <w:color w:val="FFFFFF" w:themeColor="background1"/>
              </w:rPr>
              <w:t>Momento creación</w:t>
            </w:r>
          </w:p>
        </w:tc>
        <w:tc>
          <w:tcPr>
            <w:tcW w:w="0" w:type="auto"/>
            <w:shd w:val="clear" w:color="auto" w:fill="17365D" w:themeFill="text2" w:themeFillShade="BF"/>
            <w:hideMark/>
          </w:tcPr>
          <w:p w:rsidR="00380229" w:rsidRDefault="00244974">
            <w:pPr>
              <w:pStyle w:val="NormalWeb"/>
              <w:spacing w:before="0" w:beforeAutospacing="0" w:after="0" w:afterAutospacing="0" w:line="276" w:lineRule="auto"/>
              <w:jc w:val="center"/>
              <w:cnfStyle w:val="100000000000"/>
              <w:rPr>
                <w:rFonts w:ascii="Arial" w:hAnsi="Arial" w:cs="Arial"/>
                <w:b w:val="0"/>
                <w:bCs w:val="0"/>
                <w:color w:val="FFFFFF" w:themeColor="background1"/>
              </w:rPr>
            </w:pPr>
            <w:r w:rsidRPr="00244974">
              <w:rPr>
                <w:rFonts w:ascii="Arial" w:hAnsi="Arial" w:cs="Arial"/>
                <w:color w:val="FFFFFF" w:themeColor="background1"/>
              </w:rPr>
              <w:t>Momento refinación</w:t>
            </w:r>
          </w:p>
        </w:tc>
      </w:tr>
      <w:tr w:rsidR="003C6F5B" w:rsidRPr="0007042C" w:rsidTr="00750BBC">
        <w:trPr>
          <w:cnfStyle w:val="000000100000"/>
        </w:trPr>
        <w:tc>
          <w:tcPr>
            <w:cnfStyle w:val="001000000000"/>
            <w:tcW w:w="1573" w:type="dxa"/>
            <w:hideMark/>
          </w:tcPr>
          <w:p w:rsidR="00380229" w:rsidRDefault="00877474">
            <w:pPr>
              <w:pStyle w:val="NormalWeb"/>
              <w:spacing w:before="0" w:beforeAutospacing="0" w:after="0" w:afterAutospacing="0" w:line="276" w:lineRule="auto"/>
              <w:rPr>
                <w:rFonts w:ascii="Arial" w:hAnsi="Arial" w:cs="Arial"/>
                <w:b w:val="0"/>
                <w:bCs w:val="0"/>
              </w:rPr>
            </w:pPr>
            <w:r w:rsidRPr="0007042C">
              <w:rPr>
                <w:rFonts w:ascii="Arial" w:hAnsi="Arial" w:cs="Arial"/>
                <w:color w:val="000000"/>
              </w:rPr>
              <w:t>SPMP</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Plan de gestión de proyectos de software</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Primera entrega</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Segunda entrega</w:t>
            </w:r>
          </w:p>
        </w:tc>
      </w:tr>
      <w:tr w:rsidR="003C6F5B" w:rsidRPr="0007042C" w:rsidTr="00750BBC">
        <w:tc>
          <w:tcPr>
            <w:cnfStyle w:val="001000000000"/>
            <w:tcW w:w="1573" w:type="dxa"/>
            <w:hideMark/>
          </w:tcPr>
          <w:p w:rsidR="00380229" w:rsidRDefault="00267676">
            <w:pPr>
              <w:pStyle w:val="NormalWeb"/>
              <w:spacing w:before="0" w:beforeAutospacing="0" w:after="0" w:afterAutospacing="0" w:line="276" w:lineRule="auto"/>
              <w:rPr>
                <w:rFonts w:ascii="Arial" w:hAnsi="Arial" w:cs="Arial"/>
                <w:b w:val="0"/>
                <w:bCs w:val="0"/>
              </w:rPr>
            </w:pPr>
            <w:r w:rsidRPr="0007042C">
              <w:rPr>
                <w:rFonts w:ascii="Arial" w:hAnsi="Arial" w:cs="Arial"/>
                <w:color w:val="000000"/>
              </w:rPr>
              <w:t>Task</w:t>
            </w:r>
            <w:r w:rsidR="00586DEC" w:rsidRPr="0007042C">
              <w:rPr>
                <w:rFonts w:ascii="Arial" w:hAnsi="Arial" w:cs="Arial"/>
                <w:color w:val="000000"/>
              </w:rPr>
              <w:t xml:space="preserve"> </w:t>
            </w:r>
            <w:r w:rsidRPr="0007042C">
              <w:rPr>
                <w:rFonts w:ascii="Arial" w:hAnsi="Arial" w:cs="Arial"/>
                <w:color w:val="000000"/>
              </w:rPr>
              <w:t>Slips</w:t>
            </w:r>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commentRangeStart w:id="6328"/>
            <w:del w:id="6329" w:author="Sergio" w:date="2014-04-21T20:15:00Z">
              <w:r w:rsidRPr="0007042C" w:rsidDel="00AF5F23">
                <w:rPr>
                  <w:rFonts w:ascii="Arial" w:hAnsi="Arial" w:cs="Arial"/>
                  <w:color w:val="000000"/>
                </w:rPr>
                <w:delText xml:space="preserve">Plantilla </w:delText>
              </w:r>
              <w:r w:rsidR="00586DEC" w:rsidRPr="0007042C" w:rsidDel="00AF5F23">
                <w:rPr>
                  <w:rFonts w:ascii="Arial" w:hAnsi="Arial" w:cs="Arial"/>
                  <w:color w:val="000000"/>
                </w:rPr>
                <w:delText xml:space="preserve">para </w:delText>
              </w:r>
              <w:r w:rsidR="00267676" w:rsidRPr="0007042C" w:rsidDel="00AF5F23">
                <w:rPr>
                  <w:rFonts w:ascii="Arial" w:hAnsi="Arial" w:cs="Arial"/>
                  <w:color w:val="000000"/>
                </w:rPr>
                <w:delText>Task Slips</w:delText>
              </w:r>
              <w:commentRangeEnd w:id="6328"/>
              <w:r w:rsidR="001040C8" w:rsidDel="00AF5F23">
                <w:rPr>
                  <w:rStyle w:val="Refdecomentario"/>
                  <w:rFonts w:ascii="Calibri" w:eastAsia="DejaVu Sans" w:hAnsi="Calibri" w:cs="Calibri"/>
                  <w:lang w:val="es-ES" w:eastAsia="en-US"/>
                </w:rPr>
                <w:commentReference w:id="6328"/>
              </w:r>
            </w:del>
            <w:ins w:id="6330" w:author="Sergio" w:date="2014-04-21T20:15:00Z">
              <w:r w:rsidR="00AF5F23">
                <w:rPr>
                  <w:rFonts w:ascii="Arial" w:hAnsi="Arial" w:cs="Arial"/>
                  <w:color w:val="000000"/>
                </w:rPr>
                <w:t xml:space="preserve">Describen funciones del sistema </w:t>
              </w:r>
            </w:ins>
            <w:ins w:id="6331" w:author="Sergio" w:date="2014-04-21T20:16:00Z">
              <w:r w:rsidR="00AF5F23">
                <w:rPr>
                  <w:rFonts w:ascii="Arial" w:hAnsi="Arial" w:cs="Arial"/>
                  <w:color w:val="000000"/>
                </w:rPr>
                <w:t>asociadas a las pantallas</w:t>
              </w:r>
            </w:ins>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r w:rsidRPr="0007042C">
              <w:rPr>
                <w:rFonts w:ascii="Arial" w:hAnsi="Arial" w:cs="Arial"/>
                <w:color w:val="000000"/>
              </w:rPr>
              <w:t>Primera entrega</w:t>
            </w:r>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r w:rsidRPr="0007042C">
              <w:rPr>
                <w:rFonts w:ascii="Arial" w:hAnsi="Arial" w:cs="Arial"/>
                <w:color w:val="000000"/>
              </w:rPr>
              <w:t>Segunda entrega</w:t>
            </w:r>
          </w:p>
        </w:tc>
      </w:tr>
      <w:tr w:rsidR="003C6F5B" w:rsidRPr="0007042C" w:rsidTr="00750BBC">
        <w:trPr>
          <w:cnfStyle w:val="000000100000"/>
        </w:trPr>
        <w:tc>
          <w:tcPr>
            <w:cnfStyle w:val="001000000000"/>
            <w:tcW w:w="1573" w:type="dxa"/>
            <w:hideMark/>
          </w:tcPr>
          <w:p w:rsidR="00380229" w:rsidRDefault="00877474">
            <w:pPr>
              <w:pStyle w:val="NormalWeb"/>
              <w:spacing w:before="0" w:beforeAutospacing="0" w:after="0" w:afterAutospacing="0" w:line="276" w:lineRule="auto"/>
              <w:ind w:right="-150"/>
              <w:rPr>
                <w:rFonts w:ascii="Arial" w:hAnsi="Arial" w:cs="Arial"/>
                <w:b w:val="0"/>
                <w:bCs w:val="0"/>
              </w:rPr>
            </w:pPr>
            <w:r w:rsidRPr="0007042C">
              <w:rPr>
                <w:rFonts w:ascii="Arial" w:hAnsi="Arial" w:cs="Arial"/>
                <w:color w:val="000000"/>
              </w:rPr>
              <w:t>SRS</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Especificación de requerimientos de software</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Segunda Entrega</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w:t>
            </w:r>
          </w:p>
        </w:tc>
      </w:tr>
      <w:tr w:rsidR="003C6F5B" w:rsidRPr="0007042C" w:rsidTr="00750BBC">
        <w:tc>
          <w:tcPr>
            <w:cnfStyle w:val="001000000000"/>
            <w:tcW w:w="1573" w:type="dxa"/>
            <w:hideMark/>
          </w:tcPr>
          <w:p w:rsidR="00380229" w:rsidRDefault="00877474">
            <w:pPr>
              <w:pStyle w:val="NormalWeb"/>
              <w:spacing w:before="0" w:beforeAutospacing="0" w:after="0" w:afterAutospacing="0" w:line="276" w:lineRule="auto"/>
              <w:ind w:right="-150"/>
              <w:rPr>
                <w:rFonts w:ascii="Arial" w:hAnsi="Arial" w:cs="Arial"/>
                <w:b w:val="0"/>
                <w:bCs w:val="0"/>
              </w:rPr>
            </w:pPr>
            <w:r w:rsidRPr="0007042C">
              <w:rPr>
                <w:rFonts w:ascii="Arial" w:hAnsi="Arial" w:cs="Arial"/>
                <w:color w:val="000000"/>
              </w:rPr>
              <w:t>SDD</w:t>
            </w:r>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r w:rsidRPr="0007042C">
              <w:rPr>
                <w:rFonts w:ascii="Arial" w:hAnsi="Arial" w:cs="Arial"/>
                <w:color w:val="000000"/>
              </w:rPr>
              <w:t xml:space="preserve">Descripción </w:t>
            </w:r>
            <w:ins w:id="6332" w:author="Sergio" w:date="2014-04-21T20:36:00Z">
              <w:r w:rsidR="00266356">
                <w:rPr>
                  <w:rFonts w:ascii="Arial" w:hAnsi="Arial" w:cs="Arial"/>
                  <w:color w:val="000000"/>
                </w:rPr>
                <w:t>d</w:t>
              </w:r>
            </w:ins>
            <w:del w:id="6333" w:author="Sergio" w:date="2014-04-21T20:36:00Z">
              <w:r w:rsidRPr="0007042C" w:rsidDel="00266356">
                <w:rPr>
                  <w:rFonts w:ascii="Arial" w:hAnsi="Arial" w:cs="Arial"/>
                  <w:color w:val="000000"/>
                </w:rPr>
                <w:delText>D</w:delText>
              </w:r>
            </w:del>
            <w:r w:rsidRPr="0007042C">
              <w:rPr>
                <w:rFonts w:ascii="Arial" w:hAnsi="Arial" w:cs="Arial"/>
                <w:color w:val="000000"/>
              </w:rPr>
              <w:t>iseño de</w:t>
            </w:r>
            <w:ins w:id="6334" w:author="Sergio" w:date="2014-04-21T20:36:00Z">
              <w:r w:rsidR="00266356">
                <w:rPr>
                  <w:rFonts w:ascii="Arial" w:hAnsi="Arial" w:cs="Arial"/>
                  <w:color w:val="000000"/>
                </w:rPr>
                <w:t xml:space="preserve"> </w:t>
              </w:r>
            </w:ins>
            <w:del w:id="6335" w:author="Sergio" w:date="2014-04-21T20:36:00Z">
              <w:r w:rsidRPr="0007042C" w:rsidDel="00266356">
                <w:rPr>
                  <w:rFonts w:ascii="Arial" w:hAnsi="Arial" w:cs="Arial"/>
                  <w:color w:val="000000"/>
                </w:rPr>
                <w:delText xml:space="preserve"> </w:delText>
              </w:r>
            </w:del>
            <w:r w:rsidRPr="0007042C">
              <w:rPr>
                <w:rFonts w:ascii="Arial" w:hAnsi="Arial" w:cs="Arial"/>
                <w:color w:val="000000"/>
              </w:rPr>
              <w:t>software</w:t>
            </w:r>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r w:rsidRPr="0007042C">
              <w:rPr>
                <w:rFonts w:ascii="Arial" w:hAnsi="Arial" w:cs="Arial"/>
                <w:color w:val="000000"/>
              </w:rPr>
              <w:t>Tercera Entrega</w:t>
            </w:r>
          </w:p>
        </w:tc>
        <w:tc>
          <w:tcPr>
            <w:tcW w:w="0" w:type="auto"/>
            <w:hideMark/>
          </w:tcPr>
          <w:p w:rsidR="00380229" w:rsidRDefault="00877474">
            <w:pPr>
              <w:pStyle w:val="NormalWeb"/>
              <w:spacing w:before="0" w:beforeAutospacing="0" w:after="0" w:afterAutospacing="0" w:line="276" w:lineRule="auto"/>
              <w:cnfStyle w:val="000000000000"/>
              <w:rPr>
                <w:rFonts w:ascii="Arial" w:hAnsi="Arial" w:cs="Arial"/>
              </w:rPr>
            </w:pPr>
            <w:r w:rsidRPr="0007042C">
              <w:rPr>
                <w:rFonts w:ascii="Arial" w:hAnsi="Arial" w:cs="Arial"/>
                <w:color w:val="000000"/>
              </w:rPr>
              <w:t>-</w:t>
            </w:r>
          </w:p>
        </w:tc>
      </w:tr>
      <w:tr w:rsidR="003C6F5B" w:rsidRPr="0007042C" w:rsidTr="00750BBC">
        <w:trPr>
          <w:cnfStyle w:val="000000100000"/>
        </w:trPr>
        <w:tc>
          <w:tcPr>
            <w:cnfStyle w:val="001000000000"/>
            <w:tcW w:w="1573" w:type="dxa"/>
            <w:hideMark/>
          </w:tcPr>
          <w:p w:rsidR="00380229" w:rsidRDefault="00877474">
            <w:pPr>
              <w:pStyle w:val="NormalWeb"/>
              <w:spacing w:before="0" w:beforeAutospacing="0" w:after="0" w:afterAutospacing="0" w:line="276" w:lineRule="auto"/>
              <w:rPr>
                <w:rFonts w:ascii="Arial" w:hAnsi="Arial" w:cs="Arial"/>
                <w:b w:val="0"/>
                <w:bCs w:val="0"/>
              </w:rPr>
            </w:pPr>
            <w:r w:rsidRPr="0007042C">
              <w:rPr>
                <w:rFonts w:ascii="Arial" w:hAnsi="Arial" w:cs="Arial"/>
                <w:color w:val="000000"/>
              </w:rPr>
              <w:t>Código</w:t>
            </w:r>
          </w:p>
        </w:tc>
        <w:tc>
          <w:tcPr>
            <w:tcW w:w="0" w:type="auto"/>
            <w:hideMark/>
          </w:tcPr>
          <w:p w:rsidR="00380229" w:rsidRPr="00266356" w:rsidRDefault="00877474">
            <w:pPr>
              <w:pStyle w:val="NormalWeb"/>
              <w:spacing w:before="0" w:beforeAutospacing="0" w:after="0" w:afterAutospacing="0" w:line="276" w:lineRule="auto"/>
              <w:cnfStyle w:val="000000100000"/>
              <w:rPr>
                <w:rFonts w:ascii="Arial" w:hAnsi="Arial" w:cs="Arial"/>
                <w:lang w:val="es-ES"/>
                <w:rPrChange w:id="6336" w:author="Sergio" w:date="2014-04-21T20:36:00Z">
                  <w:rPr>
                    <w:rFonts w:ascii="Arial" w:hAnsi="Arial" w:cs="Arial"/>
                  </w:rPr>
                </w:rPrChange>
              </w:rPr>
            </w:pPr>
            <w:commentRangeStart w:id="6337"/>
            <w:r w:rsidRPr="0007042C">
              <w:rPr>
                <w:rFonts w:ascii="Arial" w:hAnsi="Arial" w:cs="Arial"/>
                <w:color w:val="000000"/>
              </w:rPr>
              <w:t>HTML</w:t>
            </w:r>
            <w:ins w:id="6338" w:author="Sergio" w:date="2014-04-21T19:44:00Z">
              <w:r w:rsidR="00D62A99">
                <w:rPr>
                  <w:rFonts w:ascii="Arial" w:hAnsi="Arial" w:cs="Arial"/>
                  <w:color w:val="000000"/>
                </w:rPr>
                <w:t>5</w:t>
              </w:r>
            </w:ins>
            <w:r w:rsidRPr="0007042C">
              <w:rPr>
                <w:rFonts w:ascii="Arial" w:hAnsi="Arial" w:cs="Arial"/>
                <w:color w:val="000000"/>
              </w:rPr>
              <w:t xml:space="preserve">, Php y </w:t>
            </w:r>
            <w:r w:rsidR="00BA6F19" w:rsidRPr="0007042C">
              <w:rPr>
                <w:rFonts w:ascii="Arial" w:hAnsi="Arial" w:cs="Arial"/>
                <w:color w:val="000000"/>
              </w:rPr>
              <w:t>J</w:t>
            </w:r>
            <w:r w:rsidRPr="0007042C">
              <w:rPr>
                <w:rFonts w:ascii="Arial" w:hAnsi="Arial" w:cs="Arial"/>
                <w:color w:val="000000"/>
              </w:rPr>
              <w:t xml:space="preserve">ava </w:t>
            </w:r>
            <w:commentRangeEnd w:id="6337"/>
            <w:r w:rsidR="001040C8">
              <w:rPr>
                <w:rStyle w:val="Refdecomentario"/>
                <w:rFonts w:ascii="Calibri" w:eastAsia="DejaVu Sans" w:hAnsi="Calibri" w:cs="Calibri"/>
                <w:lang w:val="es-ES" w:eastAsia="en-US"/>
              </w:rPr>
              <w:commentReference w:id="6337"/>
            </w:r>
            <w:ins w:id="6339" w:author="Sergio" w:date="2014-04-21T20:36:00Z">
              <w:r w:rsidR="00266356">
                <w:rPr>
                  <w:rFonts w:ascii="Arial" w:hAnsi="Arial" w:cs="Arial"/>
                  <w:color w:val="000000"/>
                </w:rPr>
                <w:t xml:space="preserve">Es el sistema en general. </w:t>
              </w:r>
            </w:ins>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Segunda entrega</w:t>
            </w:r>
          </w:p>
        </w:tc>
        <w:tc>
          <w:tcPr>
            <w:tcW w:w="0" w:type="auto"/>
            <w:hideMark/>
          </w:tcPr>
          <w:p w:rsidR="00380229" w:rsidRDefault="00877474">
            <w:pPr>
              <w:pStyle w:val="NormalWeb"/>
              <w:spacing w:before="0" w:beforeAutospacing="0" w:after="0" w:afterAutospacing="0" w:line="276" w:lineRule="auto"/>
              <w:cnfStyle w:val="000000100000"/>
              <w:rPr>
                <w:rFonts w:ascii="Arial" w:hAnsi="Arial" w:cs="Arial"/>
              </w:rPr>
            </w:pPr>
            <w:r w:rsidRPr="0007042C">
              <w:rPr>
                <w:rFonts w:ascii="Arial" w:hAnsi="Arial" w:cs="Arial"/>
                <w:color w:val="000000"/>
              </w:rPr>
              <w:t>Tercera entrega</w:t>
            </w:r>
          </w:p>
        </w:tc>
      </w:tr>
      <w:tr w:rsidR="003C6F5B" w:rsidRPr="0007042C" w:rsidTr="00750BBC">
        <w:tc>
          <w:tcPr>
            <w:cnfStyle w:val="001000000000"/>
            <w:tcW w:w="1573" w:type="dxa"/>
          </w:tcPr>
          <w:p w:rsidR="00380229" w:rsidRDefault="00586DEC">
            <w:pPr>
              <w:pStyle w:val="NormalWeb"/>
              <w:spacing w:before="0" w:beforeAutospacing="0" w:after="0" w:afterAutospacing="0" w:line="276" w:lineRule="auto"/>
              <w:rPr>
                <w:rFonts w:ascii="Arial" w:hAnsi="Arial" w:cs="Arial"/>
                <w:b w:val="0"/>
                <w:bCs w:val="0"/>
                <w:color w:val="000000"/>
              </w:rPr>
            </w:pPr>
            <w:r w:rsidRPr="0007042C">
              <w:rPr>
                <w:rFonts w:ascii="Arial" w:hAnsi="Arial" w:cs="Arial"/>
                <w:color w:val="000000"/>
              </w:rPr>
              <w:t xml:space="preserve">Reporte gerencial </w:t>
            </w:r>
          </w:p>
        </w:tc>
        <w:tc>
          <w:tcPr>
            <w:tcW w:w="0" w:type="auto"/>
          </w:tcPr>
          <w:p w:rsidR="00380229" w:rsidRDefault="00586DEC">
            <w:pPr>
              <w:pStyle w:val="NormalWeb"/>
              <w:spacing w:before="0" w:beforeAutospacing="0" w:after="0" w:afterAutospacing="0" w:line="276" w:lineRule="auto"/>
              <w:cnfStyle w:val="000000000000"/>
              <w:rPr>
                <w:rFonts w:ascii="Arial" w:hAnsi="Arial" w:cs="Arial"/>
                <w:color w:val="000000"/>
              </w:rPr>
            </w:pPr>
            <w:del w:id="6340" w:author="Sergio" w:date="2014-04-21T19:45:00Z">
              <w:r w:rsidRPr="0007042C" w:rsidDel="00F01D16">
                <w:rPr>
                  <w:rFonts w:ascii="Arial" w:hAnsi="Arial" w:cs="Arial"/>
                  <w:color w:val="000000"/>
                </w:rPr>
                <w:delText>Un reporte gerencial por cada entrega</w:delText>
              </w:r>
            </w:del>
            <w:ins w:id="6341" w:author="Sergio" w:date="2014-04-21T19:45:00Z">
              <w:r w:rsidR="00F01D16">
                <w:rPr>
                  <w:rFonts w:ascii="Arial" w:hAnsi="Arial" w:cs="Arial"/>
                  <w:color w:val="000000"/>
                </w:rPr>
                <w:t xml:space="preserve">Incluye </w:t>
              </w:r>
            </w:ins>
            <w:ins w:id="6342" w:author="Sergio" w:date="2014-04-21T19:46:00Z">
              <w:r w:rsidR="003C6F5B">
                <w:rPr>
                  <w:rFonts w:ascii="Arial" w:hAnsi="Arial" w:cs="Arial"/>
                  <w:color w:val="000000"/>
                </w:rPr>
                <w:t>métricas</w:t>
              </w:r>
            </w:ins>
            <w:ins w:id="6343" w:author="Sergio" w:date="2014-04-21T19:47:00Z">
              <w:r w:rsidR="003C6F5B">
                <w:rPr>
                  <w:rFonts w:ascii="Arial" w:hAnsi="Arial" w:cs="Arial"/>
                  <w:color w:val="000000"/>
                </w:rPr>
                <w:t xml:space="preserve"> de tiempos y tareas</w:t>
              </w:r>
            </w:ins>
            <w:ins w:id="6344" w:author="Sergio" w:date="2014-04-21T19:46:00Z">
              <w:r w:rsidR="003C6F5B">
                <w:rPr>
                  <w:rFonts w:ascii="Arial" w:hAnsi="Arial" w:cs="Arial"/>
                  <w:color w:val="000000"/>
                </w:rPr>
                <w:t xml:space="preserve"> y conclusiones</w:t>
              </w:r>
            </w:ins>
            <w:ins w:id="6345" w:author="Sergio" w:date="2014-04-21T19:48:00Z">
              <w:r w:rsidR="003C6F5B">
                <w:rPr>
                  <w:rFonts w:ascii="Arial" w:hAnsi="Arial" w:cs="Arial"/>
                  <w:color w:val="000000"/>
                </w:rPr>
                <w:t>.</w:t>
              </w:r>
            </w:ins>
          </w:p>
        </w:tc>
        <w:tc>
          <w:tcPr>
            <w:tcW w:w="0" w:type="auto"/>
          </w:tcPr>
          <w:p w:rsidR="00380229" w:rsidRDefault="00586DEC">
            <w:pPr>
              <w:pStyle w:val="NormalWeb"/>
              <w:spacing w:before="0" w:beforeAutospacing="0" w:after="0" w:afterAutospacing="0" w:line="276" w:lineRule="auto"/>
              <w:cnfStyle w:val="000000000000"/>
              <w:rPr>
                <w:rFonts w:ascii="Arial" w:hAnsi="Arial" w:cs="Arial"/>
                <w:color w:val="000000"/>
              </w:rPr>
            </w:pPr>
            <w:r w:rsidRPr="0007042C">
              <w:rPr>
                <w:rFonts w:ascii="Arial" w:hAnsi="Arial" w:cs="Arial"/>
                <w:color w:val="000000"/>
              </w:rPr>
              <w:t>Primera, segunda y tercera entrega</w:t>
            </w:r>
          </w:p>
          <w:p w:rsidR="00380229" w:rsidRDefault="00380229">
            <w:pPr>
              <w:pStyle w:val="NormalWeb"/>
              <w:spacing w:before="0" w:beforeAutospacing="0" w:after="0" w:afterAutospacing="0" w:line="276" w:lineRule="auto"/>
              <w:cnfStyle w:val="000000000000"/>
              <w:rPr>
                <w:rFonts w:ascii="Arial" w:hAnsi="Arial" w:cs="Arial"/>
                <w:color w:val="000000"/>
              </w:rPr>
            </w:pPr>
          </w:p>
        </w:tc>
        <w:tc>
          <w:tcPr>
            <w:tcW w:w="0" w:type="auto"/>
          </w:tcPr>
          <w:p w:rsidR="00380229" w:rsidRDefault="00586DEC">
            <w:pPr>
              <w:pStyle w:val="NormalWeb"/>
              <w:spacing w:before="0" w:beforeAutospacing="0" w:after="0" w:afterAutospacing="0" w:line="276" w:lineRule="auto"/>
              <w:cnfStyle w:val="000000000000"/>
              <w:rPr>
                <w:rFonts w:ascii="Arial" w:hAnsi="Arial" w:cs="Arial"/>
                <w:color w:val="000000"/>
              </w:rPr>
            </w:pPr>
            <w:r w:rsidRPr="0007042C">
              <w:rPr>
                <w:rFonts w:ascii="Arial" w:hAnsi="Arial" w:cs="Arial"/>
                <w:color w:val="000000"/>
              </w:rPr>
              <w:t>-</w:t>
            </w:r>
          </w:p>
        </w:tc>
      </w:tr>
      <w:tr w:rsidR="003C6F5B" w:rsidRPr="0007042C" w:rsidTr="00750BBC">
        <w:trPr>
          <w:cnfStyle w:val="000000100000"/>
          <w:ins w:id="6346" w:author="Sergio" w:date="2014-04-21T19:43:00Z"/>
        </w:trPr>
        <w:tc>
          <w:tcPr>
            <w:cnfStyle w:val="001000000000"/>
            <w:tcW w:w="1573" w:type="dxa"/>
          </w:tcPr>
          <w:p w:rsidR="009436FA" w:rsidRPr="0007042C" w:rsidRDefault="009436FA">
            <w:pPr>
              <w:pStyle w:val="NormalWeb"/>
              <w:spacing w:before="0" w:beforeAutospacing="0" w:after="0" w:afterAutospacing="0" w:line="276" w:lineRule="auto"/>
              <w:rPr>
                <w:ins w:id="6347" w:author="Sergio" w:date="2014-04-21T19:43:00Z"/>
                <w:rFonts w:ascii="Arial" w:hAnsi="Arial" w:cs="Arial"/>
                <w:color w:val="000000"/>
              </w:rPr>
            </w:pPr>
            <w:ins w:id="6348" w:author="Sergio" w:date="2014-04-21T19:43:00Z">
              <w:r>
                <w:rPr>
                  <w:rFonts w:ascii="Arial" w:hAnsi="Arial" w:cs="Arial"/>
                  <w:color w:val="000000"/>
                </w:rPr>
                <w:t>Manual de usuario</w:t>
              </w:r>
            </w:ins>
          </w:p>
        </w:tc>
        <w:tc>
          <w:tcPr>
            <w:tcW w:w="0" w:type="auto"/>
          </w:tcPr>
          <w:p w:rsidR="009436FA" w:rsidRPr="0007042C" w:rsidRDefault="009436FA">
            <w:pPr>
              <w:pStyle w:val="NormalWeb"/>
              <w:spacing w:before="0" w:beforeAutospacing="0" w:after="0" w:afterAutospacing="0" w:line="276" w:lineRule="auto"/>
              <w:cnfStyle w:val="000000100000"/>
              <w:rPr>
                <w:ins w:id="6349" w:author="Sergio" w:date="2014-04-21T19:43:00Z"/>
                <w:rFonts w:ascii="Arial" w:hAnsi="Arial" w:cs="Arial"/>
                <w:color w:val="000000"/>
              </w:rPr>
            </w:pPr>
            <w:ins w:id="6350" w:author="Sergio" w:date="2014-04-21T19:43:00Z">
              <w:r>
                <w:rPr>
                  <w:rFonts w:ascii="Arial" w:hAnsi="Arial" w:cs="Arial"/>
                  <w:color w:val="000000"/>
                </w:rPr>
                <w:t>Manual de usuario para los prototipos</w:t>
              </w:r>
            </w:ins>
          </w:p>
        </w:tc>
        <w:tc>
          <w:tcPr>
            <w:tcW w:w="0" w:type="auto"/>
          </w:tcPr>
          <w:p w:rsidR="009436FA" w:rsidRPr="0007042C" w:rsidRDefault="009436FA">
            <w:pPr>
              <w:pStyle w:val="NormalWeb"/>
              <w:spacing w:before="0" w:beforeAutospacing="0" w:after="0" w:afterAutospacing="0" w:line="276" w:lineRule="auto"/>
              <w:cnfStyle w:val="000000100000"/>
              <w:rPr>
                <w:ins w:id="6351" w:author="Sergio" w:date="2014-04-21T19:43:00Z"/>
                <w:rFonts w:ascii="Arial" w:hAnsi="Arial" w:cs="Arial"/>
                <w:color w:val="000000"/>
              </w:rPr>
            </w:pPr>
            <w:ins w:id="6352" w:author="Sergio" w:date="2014-04-21T19:43:00Z">
              <w:r>
                <w:rPr>
                  <w:rFonts w:ascii="Arial" w:hAnsi="Arial" w:cs="Arial"/>
                  <w:color w:val="000000"/>
                </w:rPr>
                <w:t>Segunda entrega</w:t>
              </w:r>
            </w:ins>
          </w:p>
        </w:tc>
        <w:tc>
          <w:tcPr>
            <w:tcW w:w="0" w:type="auto"/>
          </w:tcPr>
          <w:p w:rsidR="009436FA" w:rsidRPr="0007042C" w:rsidRDefault="009436FA">
            <w:pPr>
              <w:pStyle w:val="NormalWeb"/>
              <w:spacing w:before="0" w:beforeAutospacing="0" w:after="0" w:afterAutospacing="0" w:line="276" w:lineRule="auto"/>
              <w:cnfStyle w:val="000000100000"/>
              <w:rPr>
                <w:ins w:id="6353" w:author="Sergio" w:date="2014-04-21T19:43:00Z"/>
                <w:rFonts w:ascii="Arial" w:hAnsi="Arial" w:cs="Arial"/>
                <w:color w:val="000000"/>
              </w:rPr>
            </w:pPr>
            <w:ins w:id="6354" w:author="Sergio" w:date="2014-04-21T19:43:00Z">
              <w:r>
                <w:rPr>
                  <w:rFonts w:ascii="Arial" w:hAnsi="Arial" w:cs="Arial"/>
                  <w:color w:val="000000"/>
                </w:rPr>
                <w:t>Tercera entrega</w:t>
              </w:r>
            </w:ins>
          </w:p>
        </w:tc>
      </w:tr>
    </w:tbl>
    <w:p w:rsidR="00380229" w:rsidDel="001F5F58" w:rsidRDefault="00380229">
      <w:pPr>
        <w:rPr>
          <w:del w:id="6355" w:author="Sergio" w:date="2014-03-12T20:41:00Z"/>
          <w:rFonts w:ascii="Arial" w:hAnsi="Arial" w:cs="Arial"/>
          <w:lang w:val="es-ES_tradnl"/>
        </w:rPr>
      </w:pPr>
    </w:p>
    <w:p w:rsidR="001F5F58" w:rsidRDefault="001F5F58">
      <w:pPr>
        <w:ind w:left="578"/>
        <w:rPr>
          <w:ins w:id="6356" w:author="Sergio" w:date="2014-03-12T22:50:00Z"/>
          <w:rFonts w:ascii="Arial" w:hAnsi="Arial" w:cs="Arial"/>
          <w:lang w:val="es-ES_tradnl"/>
        </w:rPr>
      </w:pPr>
    </w:p>
    <w:p w:rsidR="001F5F58" w:rsidRDefault="001F5F58">
      <w:pPr>
        <w:ind w:left="578"/>
        <w:rPr>
          <w:ins w:id="6357" w:author="Sergio" w:date="2014-03-12T22:50:00Z"/>
          <w:rFonts w:ascii="Arial" w:hAnsi="Arial" w:cs="Arial"/>
          <w:lang w:val="es-ES_tradnl"/>
        </w:rPr>
      </w:pPr>
    </w:p>
    <w:p w:rsidR="001F5F58" w:rsidRDefault="001F5F58">
      <w:pPr>
        <w:ind w:left="578"/>
        <w:rPr>
          <w:ins w:id="6358" w:author="Sergio" w:date="2014-03-12T22:50:00Z"/>
          <w:rFonts w:ascii="Arial" w:hAnsi="Arial" w:cs="Arial"/>
          <w:lang w:val="es-ES_tradnl"/>
        </w:rPr>
      </w:pPr>
    </w:p>
    <w:p w:rsidR="001F5F58" w:rsidRDefault="001F5F58">
      <w:pPr>
        <w:ind w:left="578"/>
        <w:rPr>
          <w:ins w:id="6359" w:author="Sergio" w:date="2014-03-12T22:50:00Z"/>
          <w:rFonts w:ascii="Arial" w:hAnsi="Arial" w:cs="Arial"/>
          <w:lang w:val="es-ES_tradnl"/>
        </w:rPr>
      </w:pPr>
    </w:p>
    <w:p w:rsidR="001F5F58" w:rsidRDefault="001F5F58">
      <w:pPr>
        <w:ind w:left="578"/>
        <w:rPr>
          <w:ins w:id="6360" w:author="Sergio" w:date="2014-03-12T22:50:00Z"/>
          <w:rFonts w:ascii="Arial" w:hAnsi="Arial" w:cs="Arial"/>
          <w:lang w:val="es-ES_tradnl"/>
        </w:rPr>
      </w:pPr>
    </w:p>
    <w:p w:rsidR="001F5F58" w:rsidRDefault="001F5F58">
      <w:pPr>
        <w:ind w:left="578"/>
        <w:rPr>
          <w:ins w:id="6361" w:author="Sergio" w:date="2014-03-12T22:50:00Z"/>
          <w:rFonts w:ascii="Arial" w:hAnsi="Arial" w:cs="Arial"/>
          <w:lang w:val="es-ES_tradnl"/>
        </w:rPr>
      </w:pPr>
    </w:p>
    <w:p w:rsidR="001F5F58" w:rsidRDefault="001F5F58">
      <w:pPr>
        <w:ind w:left="578"/>
        <w:rPr>
          <w:ins w:id="6362" w:author="Sergio" w:date="2014-03-12T22:50:00Z"/>
          <w:rFonts w:ascii="Arial" w:hAnsi="Arial" w:cs="Arial"/>
          <w:lang w:val="es-ES_tradnl"/>
        </w:rPr>
      </w:pPr>
    </w:p>
    <w:p w:rsidR="001F5F58" w:rsidRDefault="001F5F58">
      <w:pPr>
        <w:ind w:left="578"/>
        <w:rPr>
          <w:ins w:id="6363" w:author="Sergio" w:date="2014-03-12T22:50:00Z"/>
          <w:rFonts w:ascii="Arial" w:hAnsi="Arial" w:cs="Arial"/>
          <w:lang w:val="es-ES_tradnl"/>
        </w:rPr>
      </w:pPr>
    </w:p>
    <w:p w:rsidR="001F5F58" w:rsidRDefault="001F5F58">
      <w:pPr>
        <w:ind w:left="578"/>
        <w:rPr>
          <w:ins w:id="6364" w:author="Sergio" w:date="2014-03-12T22:50:00Z"/>
          <w:rFonts w:ascii="Arial" w:hAnsi="Arial" w:cs="Arial"/>
          <w:lang w:val="es-ES_tradnl"/>
        </w:rPr>
      </w:pPr>
    </w:p>
    <w:p w:rsidR="001F5F58" w:rsidRDefault="001F5F58">
      <w:pPr>
        <w:ind w:left="578"/>
        <w:rPr>
          <w:ins w:id="6365" w:author="Sergio" w:date="2014-03-12T22:50:00Z"/>
          <w:rFonts w:ascii="Arial" w:hAnsi="Arial" w:cs="Arial"/>
          <w:lang w:val="es-ES_tradnl"/>
        </w:rPr>
      </w:pPr>
    </w:p>
    <w:p w:rsidR="00FD4853" w:rsidRDefault="00FD4853">
      <w:pPr>
        <w:ind w:left="578"/>
        <w:rPr>
          <w:ins w:id="6366" w:author="Sergio" w:date="2014-03-12T22:50:00Z"/>
          <w:rFonts w:ascii="Arial" w:hAnsi="Arial" w:cs="Arial"/>
          <w:lang w:val="es-ES_tradnl"/>
        </w:rPr>
      </w:pPr>
    </w:p>
    <w:p w:rsidR="001F5F58" w:rsidRDefault="001F5F58">
      <w:pPr>
        <w:rPr>
          <w:rFonts w:ascii="Arial" w:hAnsi="Arial" w:cs="Arial"/>
          <w:lang w:val="es-ES_tradnl"/>
        </w:rPr>
      </w:pPr>
    </w:p>
    <w:p w:rsidR="008665E3" w:rsidRDefault="008665E3">
      <w:pPr>
        <w:keepNext w:val="0"/>
        <w:suppressAutoHyphens w:val="0"/>
        <w:jc w:val="left"/>
        <w:rPr>
          <w:ins w:id="6367" w:author="Familia Valderrama A" w:date="2014-03-12T23:32:00Z"/>
          <w:rFonts w:ascii="Arial" w:hAnsi="Arial" w:cs="Arial"/>
          <w:b/>
          <w:bCs/>
          <w:sz w:val="28"/>
          <w:szCs w:val="28"/>
          <w:lang w:val="es-ES_tradnl"/>
        </w:rPr>
      </w:pPr>
      <w:bookmarkStart w:id="6368" w:name="_Ref382427350"/>
      <w:bookmarkStart w:id="6369" w:name="_Ref382427603"/>
      <w:bookmarkStart w:id="6370" w:name="_Ref382427701"/>
      <w:ins w:id="6371" w:author="Familia Valderrama A" w:date="2014-03-12T23:32:00Z">
        <w:r>
          <w:rPr>
            <w:rFonts w:ascii="Arial" w:hAnsi="Arial" w:cs="Arial"/>
            <w:sz w:val="28"/>
            <w:szCs w:val="28"/>
            <w:lang w:val="es-ES_tradnl"/>
          </w:rPr>
          <w:br w:type="page"/>
        </w:r>
      </w:ins>
    </w:p>
    <w:p w:rsidR="008B38F0" w:rsidRDefault="002956A8">
      <w:pPr>
        <w:pStyle w:val="Ttulo2"/>
        <w:spacing w:after="240"/>
        <w:rPr>
          <w:del w:id="6372" w:author="Familia Valderrama A" w:date="2014-03-12T23:32:00Z"/>
          <w:rFonts w:ascii="Arial" w:hAnsi="Arial" w:cs="Arial"/>
          <w:sz w:val="28"/>
          <w:szCs w:val="28"/>
          <w:lang w:val="es-ES_tradnl"/>
          <w:rPrChange w:id="6373" w:author="Sala Virtual Piso 1" w:date="2014-03-13T12:15:00Z">
            <w:rPr>
              <w:del w:id="6374" w:author="Familia Valderrama A" w:date="2014-03-12T23:32:00Z"/>
              <w:rFonts w:ascii="Arial" w:hAnsi="Arial" w:cs="Arial"/>
              <w:lang w:val="es-ES_tradnl"/>
            </w:rPr>
          </w:rPrChange>
        </w:rPr>
        <w:pPrChange w:id="6375" w:author="Familia Valderrama A" w:date="2014-03-12T23:32:00Z">
          <w:pPr>
            <w:pStyle w:val="Ttulo2"/>
          </w:pPr>
        </w:pPrChange>
      </w:pPr>
      <w:bookmarkStart w:id="6376" w:name="_Toc384230555"/>
      <w:r w:rsidRPr="002956A8">
        <w:rPr>
          <w:rFonts w:ascii="Arial" w:hAnsi="Arial" w:cs="Arial"/>
          <w:sz w:val="28"/>
          <w:szCs w:val="28"/>
          <w:lang w:val="es-ES_tradnl"/>
          <w:rPrChange w:id="6377" w:author="Sala Virtual Piso 1" w:date="2014-03-13T12:15:00Z">
            <w:rPr>
              <w:rFonts w:ascii="Arial" w:hAnsi="Arial" w:cs="Arial"/>
              <w:color w:val="0000FF" w:themeColor="hyperlink"/>
              <w:sz w:val="16"/>
              <w:szCs w:val="16"/>
              <w:u w:val="single"/>
              <w:lang w:val="es-ES_tradnl"/>
            </w:rPr>
          </w:rPrChange>
        </w:rPr>
        <w:t>Métricas y Proceso de Medición</w:t>
      </w:r>
      <w:bookmarkEnd w:id="6368"/>
      <w:bookmarkEnd w:id="6369"/>
      <w:bookmarkEnd w:id="6370"/>
      <w:bookmarkEnd w:id="6376"/>
    </w:p>
    <w:p w:rsidR="008B38F0" w:rsidRDefault="008B38F0">
      <w:pPr>
        <w:pStyle w:val="Ttulo2"/>
        <w:spacing w:after="240"/>
        <w:rPr>
          <w:ins w:id="6378" w:author="Sergio" w:date="2014-03-12T22:50:00Z"/>
          <w:rFonts w:ascii="Arial" w:hAnsi="Arial" w:cs="Arial"/>
          <w:color w:val="000090"/>
          <w:lang w:val="es-ES_tradnl"/>
          <w:rPrChange w:id="6379" w:author="Familia Valderrama A" w:date="2014-03-12T23:32:00Z">
            <w:rPr>
              <w:ins w:id="6380" w:author="Sergio" w:date="2014-03-12T22:50:00Z"/>
              <w:lang w:val="es-ES_tradnl"/>
            </w:rPr>
          </w:rPrChange>
        </w:rPr>
        <w:pPrChange w:id="6381" w:author="Familia Valderrama A" w:date="2014-03-12T23:32:00Z">
          <w:pPr>
            <w:ind w:left="578"/>
          </w:pPr>
        </w:pPrChange>
      </w:pPr>
      <w:bookmarkStart w:id="6382" w:name="_Toc384230556"/>
      <w:bookmarkStart w:id="6383" w:name="_Ref384137049"/>
      <w:bookmarkEnd w:id="6382"/>
    </w:p>
    <w:bookmarkEnd w:id="6383"/>
    <w:p w:rsidR="00952C10" w:rsidRPr="00952C10" w:rsidRDefault="002956A8">
      <w:pPr>
        <w:rPr>
          <w:ins w:id="6384" w:author="Sergio" w:date="2014-03-12T22:50:00Z"/>
          <w:rFonts w:ascii="Arial" w:hAnsi="Arial" w:cs="Arial"/>
          <w:b/>
          <w:szCs w:val="28"/>
          <w:rPrChange w:id="6385" w:author="Sergio" w:date="2014-03-12T22:51:00Z">
            <w:rPr>
              <w:ins w:id="6386" w:author="Sergio" w:date="2014-03-12T22:50:00Z"/>
              <w:rFonts w:ascii="Arial" w:hAnsi="Arial" w:cs="Arial"/>
              <w:b/>
              <w:sz w:val="28"/>
              <w:szCs w:val="28"/>
            </w:rPr>
          </w:rPrChange>
        </w:rPr>
      </w:pPr>
      <w:ins w:id="6387" w:author="Sergio" w:date="2014-03-12T22:50:00Z">
        <w:r w:rsidRPr="002956A8">
          <w:rPr>
            <w:rFonts w:ascii="Arial" w:hAnsi="Arial" w:cs="Arial"/>
            <w:b/>
            <w:szCs w:val="28"/>
            <w:rPrChange w:id="6388" w:author="Sergio" w:date="2014-03-12T22:51:00Z">
              <w:rPr>
                <w:rFonts w:ascii="Arial" w:hAnsi="Arial" w:cs="Arial"/>
                <w:b/>
                <w:color w:val="0000FF" w:themeColor="hyperlink"/>
                <w:sz w:val="28"/>
                <w:szCs w:val="28"/>
                <w:u w:val="single"/>
              </w:rPr>
            </w:rPrChange>
          </w:rPr>
          <w:t xml:space="preserve">Métricas para </w:t>
        </w:r>
        <w:commentRangeStart w:id="6389"/>
        <w:r w:rsidRPr="002956A8">
          <w:rPr>
            <w:rFonts w:ascii="Arial" w:hAnsi="Arial" w:cs="Arial"/>
            <w:b/>
            <w:szCs w:val="28"/>
            <w:rPrChange w:id="6390" w:author="Sergio" w:date="2014-03-12T22:51:00Z">
              <w:rPr>
                <w:rFonts w:ascii="Arial" w:hAnsi="Arial" w:cs="Arial"/>
                <w:b/>
                <w:color w:val="0000FF" w:themeColor="hyperlink"/>
                <w:sz w:val="28"/>
                <w:szCs w:val="28"/>
                <w:u w:val="single"/>
              </w:rPr>
            </w:rPrChange>
          </w:rPr>
          <w:t>documentos</w:t>
        </w:r>
      </w:ins>
      <w:commentRangeEnd w:id="6389"/>
      <w:r w:rsidR="00BD081F">
        <w:rPr>
          <w:rStyle w:val="Refdecomentario"/>
        </w:rPr>
        <w:commentReference w:id="6389"/>
      </w:r>
    </w:p>
    <w:p w:rsidR="00952C10" w:rsidRDefault="001F5F58">
      <w:pPr>
        <w:rPr>
          <w:ins w:id="6391" w:author="Sergio" w:date="2014-03-12T22:50:00Z"/>
          <w:rFonts w:ascii="Arial" w:hAnsi="Arial" w:cs="Arial"/>
          <w:szCs w:val="24"/>
        </w:rPr>
      </w:pPr>
      <w:ins w:id="6392" w:author="Sergio" w:date="2014-03-12T22:50:00Z">
        <w:r>
          <w:rPr>
            <w:rFonts w:ascii="Arial" w:hAnsi="Arial" w:cs="Arial"/>
            <w:szCs w:val="24"/>
          </w:rPr>
          <w:t>En el desar</w:t>
        </w:r>
        <w:r w:rsidR="008D41C0">
          <w:rPr>
            <w:rFonts w:ascii="Arial" w:hAnsi="Arial" w:cs="Arial"/>
            <w:szCs w:val="24"/>
          </w:rPr>
          <w:t>rollo de documentos se utilizar</w:t>
        </w:r>
      </w:ins>
      <w:ins w:id="6393" w:author="Sergio" w:date="2014-03-13T00:53:00Z">
        <w:r w:rsidR="008D41C0">
          <w:rPr>
            <w:rFonts w:ascii="Arial" w:hAnsi="Arial" w:cs="Arial"/>
            <w:szCs w:val="24"/>
          </w:rPr>
          <w:t>á</w:t>
        </w:r>
      </w:ins>
      <w:ins w:id="6394" w:author="Sergio" w:date="2014-03-12T22:50:00Z">
        <w:r>
          <w:rPr>
            <w:rFonts w:ascii="Arial" w:hAnsi="Arial" w:cs="Arial"/>
            <w:szCs w:val="24"/>
          </w:rPr>
          <w:t>n dos métricas, los objetivos de estas son principalmente el mejoramiento del integrante a través de un análisis crítico de su desempeño, además, de dar un mayor entendimiento de la calidad de un artefacto producido por parte de un integrante del equipo; las métricas son:</w:t>
        </w:r>
      </w:ins>
    </w:p>
    <w:p w:rsidR="008B38F0" w:rsidRDefault="001F5F58">
      <w:pPr>
        <w:pStyle w:val="Prrafodelista"/>
        <w:keepNext w:val="0"/>
        <w:numPr>
          <w:ilvl w:val="0"/>
          <w:numId w:val="40"/>
        </w:numPr>
        <w:suppressAutoHyphens w:val="0"/>
        <w:rPr>
          <w:ins w:id="6395" w:author="Sergio" w:date="2014-03-12T22:50:00Z"/>
          <w:rFonts w:ascii="Arial" w:hAnsi="Arial" w:cs="Arial"/>
          <w:szCs w:val="24"/>
        </w:rPr>
        <w:pPrChange w:id="6396" w:author="Sergio" w:date="2014-03-12T22:51:00Z">
          <w:pPr>
            <w:pStyle w:val="Prrafodelista"/>
            <w:keepNext w:val="0"/>
            <w:numPr>
              <w:numId w:val="40"/>
            </w:numPr>
            <w:suppressAutoHyphens w:val="0"/>
            <w:ind w:hanging="360"/>
            <w:jc w:val="left"/>
          </w:pPr>
        </w:pPrChange>
      </w:pPr>
      <w:commentRangeStart w:id="6397"/>
      <w:ins w:id="6398" w:author="Sergio" w:date="2014-03-12T22:50:00Z">
        <w:r>
          <w:rPr>
            <w:rFonts w:ascii="Arial" w:hAnsi="Arial" w:cs="Arial"/>
            <w:szCs w:val="24"/>
          </w:rPr>
          <w:t>Métrica de esfuerzo (</w:t>
        </w:r>
        <w:r w:rsidR="002956A8" w:rsidRPr="002956A8">
          <w:rPr>
            <w:rFonts w:ascii="Arial" w:hAnsi="Arial" w:cs="Arial"/>
            <w:szCs w:val="24"/>
            <w:rPrChange w:id="6399" w:author="Sala Virtual Piso 1" w:date="2014-03-13T12:06:00Z">
              <w:rPr>
                <w:rFonts w:ascii="Arial" w:hAnsi="Arial" w:cs="Arial"/>
                <w:color w:val="0000FF" w:themeColor="hyperlink"/>
                <w:sz w:val="16"/>
                <w:szCs w:val="24"/>
                <w:u w:val="single"/>
              </w:rPr>
            </w:rPrChange>
          </w:rPr>
          <w:t>V</w:t>
        </w:r>
      </w:ins>
      <w:ins w:id="6400" w:author="Sala Virtual Piso 1" w:date="2014-03-13T12:06:00Z">
        <w:r w:rsidR="002956A8" w:rsidRPr="002956A8">
          <w:rPr>
            <w:rFonts w:ascii="Arial" w:hAnsi="Arial" w:cs="Arial"/>
            <w:szCs w:val="24"/>
            <w:rPrChange w:id="6401" w:author="Sala Virtual Piso 1" w:date="2014-03-13T12:06:00Z">
              <w:rPr>
                <w:rFonts w:ascii="Arial" w:hAnsi="Arial" w:cs="Arial"/>
                <w:sz w:val="16"/>
                <w:szCs w:val="24"/>
                <w:highlight w:val="red"/>
              </w:rPr>
            </w:rPrChange>
          </w:rPr>
          <w:t>er</w:t>
        </w:r>
      </w:ins>
      <w:ins w:id="6402" w:author="Sala Virtual Piso 1" w:date="2014-03-13T12:07:00Z">
        <w:r w:rsidR="00664CA6">
          <w:rPr>
            <w:rFonts w:ascii="Arial" w:hAnsi="Arial" w:cs="Arial"/>
            <w:szCs w:val="24"/>
          </w:rPr>
          <w:t xml:space="preserve"> en</w:t>
        </w:r>
      </w:ins>
      <w:ins w:id="6403" w:author="Sergio" w:date="2014-03-12T22:50:00Z">
        <w:del w:id="6404" w:author="Sala Virtual Piso 1" w:date="2014-03-13T12:05:00Z">
          <w:r w:rsidR="002956A8" w:rsidRPr="002956A8">
            <w:rPr>
              <w:rFonts w:ascii="Arial" w:hAnsi="Arial" w:cs="Arial"/>
              <w:szCs w:val="24"/>
              <w:rPrChange w:id="6405" w:author="Sala Virtual Piso 1" w:date="2014-03-13T12:06:00Z">
                <w:rPr>
                  <w:rFonts w:ascii="Arial" w:hAnsi="Arial" w:cs="Arial"/>
                  <w:color w:val="0000FF" w:themeColor="hyperlink"/>
                  <w:sz w:val="16"/>
                  <w:szCs w:val="24"/>
                  <w:u w:val="single"/>
                </w:rPr>
              </w:rPrChange>
            </w:rPr>
            <w:delText>éase</w:delText>
          </w:r>
        </w:del>
        <w:r w:rsidR="002956A8" w:rsidRPr="002956A8">
          <w:rPr>
            <w:rFonts w:ascii="Arial" w:hAnsi="Arial" w:cs="Arial"/>
            <w:szCs w:val="24"/>
            <w:rPrChange w:id="6406" w:author="Sala Virtual Piso 1" w:date="2014-03-13T12:06:00Z">
              <w:rPr>
                <w:rFonts w:ascii="Arial" w:hAnsi="Arial" w:cs="Arial"/>
                <w:color w:val="0000FF" w:themeColor="hyperlink"/>
                <w:sz w:val="16"/>
                <w:szCs w:val="24"/>
                <w:u w:val="single"/>
              </w:rPr>
            </w:rPrChange>
          </w:rPr>
          <w:t xml:space="preserve"> </w:t>
        </w:r>
      </w:ins>
      <w:ins w:id="6407" w:author="Sala Virtual Piso 1" w:date="2014-03-13T12:07:00Z">
        <w:r w:rsidR="002956A8">
          <w:rPr>
            <w:rFonts w:ascii="Arial" w:hAnsi="Arial" w:cs="Arial"/>
            <w:szCs w:val="24"/>
          </w:rPr>
          <w:fldChar w:fldCharType="begin"/>
        </w:r>
      </w:ins>
      <w:ins w:id="6408" w:author="Estudiante" w:date="2014-04-01T17:36:00Z">
        <w:r w:rsidR="001B2A73">
          <w:rPr>
            <w:rFonts w:ascii="Arial" w:hAnsi="Arial" w:cs="Arial"/>
            <w:szCs w:val="24"/>
          </w:rPr>
          <w:instrText>HYPERLINK "C:\\Users\\Estudiante\\AppData\\Local\\Temp\\Plantillas\\Plantilla de documentos.docx"</w:instrText>
        </w:r>
      </w:ins>
      <w:ins w:id="6409" w:author="Sala Virtual Piso 1" w:date="2014-03-13T12:07:00Z">
        <w:del w:id="6410" w:author="Estudiante" w:date="2014-04-01T17:36:00Z">
          <w:r w:rsidR="00664CA6" w:rsidDel="001B2A73">
            <w:rPr>
              <w:rFonts w:ascii="Arial" w:hAnsi="Arial" w:cs="Arial"/>
              <w:szCs w:val="24"/>
            </w:rPr>
            <w:delInstrText xml:space="preserve"> HYPERLINK "Plantillas/Plantilla%20de%20documentos.docx" </w:delInstrText>
          </w:r>
        </w:del>
        <w:r w:rsidR="002956A8">
          <w:rPr>
            <w:rFonts w:ascii="Arial" w:hAnsi="Arial" w:cs="Arial"/>
            <w:szCs w:val="24"/>
          </w:rPr>
          <w:fldChar w:fldCharType="separate"/>
        </w:r>
        <w:r w:rsidR="002956A8" w:rsidRPr="002956A8">
          <w:rPr>
            <w:rStyle w:val="Hipervnculo"/>
            <w:rPrChange w:id="6411" w:author="Sala Virtual Piso 1" w:date="2014-03-13T12:06:00Z">
              <w:rPr>
                <w:rFonts w:ascii="Arial" w:hAnsi="Arial" w:cs="Arial"/>
                <w:color w:val="0000FF" w:themeColor="hyperlink"/>
                <w:sz w:val="16"/>
                <w:szCs w:val="24"/>
                <w:u w:val="single"/>
              </w:rPr>
            </w:rPrChange>
          </w:rPr>
          <w:t>plantilla</w:t>
        </w:r>
        <w:r w:rsidR="002956A8">
          <w:rPr>
            <w:rFonts w:ascii="Arial" w:hAnsi="Arial" w:cs="Arial"/>
            <w:szCs w:val="24"/>
          </w:rPr>
          <w:fldChar w:fldCharType="end"/>
        </w:r>
      </w:ins>
      <w:ins w:id="6412" w:author="Sergio" w:date="2014-03-12T22:50:00Z">
        <w:r w:rsidR="002956A8" w:rsidRPr="002956A8">
          <w:rPr>
            <w:rFonts w:ascii="Arial" w:hAnsi="Arial" w:cs="Arial"/>
            <w:szCs w:val="24"/>
            <w:rPrChange w:id="6413" w:author="Sala Virtual Piso 1" w:date="2014-03-13T12:06:00Z">
              <w:rPr>
                <w:rFonts w:ascii="Arial" w:hAnsi="Arial" w:cs="Arial"/>
                <w:color w:val="0000FF" w:themeColor="hyperlink"/>
                <w:sz w:val="16"/>
                <w:szCs w:val="24"/>
                <w:u w:val="single"/>
              </w:rPr>
            </w:rPrChange>
          </w:rPr>
          <w:t xml:space="preserve"> de documentos</w:t>
        </w:r>
        <w:del w:id="6414" w:author="Sala Virtual Piso 1" w:date="2014-03-13T12:07:00Z">
          <w:r w:rsidR="002956A8" w:rsidRPr="002956A8">
            <w:rPr>
              <w:rFonts w:ascii="Arial" w:hAnsi="Arial" w:cs="Arial"/>
              <w:szCs w:val="24"/>
              <w:rPrChange w:id="6415" w:author="Sala Virtual Piso 1" w:date="2014-03-13T12:06:00Z">
                <w:rPr>
                  <w:rFonts w:ascii="Arial" w:hAnsi="Arial" w:cs="Arial"/>
                  <w:color w:val="0000FF" w:themeColor="hyperlink"/>
                  <w:sz w:val="16"/>
                  <w:szCs w:val="24"/>
                  <w:u w:val="single"/>
                </w:rPr>
              </w:rPrChange>
            </w:rPr>
            <w:delText>,</w:delText>
          </w:r>
        </w:del>
      </w:ins>
      <w:ins w:id="6416" w:author="Sala Virtual Piso 1" w:date="2014-03-13T12:07:00Z">
        <w:r w:rsidR="00664CA6">
          <w:rPr>
            <w:rFonts w:ascii="Arial" w:hAnsi="Arial" w:cs="Arial"/>
            <w:szCs w:val="24"/>
          </w:rPr>
          <w:t xml:space="preserve"> la</w:t>
        </w:r>
      </w:ins>
      <w:ins w:id="6417" w:author="Sergio" w:date="2014-03-12T22:50:00Z">
        <w:r w:rsidR="002956A8" w:rsidRPr="002956A8">
          <w:rPr>
            <w:rFonts w:ascii="Arial" w:hAnsi="Arial" w:cs="Arial"/>
            <w:szCs w:val="24"/>
            <w:rPrChange w:id="6418" w:author="Sala Virtual Piso 1" w:date="2014-03-13T12:06:00Z">
              <w:rPr>
                <w:rFonts w:ascii="Arial" w:hAnsi="Arial" w:cs="Arial"/>
                <w:color w:val="0000FF" w:themeColor="hyperlink"/>
                <w:sz w:val="16"/>
                <w:szCs w:val="24"/>
                <w:u w:val="single"/>
              </w:rPr>
            </w:rPrChange>
          </w:rPr>
          <w:t xml:space="preserve"> tabla de control</w:t>
        </w:r>
        <w:r>
          <w:rPr>
            <w:rFonts w:ascii="Arial" w:hAnsi="Arial" w:cs="Arial"/>
            <w:szCs w:val="24"/>
          </w:rPr>
          <w:t>): una métrica basada en el tiempo invertido en un artefacto.</w:t>
        </w:r>
      </w:ins>
      <w:commentRangeEnd w:id="6397"/>
      <w:r w:rsidR="00BD081F">
        <w:rPr>
          <w:rStyle w:val="Refdecomentario"/>
        </w:rPr>
        <w:commentReference w:id="6397"/>
      </w:r>
    </w:p>
    <w:p w:rsidR="008B38F0" w:rsidRDefault="001F5F58">
      <w:pPr>
        <w:pStyle w:val="Prrafodelista"/>
        <w:keepNext w:val="0"/>
        <w:numPr>
          <w:ilvl w:val="0"/>
          <w:numId w:val="40"/>
        </w:numPr>
        <w:suppressAutoHyphens w:val="0"/>
        <w:rPr>
          <w:ins w:id="6419" w:author="Sergio" w:date="2014-03-12T22:50:00Z"/>
          <w:rFonts w:ascii="Arial" w:hAnsi="Arial" w:cs="Arial"/>
          <w:szCs w:val="24"/>
        </w:rPr>
        <w:pPrChange w:id="6420" w:author="Sergio" w:date="2014-03-12T22:51:00Z">
          <w:pPr>
            <w:pStyle w:val="Prrafodelista"/>
            <w:keepNext w:val="0"/>
            <w:numPr>
              <w:numId w:val="40"/>
            </w:numPr>
            <w:suppressAutoHyphens w:val="0"/>
            <w:ind w:hanging="360"/>
            <w:jc w:val="left"/>
          </w:pPr>
        </w:pPrChange>
      </w:pPr>
      <w:ins w:id="6421" w:author="Sergio" w:date="2014-03-12T22:50:00Z">
        <w:r>
          <w:rPr>
            <w:rFonts w:ascii="Arial" w:hAnsi="Arial" w:cs="Arial"/>
            <w:szCs w:val="24"/>
          </w:rPr>
          <w:t>Métricas de plantilla GQM: la plantilla GQM (</w:t>
        </w:r>
        <w:del w:id="6422" w:author="Sala Virtual Piso 1" w:date="2014-03-13T12:07:00Z">
          <w:r w:rsidR="002956A8" w:rsidRPr="002956A8">
            <w:rPr>
              <w:rFonts w:ascii="Arial" w:hAnsi="Arial" w:cs="Arial"/>
              <w:szCs w:val="24"/>
              <w:rPrChange w:id="6423" w:author="Sala Virtual Piso 1" w:date="2014-03-13T12:07:00Z">
                <w:rPr>
                  <w:rFonts w:ascii="Arial" w:hAnsi="Arial" w:cs="Arial"/>
                  <w:color w:val="0000FF" w:themeColor="hyperlink"/>
                  <w:sz w:val="16"/>
                  <w:szCs w:val="24"/>
                  <w:u w:val="single"/>
                </w:rPr>
              </w:rPrChange>
            </w:rPr>
            <w:delText>Véase en plantillas,</w:delText>
          </w:r>
        </w:del>
      </w:ins>
      <w:ins w:id="6424" w:author="Sala Virtual Piso 1" w:date="2014-03-13T12:07:00Z">
        <w:r w:rsidR="002956A8" w:rsidRPr="002956A8">
          <w:rPr>
            <w:rFonts w:ascii="Arial" w:hAnsi="Arial" w:cs="Arial"/>
            <w:szCs w:val="24"/>
            <w:rPrChange w:id="6425" w:author="Sala Virtual Piso 1" w:date="2014-03-13T12:07:00Z">
              <w:rPr>
                <w:rFonts w:ascii="Arial" w:hAnsi="Arial" w:cs="Arial"/>
                <w:sz w:val="16"/>
                <w:szCs w:val="24"/>
                <w:highlight w:val="red"/>
              </w:rPr>
            </w:rPrChange>
          </w:rPr>
          <w:t>ver</w:t>
        </w:r>
      </w:ins>
      <w:ins w:id="6426" w:author="Sergio" w:date="2014-03-12T22:50:00Z">
        <w:r w:rsidR="002956A8" w:rsidRPr="002956A8">
          <w:rPr>
            <w:rFonts w:ascii="Arial" w:hAnsi="Arial" w:cs="Arial"/>
            <w:szCs w:val="24"/>
            <w:rPrChange w:id="6427" w:author="Sala Virtual Piso 1" w:date="2014-03-13T12:25:00Z">
              <w:rPr>
                <w:rFonts w:ascii="Arial" w:hAnsi="Arial" w:cs="Arial"/>
                <w:color w:val="0000FF" w:themeColor="hyperlink"/>
                <w:sz w:val="16"/>
                <w:szCs w:val="24"/>
                <w:u w:val="single"/>
              </w:rPr>
            </w:rPrChange>
          </w:rPr>
          <w:t xml:space="preserve"> </w:t>
        </w:r>
      </w:ins>
      <w:ins w:id="6428" w:author="Sala Virtual Piso 1" w:date="2014-03-13T12:07:00Z">
        <w:r w:rsidR="002956A8" w:rsidRPr="005653E0">
          <w:rPr>
            <w:rFonts w:ascii="Arial" w:hAnsi="Arial" w:cs="Arial"/>
            <w:szCs w:val="24"/>
          </w:rPr>
          <w:fldChar w:fldCharType="begin"/>
        </w:r>
      </w:ins>
      <w:ins w:id="6429" w:author="Estudiante" w:date="2014-04-01T17:36:00Z">
        <w:r w:rsidR="001B2A73">
          <w:rPr>
            <w:rFonts w:ascii="Arial" w:hAnsi="Arial" w:cs="Arial"/>
            <w:szCs w:val="24"/>
          </w:rPr>
          <w:instrText>HYPERLINK "C:\\Users\\Estudiante\\AppData\\Local\\Temp\\Plantillas\\Rubrica GQM.xlsx"</w:instrText>
        </w:r>
      </w:ins>
      <w:ins w:id="6430" w:author="Sala Virtual Piso 1" w:date="2014-03-13T12:07:00Z">
        <w:del w:id="6431" w:author="Estudiante" w:date="2014-04-01T17:36:00Z">
          <w:r w:rsidR="00664CA6" w:rsidRPr="004F4395" w:rsidDel="001B2A73">
            <w:rPr>
              <w:rFonts w:ascii="Arial" w:hAnsi="Arial" w:cs="Arial"/>
              <w:szCs w:val="24"/>
            </w:rPr>
            <w:delInstrText xml:space="preserve"> HYPERLINK "Plantillas/Rubrica%20GQM.xlsx" </w:delInstrText>
          </w:r>
        </w:del>
        <w:r w:rsidR="002956A8" w:rsidRPr="005653E0">
          <w:rPr>
            <w:rFonts w:ascii="Arial" w:hAnsi="Arial" w:cs="Arial"/>
            <w:szCs w:val="24"/>
          </w:rPr>
          <w:fldChar w:fldCharType="separate"/>
        </w:r>
      </w:ins>
      <w:ins w:id="6432" w:author="Sala Virtual Piso 1" w:date="2014-03-13T12:25:00Z">
        <w:r w:rsidR="002956A8" w:rsidRPr="002956A8">
          <w:rPr>
            <w:rStyle w:val="Hipervnculo"/>
            <w:rFonts w:ascii="Arial" w:hAnsi="Arial" w:cs="Arial"/>
            <w:rPrChange w:id="6433" w:author="Sala Virtual Piso 1" w:date="2014-03-13T12:25:00Z">
              <w:rPr>
                <w:rStyle w:val="Hipervnculo"/>
              </w:rPr>
            </w:rPrChange>
          </w:rPr>
          <w:t>r</w:t>
        </w:r>
      </w:ins>
      <w:ins w:id="6434" w:author="Sala Virtual Piso 1" w:date="2014-03-13T12:07:00Z">
        <w:del w:id="6435" w:author="Sala Virtual Piso 1" w:date="2014-03-13T12:07:00Z">
          <w:r w:rsidR="002956A8" w:rsidRPr="002956A8">
            <w:rPr>
              <w:rStyle w:val="Hipervnculo"/>
              <w:rPrChange w:id="6436" w:author="Sala Virtual Piso 1" w:date="2014-03-13T12:25:00Z">
                <w:rPr>
                  <w:rFonts w:ascii="Arial" w:hAnsi="Arial" w:cs="Arial"/>
                  <w:color w:val="0000FF" w:themeColor="hyperlink"/>
                  <w:szCs w:val="24"/>
                  <w:u w:val="single"/>
                </w:rPr>
              </w:rPrChange>
            </w:rPr>
            <w:delText>R</w:delText>
          </w:r>
        </w:del>
        <w:r w:rsidR="00664CA6" w:rsidRPr="004F4395">
          <w:rPr>
            <w:rStyle w:val="Hipervnculo"/>
            <w:rFonts w:ascii="Arial" w:hAnsi="Arial" w:cs="Arial"/>
            <w:szCs w:val="24"/>
          </w:rPr>
          <w:t>ú</w:t>
        </w:r>
        <w:del w:id="6437" w:author="Sala Virtual Piso 1" w:date="2014-03-13T12:07:00Z">
          <w:r w:rsidR="002956A8" w:rsidRPr="002956A8">
            <w:rPr>
              <w:rStyle w:val="Hipervnculo"/>
              <w:rPrChange w:id="6438" w:author="Sala Virtual Piso 1" w:date="2014-03-13T12:25:00Z">
                <w:rPr>
                  <w:rFonts w:ascii="Arial" w:hAnsi="Arial" w:cs="Arial"/>
                  <w:color w:val="0000FF" w:themeColor="hyperlink"/>
                  <w:szCs w:val="24"/>
                  <w:u w:val="single"/>
                </w:rPr>
              </w:rPrChange>
            </w:rPr>
            <w:delText>u</w:delText>
          </w:r>
        </w:del>
        <w:r w:rsidR="002956A8" w:rsidRPr="002956A8">
          <w:rPr>
            <w:rStyle w:val="Hipervnculo"/>
            <w:rPrChange w:id="6439" w:author="Sala Virtual Piso 1" w:date="2014-03-13T12:25:00Z">
              <w:rPr>
                <w:rFonts w:ascii="Arial" w:hAnsi="Arial" w:cs="Arial"/>
                <w:color w:val="0000FF" w:themeColor="hyperlink"/>
                <w:szCs w:val="24"/>
                <w:u w:val="single"/>
              </w:rPr>
            </w:rPrChange>
          </w:rPr>
          <w:t>brica</w:t>
        </w:r>
        <w:r w:rsidR="002956A8" w:rsidRPr="005653E0">
          <w:rPr>
            <w:rFonts w:ascii="Arial" w:hAnsi="Arial" w:cs="Arial"/>
            <w:szCs w:val="24"/>
          </w:rPr>
          <w:fldChar w:fldCharType="end"/>
        </w:r>
      </w:ins>
      <w:ins w:id="6440" w:author="Sergio" w:date="2014-03-12T22:50:00Z">
        <w:r w:rsidR="002956A8" w:rsidRPr="002956A8">
          <w:rPr>
            <w:rFonts w:ascii="Arial" w:hAnsi="Arial" w:cs="Arial"/>
            <w:szCs w:val="24"/>
            <w:rPrChange w:id="6441" w:author="Sala Virtual Piso 1" w:date="2014-03-13T12:07:00Z">
              <w:rPr>
                <w:rFonts w:ascii="Arial" w:hAnsi="Arial" w:cs="Arial"/>
                <w:color w:val="0000FF" w:themeColor="hyperlink"/>
                <w:szCs w:val="24"/>
                <w:u w:val="single"/>
              </w:rPr>
            </w:rPrChange>
          </w:rPr>
          <w:t xml:space="preserve"> GQM</w:t>
        </w:r>
        <w:r>
          <w:rPr>
            <w:rFonts w:ascii="Arial" w:hAnsi="Arial" w:cs="Arial"/>
            <w:szCs w:val="24"/>
          </w:rPr>
          <w:t>), brinda métricas de calidad; los componentes medidos por esta métrica son:</w:t>
        </w:r>
      </w:ins>
    </w:p>
    <w:p w:rsidR="008B38F0" w:rsidRDefault="001F5F58">
      <w:pPr>
        <w:pStyle w:val="Prrafodelista"/>
        <w:keepNext w:val="0"/>
        <w:numPr>
          <w:ilvl w:val="1"/>
          <w:numId w:val="40"/>
        </w:numPr>
        <w:suppressAutoHyphens w:val="0"/>
        <w:rPr>
          <w:ins w:id="6442" w:author="Sergio" w:date="2014-03-12T22:50:00Z"/>
          <w:rFonts w:ascii="Arial" w:hAnsi="Arial" w:cs="Arial"/>
          <w:szCs w:val="24"/>
        </w:rPr>
        <w:pPrChange w:id="6443" w:author="Sergio" w:date="2014-03-12T22:51:00Z">
          <w:pPr>
            <w:pStyle w:val="Prrafodelista"/>
            <w:keepNext w:val="0"/>
            <w:numPr>
              <w:ilvl w:val="1"/>
              <w:numId w:val="40"/>
            </w:numPr>
            <w:suppressAutoHyphens w:val="0"/>
            <w:ind w:left="1440" w:hanging="360"/>
            <w:jc w:val="left"/>
          </w:pPr>
        </w:pPrChange>
      </w:pPr>
      <w:ins w:id="6444" w:author="Sergio" w:date="2014-03-12T22:50:00Z">
        <w:r>
          <w:rPr>
            <w:rFonts w:ascii="Arial" w:hAnsi="Arial" w:cs="Arial"/>
            <w:szCs w:val="24"/>
          </w:rPr>
          <w:t>Redacción.</w:t>
        </w:r>
      </w:ins>
    </w:p>
    <w:p w:rsidR="008B38F0" w:rsidRDefault="001F5F58">
      <w:pPr>
        <w:pStyle w:val="Prrafodelista"/>
        <w:keepNext w:val="0"/>
        <w:numPr>
          <w:ilvl w:val="1"/>
          <w:numId w:val="40"/>
        </w:numPr>
        <w:suppressAutoHyphens w:val="0"/>
        <w:rPr>
          <w:ins w:id="6445" w:author="Sergio" w:date="2014-03-12T22:50:00Z"/>
          <w:rFonts w:ascii="Arial" w:hAnsi="Arial" w:cs="Arial"/>
          <w:szCs w:val="24"/>
        </w:rPr>
        <w:pPrChange w:id="6446" w:author="Sergio" w:date="2014-03-12T22:51:00Z">
          <w:pPr>
            <w:pStyle w:val="Prrafodelista"/>
            <w:keepNext w:val="0"/>
            <w:numPr>
              <w:ilvl w:val="1"/>
              <w:numId w:val="40"/>
            </w:numPr>
            <w:suppressAutoHyphens w:val="0"/>
            <w:ind w:left="1440" w:hanging="360"/>
            <w:jc w:val="left"/>
          </w:pPr>
        </w:pPrChange>
      </w:pPr>
      <w:ins w:id="6447" w:author="Sergio" w:date="2014-03-12T22:50:00Z">
        <w:r>
          <w:rPr>
            <w:rFonts w:ascii="Arial" w:hAnsi="Arial" w:cs="Arial"/>
            <w:szCs w:val="24"/>
          </w:rPr>
          <w:t>Tablas y figuras.</w:t>
        </w:r>
      </w:ins>
    </w:p>
    <w:p w:rsidR="008B38F0" w:rsidRDefault="001F5F58">
      <w:pPr>
        <w:pStyle w:val="Prrafodelista"/>
        <w:keepNext w:val="0"/>
        <w:numPr>
          <w:ilvl w:val="1"/>
          <w:numId w:val="40"/>
        </w:numPr>
        <w:suppressAutoHyphens w:val="0"/>
        <w:rPr>
          <w:ins w:id="6448" w:author="Sergio" w:date="2014-03-12T22:50:00Z"/>
          <w:rFonts w:ascii="Arial" w:hAnsi="Arial" w:cs="Arial"/>
          <w:szCs w:val="24"/>
        </w:rPr>
        <w:pPrChange w:id="6449" w:author="Sergio" w:date="2014-03-12T22:51:00Z">
          <w:pPr>
            <w:pStyle w:val="Prrafodelista"/>
            <w:keepNext w:val="0"/>
            <w:numPr>
              <w:ilvl w:val="1"/>
              <w:numId w:val="40"/>
            </w:numPr>
            <w:suppressAutoHyphens w:val="0"/>
            <w:ind w:left="1440" w:hanging="360"/>
            <w:jc w:val="left"/>
          </w:pPr>
        </w:pPrChange>
      </w:pPr>
      <w:ins w:id="6450" w:author="Sergio" w:date="2014-03-12T22:50:00Z">
        <w:r>
          <w:rPr>
            <w:rFonts w:ascii="Arial" w:hAnsi="Arial" w:cs="Arial"/>
            <w:szCs w:val="24"/>
          </w:rPr>
          <w:t>Bibliografía.</w:t>
        </w:r>
      </w:ins>
    </w:p>
    <w:p w:rsidR="008B38F0" w:rsidRDefault="001F5F58">
      <w:pPr>
        <w:pStyle w:val="Prrafodelista"/>
        <w:keepNext w:val="0"/>
        <w:numPr>
          <w:ilvl w:val="1"/>
          <w:numId w:val="40"/>
        </w:numPr>
        <w:suppressAutoHyphens w:val="0"/>
        <w:rPr>
          <w:ins w:id="6451" w:author="Sergio" w:date="2014-03-12T22:51:00Z"/>
          <w:rFonts w:ascii="Arial" w:hAnsi="Arial" w:cs="Arial"/>
          <w:szCs w:val="24"/>
        </w:rPr>
        <w:pPrChange w:id="6452" w:author="Sergio" w:date="2014-03-12T22:51:00Z">
          <w:pPr>
            <w:pStyle w:val="Prrafodelista"/>
            <w:keepNext w:val="0"/>
            <w:numPr>
              <w:ilvl w:val="1"/>
              <w:numId w:val="40"/>
            </w:numPr>
            <w:suppressAutoHyphens w:val="0"/>
            <w:ind w:left="1440" w:hanging="360"/>
            <w:jc w:val="left"/>
          </w:pPr>
        </w:pPrChange>
      </w:pPr>
      <w:ins w:id="6453" w:author="Sergio" w:date="2014-03-12T22:50:00Z">
        <w:r>
          <w:rPr>
            <w:rFonts w:ascii="Arial" w:hAnsi="Arial" w:cs="Arial"/>
            <w:szCs w:val="24"/>
          </w:rPr>
          <w:t>Ortografía y gramática.</w:t>
        </w:r>
      </w:ins>
    </w:p>
    <w:p w:rsidR="001F5F58" w:rsidRDefault="001F5F58" w:rsidP="001F5F58">
      <w:pPr>
        <w:rPr>
          <w:ins w:id="6454" w:author="Sergio" w:date="2014-03-12T22:51:00Z"/>
          <w:rFonts w:ascii="Arial" w:hAnsi="Arial" w:cs="Arial"/>
          <w:b/>
          <w:sz w:val="28"/>
          <w:szCs w:val="28"/>
        </w:rPr>
      </w:pPr>
      <w:commentRangeStart w:id="6455"/>
      <w:ins w:id="6456" w:author="Sergio" w:date="2014-03-12T22:51:00Z">
        <w:r>
          <w:rPr>
            <w:rFonts w:ascii="Arial" w:hAnsi="Arial" w:cs="Arial"/>
            <w:b/>
            <w:sz w:val="28"/>
            <w:szCs w:val="28"/>
          </w:rPr>
          <w:t xml:space="preserve">Métricas para </w:t>
        </w:r>
        <w:commentRangeStart w:id="6457"/>
        <w:r>
          <w:rPr>
            <w:rFonts w:ascii="Arial" w:hAnsi="Arial" w:cs="Arial"/>
            <w:b/>
            <w:sz w:val="28"/>
            <w:szCs w:val="28"/>
          </w:rPr>
          <w:t xml:space="preserve">código </w:t>
        </w:r>
      </w:ins>
      <w:commentRangeEnd w:id="6455"/>
      <w:r w:rsidR="001D4345">
        <w:rPr>
          <w:rStyle w:val="Refdecomentario"/>
        </w:rPr>
        <w:commentReference w:id="6455"/>
      </w:r>
      <w:commentRangeEnd w:id="6457"/>
      <w:r w:rsidR="00BD081F">
        <w:rPr>
          <w:rStyle w:val="Refdecomentario"/>
        </w:rPr>
        <w:commentReference w:id="6457"/>
      </w:r>
    </w:p>
    <w:p w:rsidR="00952C10" w:rsidRDefault="001F5F58">
      <w:pPr>
        <w:rPr>
          <w:ins w:id="6458" w:author="Sergio" w:date="2014-03-12T22:51:00Z"/>
          <w:rFonts w:ascii="Arial" w:hAnsi="Arial" w:cs="Arial"/>
          <w:szCs w:val="24"/>
        </w:rPr>
      </w:pPr>
      <w:ins w:id="6459" w:author="Sergio" w:date="2014-03-12T22:51:00Z">
        <w:r>
          <w:rPr>
            <w:rFonts w:ascii="Arial" w:hAnsi="Arial" w:cs="Arial"/>
            <w:szCs w:val="24"/>
          </w:rPr>
          <w:t>En el proceso de desarrollo de código se utilizaran cinco métricas, estas son más relacionadas c</w:t>
        </w:r>
        <w:r w:rsidR="008D41C0">
          <w:rPr>
            <w:rFonts w:ascii="Arial" w:hAnsi="Arial" w:cs="Arial"/>
            <w:szCs w:val="24"/>
          </w:rPr>
          <w:t>on el desempeño del programador</w:t>
        </w:r>
      </w:ins>
      <w:ins w:id="6460" w:author="Sergio" w:date="2014-03-13T00:54:00Z">
        <w:r w:rsidR="008D41C0">
          <w:rPr>
            <w:rFonts w:ascii="Arial" w:hAnsi="Arial" w:cs="Arial"/>
            <w:szCs w:val="24"/>
          </w:rPr>
          <w:t>.</w:t>
        </w:r>
      </w:ins>
      <w:ins w:id="6461" w:author="Sergio" w:date="2014-03-12T22:51:00Z">
        <w:r w:rsidR="008D41C0">
          <w:rPr>
            <w:rFonts w:ascii="Arial" w:hAnsi="Arial" w:cs="Arial"/>
            <w:szCs w:val="24"/>
          </w:rPr>
          <w:t xml:space="preserve"> </w:t>
        </w:r>
      </w:ins>
      <w:ins w:id="6462" w:author="Sergio" w:date="2014-03-13T00:54:00Z">
        <w:r w:rsidR="008D41C0">
          <w:rPr>
            <w:rFonts w:ascii="Arial" w:hAnsi="Arial" w:cs="Arial"/>
            <w:szCs w:val="24"/>
          </w:rPr>
          <w:t>P</w:t>
        </w:r>
      </w:ins>
      <w:ins w:id="6463" w:author="Sergio" w:date="2014-03-12T22:51:00Z">
        <w:r>
          <w:rPr>
            <w:rFonts w:ascii="Arial" w:hAnsi="Arial" w:cs="Arial"/>
            <w:szCs w:val="24"/>
          </w:rPr>
          <w:t xml:space="preserve">ara el proceso de calidad se harán inspecciones de código en parejas </w:t>
        </w:r>
      </w:ins>
      <w:ins w:id="6464" w:author="Sergio" w:date="2014-03-12T22:52:00Z">
        <w:r w:rsidR="002956A8" w:rsidRPr="002956A8">
          <w:rPr>
            <w:rFonts w:ascii="Arial" w:hAnsi="Arial" w:cs="Arial"/>
            <w:szCs w:val="24"/>
            <w:u w:val="single"/>
            <w:rPrChange w:id="6465" w:author="Sergio" w:date="2014-03-12T22:52:00Z">
              <w:rPr>
                <w:rFonts w:ascii="Arial" w:hAnsi="Arial" w:cs="Arial"/>
                <w:color w:val="0000FF" w:themeColor="hyperlink"/>
                <w:szCs w:val="24"/>
                <w:u w:val="single"/>
              </w:rPr>
            </w:rPrChange>
          </w:rPr>
          <w:fldChar w:fldCharType="begin"/>
        </w:r>
        <w:r w:rsidR="002956A8" w:rsidRPr="002956A8">
          <w:rPr>
            <w:rFonts w:ascii="Arial" w:hAnsi="Arial" w:cs="Arial"/>
            <w:szCs w:val="24"/>
            <w:u w:val="single"/>
            <w:rPrChange w:id="6466" w:author="Sergio" w:date="2014-03-12T22:52:00Z">
              <w:rPr>
                <w:rFonts w:ascii="Arial" w:hAnsi="Arial" w:cs="Arial"/>
                <w:color w:val="0000FF" w:themeColor="hyperlink"/>
                <w:szCs w:val="24"/>
                <w:u w:val="single"/>
              </w:rPr>
            </w:rPrChange>
          </w:rPr>
          <w:instrText xml:space="preserve"> REF _Ref382428053 \r \h </w:instrText>
        </w:r>
      </w:ins>
      <w:r w:rsidR="009B1C16">
        <w:rPr>
          <w:rFonts w:ascii="Arial" w:hAnsi="Arial" w:cs="Arial"/>
          <w:szCs w:val="24"/>
          <w:u w:val="single"/>
        </w:rPr>
        <w:instrText xml:space="preserve"> \* MERGEFORMAT </w:instrText>
      </w:r>
      <w:r w:rsidR="002956A8" w:rsidRPr="002956A8">
        <w:rPr>
          <w:rFonts w:ascii="Arial" w:hAnsi="Arial" w:cs="Arial"/>
          <w:szCs w:val="24"/>
          <w:u w:val="single"/>
          <w:rPrChange w:id="6467" w:author="Sergio" w:date="2014-03-12T22:52:00Z">
            <w:rPr>
              <w:rFonts w:ascii="Arial" w:hAnsi="Arial" w:cs="Arial"/>
              <w:szCs w:val="24"/>
              <w:u w:val="single"/>
            </w:rPr>
          </w:rPrChange>
        </w:rPr>
      </w:r>
      <w:r w:rsidR="002956A8" w:rsidRPr="002956A8">
        <w:rPr>
          <w:rFonts w:ascii="Arial" w:hAnsi="Arial" w:cs="Arial"/>
          <w:szCs w:val="24"/>
          <w:u w:val="single"/>
          <w:rPrChange w:id="6468" w:author="Sergio" w:date="2014-03-12T22:52:00Z">
            <w:rPr>
              <w:rFonts w:ascii="Arial" w:hAnsi="Arial" w:cs="Arial"/>
              <w:color w:val="0000FF" w:themeColor="hyperlink"/>
              <w:szCs w:val="24"/>
              <w:u w:val="single"/>
            </w:rPr>
          </w:rPrChange>
        </w:rPr>
        <w:fldChar w:fldCharType="separate"/>
      </w:r>
      <w:ins w:id="6469" w:author="Estudiante" w:date="2014-04-01T16:48:00Z">
        <w:r w:rsidR="000910A8">
          <w:rPr>
            <w:rFonts w:ascii="Arial" w:hAnsi="Arial" w:cs="Arial"/>
            <w:szCs w:val="24"/>
            <w:u w:val="single"/>
          </w:rPr>
          <w:t>12.5</w:t>
        </w:r>
      </w:ins>
      <w:ins w:id="6470" w:author="Sergio" w:date="2014-03-12T22:52:00Z">
        <w:del w:id="6471" w:author="Estudiante" w:date="2014-04-01T16:47:00Z">
          <w:r w:rsidR="002956A8" w:rsidRPr="002956A8">
            <w:rPr>
              <w:rFonts w:ascii="Arial" w:hAnsi="Arial" w:cs="Arial"/>
              <w:szCs w:val="24"/>
              <w:u w:val="single"/>
              <w:rPrChange w:id="6472" w:author="Sergio" w:date="2014-03-12T22:52:00Z">
                <w:rPr>
                  <w:rFonts w:ascii="Arial" w:hAnsi="Arial" w:cs="Arial"/>
                  <w:color w:val="0000FF" w:themeColor="hyperlink"/>
                  <w:szCs w:val="24"/>
                  <w:u w:val="single"/>
                </w:rPr>
              </w:rPrChange>
            </w:rPr>
            <w:delText>12.5</w:delText>
          </w:r>
        </w:del>
        <w:r w:rsidR="002956A8" w:rsidRPr="002956A8">
          <w:rPr>
            <w:rFonts w:ascii="Arial" w:hAnsi="Arial" w:cs="Arial"/>
            <w:szCs w:val="24"/>
            <w:u w:val="single"/>
            <w:rPrChange w:id="6473" w:author="Sergio" w:date="2014-03-12T22:52:00Z">
              <w:rPr>
                <w:rFonts w:ascii="Arial" w:hAnsi="Arial" w:cs="Arial"/>
                <w:color w:val="0000FF" w:themeColor="hyperlink"/>
                <w:szCs w:val="24"/>
                <w:u w:val="single"/>
              </w:rPr>
            </w:rPrChange>
          </w:rPr>
          <w:fldChar w:fldCharType="end"/>
        </w:r>
      </w:ins>
      <w:ins w:id="6474" w:author="Sergio" w:date="2014-03-12T22:51:00Z">
        <w:r>
          <w:rPr>
            <w:rFonts w:ascii="Arial" w:hAnsi="Arial" w:cs="Arial"/>
            <w:szCs w:val="24"/>
          </w:rPr>
          <w:t>; las métricas son:</w:t>
        </w:r>
      </w:ins>
    </w:p>
    <w:p w:rsidR="008B38F0" w:rsidRDefault="001F5F58">
      <w:pPr>
        <w:pStyle w:val="FormatoIngesoft"/>
        <w:numPr>
          <w:ilvl w:val="0"/>
          <w:numId w:val="35"/>
        </w:numPr>
        <w:jc w:val="both"/>
        <w:rPr>
          <w:ins w:id="6475" w:author="Sergio" w:date="2014-03-12T22:51:00Z"/>
          <w:lang w:val="es-ES"/>
        </w:rPr>
        <w:pPrChange w:id="6476" w:author="Sergio" w:date="2014-03-12T22:51:00Z">
          <w:pPr>
            <w:pStyle w:val="FormatoIngesoft"/>
            <w:numPr>
              <w:numId w:val="35"/>
            </w:numPr>
            <w:ind w:left="720" w:hanging="360"/>
          </w:pPr>
        </w:pPrChange>
      </w:pPr>
      <w:ins w:id="6477" w:author="Sergio" w:date="2014-03-12T22:51:00Z">
        <w:r>
          <w:rPr>
            <w:lang w:val="es-ES"/>
          </w:rPr>
          <w:t>Total de líneas de código no comentadas inspeccionadas (KLOC)</w:t>
        </w:r>
      </w:ins>
      <w:ins w:id="6478" w:author="Sergio" w:date="2014-03-12T22:53:00Z">
        <w:r w:rsidR="009B1C16">
          <w:rPr>
            <w:lang w:val="es-ES"/>
          </w:rPr>
          <w:t xml:space="preserve"> </w:t>
        </w:r>
      </w:ins>
      <w:customXmlInsRangeStart w:id="6479" w:author="Sergio" w:date="2014-03-12T22:53:00Z"/>
      <w:sdt>
        <w:sdtPr>
          <w:rPr>
            <w:lang w:val="es-ES"/>
          </w:rPr>
          <w:id w:val="-788203681"/>
          <w:citation/>
        </w:sdtPr>
        <w:sdtContent>
          <w:customXmlInsRangeEnd w:id="6479"/>
          <w:ins w:id="6480" w:author="Sergio" w:date="2014-03-12T22:53:00Z">
            <w:r w:rsidR="002956A8">
              <w:rPr>
                <w:lang w:val="es-ES"/>
              </w:rPr>
              <w:fldChar w:fldCharType="begin"/>
            </w:r>
            <w:r w:rsidR="009B1C16">
              <w:rPr>
                <w:lang w:val="es-CO"/>
              </w:rPr>
              <w:instrText xml:space="preserve"> CITATION The14 \l 9226 </w:instrText>
            </w:r>
          </w:ins>
          <w:r w:rsidR="002956A8">
            <w:rPr>
              <w:lang w:val="es-ES"/>
            </w:rPr>
            <w:fldChar w:fldCharType="separate"/>
          </w:r>
          <w:r w:rsidR="000F5A96" w:rsidRPr="000F5A96">
            <w:rPr>
              <w:noProof/>
              <w:lang w:val="es-CO"/>
            </w:rPr>
            <w:t>[40]</w:t>
          </w:r>
          <w:ins w:id="6481" w:author="Sergio" w:date="2014-03-12T22:53:00Z">
            <w:r w:rsidR="002956A8">
              <w:rPr>
                <w:lang w:val="es-ES"/>
              </w:rPr>
              <w:fldChar w:fldCharType="end"/>
            </w:r>
          </w:ins>
          <w:customXmlInsRangeStart w:id="6482" w:author="Sergio" w:date="2014-03-12T22:53:00Z"/>
        </w:sdtContent>
      </w:sdt>
      <w:customXmlInsRangeEnd w:id="6482"/>
      <w:ins w:id="6483" w:author="Sergio" w:date="2014-03-12T22:51:00Z">
        <w:r w:rsidRPr="006C2519">
          <w:rPr>
            <w:lang w:val="es-ES"/>
          </w:rPr>
          <w:t>:</w:t>
        </w:r>
        <w:r>
          <w:rPr>
            <w:lang w:val="es-ES"/>
          </w:rPr>
          <w:t xml:space="preserve"> una métrica la cual mide la cantidad de líneas de código inspeccionadas para un artefacto (no se tiene en cuenta los comentarios).</w:t>
        </w:r>
      </w:ins>
    </w:p>
    <w:p w:rsidR="008B38F0" w:rsidRDefault="001F5F58">
      <w:pPr>
        <w:pStyle w:val="FormatoIngesoft"/>
        <w:numPr>
          <w:ilvl w:val="0"/>
          <w:numId w:val="35"/>
        </w:numPr>
        <w:jc w:val="both"/>
        <w:rPr>
          <w:ins w:id="6484" w:author="Sergio" w:date="2014-03-12T22:51:00Z"/>
          <w:lang w:val="es-ES"/>
        </w:rPr>
        <w:pPrChange w:id="6485" w:author="Sergio" w:date="2014-03-12T22:51:00Z">
          <w:pPr>
            <w:pStyle w:val="FormatoIngesoft"/>
            <w:numPr>
              <w:numId w:val="35"/>
            </w:numPr>
            <w:ind w:left="720" w:hanging="360"/>
          </w:pPr>
        </w:pPrChange>
      </w:pPr>
      <w:ins w:id="6486" w:author="Sergio" w:date="2014-03-12T22:51:00Z">
        <w:r>
          <w:rPr>
            <w:lang w:val="es-ES"/>
          </w:rPr>
          <w:t>Líneas de código no comentadas promedio inspeccionadas (Average LOC inspected): métrica de desempeño dentro de las inspecciones, mide el desempeño dentro de la inspección por parejas.</w:t>
        </w:r>
      </w:ins>
    </w:p>
    <w:p w:rsidR="008B38F0" w:rsidRDefault="001F5F58">
      <w:pPr>
        <w:pStyle w:val="FormatoIngesoft"/>
        <w:numPr>
          <w:ilvl w:val="0"/>
          <w:numId w:val="35"/>
        </w:numPr>
        <w:jc w:val="both"/>
        <w:rPr>
          <w:ins w:id="6487" w:author="Sergio" w:date="2014-03-12T22:51:00Z"/>
          <w:lang w:val="es-ES"/>
        </w:rPr>
        <w:pPrChange w:id="6488" w:author="Sergio" w:date="2014-03-12T22:51:00Z">
          <w:pPr>
            <w:pStyle w:val="FormatoIngesoft"/>
            <w:numPr>
              <w:numId w:val="35"/>
            </w:numPr>
            <w:ind w:left="720" w:hanging="360"/>
          </w:pPr>
        </w:pPrChange>
      </w:pPr>
      <w:ins w:id="6489" w:author="Sergio" w:date="2014-03-12T22:51:00Z">
        <w:r>
          <w:rPr>
            <w:lang w:val="es-ES"/>
          </w:rPr>
          <w:t>Tasa promedio de fallas detectadas por KLOC</w:t>
        </w:r>
      </w:ins>
      <w:ins w:id="6490" w:author="Sergio" w:date="2014-03-12T22:55:00Z">
        <w:r w:rsidR="00942052" w:rsidRPr="00942052">
          <w:rPr>
            <w:lang w:val="es-ES"/>
          </w:rPr>
          <w:t xml:space="preserve"> </w:t>
        </w:r>
      </w:ins>
      <w:customXmlInsRangeStart w:id="6491" w:author="Sergio" w:date="2014-03-12T22:55:00Z"/>
      <w:sdt>
        <w:sdtPr>
          <w:rPr>
            <w:lang w:val="es-ES"/>
          </w:rPr>
          <w:id w:val="380526123"/>
          <w:citation/>
        </w:sdtPr>
        <w:sdtContent>
          <w:customXmlInsRangeEnd w:id="6491"/>
          <w:ins w:id="6492" w:author="Sergio" w:date="2014-03-12T22:55:00Z">
            <w:r w:rsidR="002956A8">
              <w:rPr>
                <w:lang w:val="es-ES"/>
              </w:rPr>
              <w:fldChar w:fldCharType="begin"/>
            </w:r>
            <w:r w:rsidR="00942052">
              <w:rPr>
                <w:lang w:val="es-CO"/>
              </w:rPr>
              <w:instrText xml:space="preserve"> CITATION The14 \l 9226 </w:instrText>
            </w:r>
            <w:r w:rsidR="002956A8">
              <w:rPr>
                <w:lang w:val="es-ES"/>
              </w:rPr>
              <w:fldChar w:fldCharType="separate"/>
            </w:r>
          </w:ins>
          <w:r w:rsidR="000F5A96" w:rsidRPr="000F5A96">
            <w:rPr>
              <w:noProof/>
              <w:lang w:val="es-CO"/>
            </w:rPr>
            <w:t>[40]</w:t>
          </w:r>
          <w:ins w:id="6493" w:author="Sergio" w:date="2014-03-12T22:55:00Z">
            <w:r w:rsidR="002956A8">
              <w:rPr>
                <w:lang w:val="es-ES"/>
              </w:rPr>
              <w:fldChar w:fldCharType="end"/>
            </w:r>
          </w:ins>
          <w:customXmlInsRangeStart w:id="6494" w:author="Sergio" w:date="2014-03-12T22:55:00Z"/>
        </w:sdtContent>
      </w:sdt>
      <w:customXmlInsRangeEnd w:id="6494"/>
      <w:ins w:id="6495" w:author="Sergio" w:date="2014-03-12T22:51:00Z">
        <w:r w:rsidRPr="006C2519">
          <w:rPr>
            <w:lang w:val="es-ES"/>
          </w:rPr>
          <w:t>:</w:t>
        </w:r>
        <w:r>
          <w:rPr>
            <w:lang w:val="es-ES"/>
          </w:rPr>
          <w:t xml:space="preserve"> una métrica de calidad, determina la cantidad de error en mil líneas de código.</w:t>
        </w:r>
      </w:ins>
    </w:p>
    <w:p w:rsidR="008B38F0" w:rsidRDefault="001F5F58">
      <w:pPr>
        <w:pStyle w:val="FormatoIngesoft"/>
        <w:numPr>
          <w:ilvl w:val="0"/>
          <w:numId w:val="35"/>
        </w:numPr>
        <w:jc w:val="both"/>
        <w:rPr>
          <w:ins w:id="6496" w:author="Sergio" w:date="2014-03-12T22:51:00Z"/>
          <w:lang w:val="es-ES"/>
        </w:rPr>
        <w:pPrChange w:id="6497" w:author="Sergio" w:date="2014-03-12T22:51:00Z">
          <w:pPr>
            <w:pStyle w:val="FormatoIngesoft"/>
            <w:numPr>
              <w:numId w:val="35"/>
            </w:numPr>
            <w:ind w:left="720" w:hanging="360"/>
          </w:pPr>
        </w:pPrChange>
      </w:pPr>
      <w:ins w:id="6498" w:author="Sergio" w:date="2014-03-12T22:51:00Z">
        <w:r>
          <w:rPr>
            <w:lang w:val="es-ES"/>
          </w:rPr>
          <w:t>Tiempo de desarrollo: métrica de desempeño que mide el tiempo empleado en el desarrollo del artefacto.</w:t>
        </w:r>
      </w:ins>
    </w:p>
    <w:p w:rsidR="008B38F0" w:rsidRDefault="001F5F58">
      <w:pPr>
        <w:pStyle w:val="FormatoIngesoft"/>
        <w:numPr>
          <w:ilvl w:val="0"/>
          <w:numId w:val="35"/>
        </w:numPr>
        <w:jc w:val="both"/>
        <w:rPr>
          <w:ins w:id="6499" w:author="Sergio" w:date="2014-03-12T22:51:00Z"/>
          <w:lang w:val="es-ES"/>
        </w:rPr>
        <w:pPrChange w:id="6500" w:author="Sergio" w:date="2014-03-12T22:51:00Z">
          <w:pPr>
            <w:pStyle w:val="FormatoIngesoft"/>
            <w:numPr>
              <w:numId w:val="35"/>
            </w:numPr>
            <w:ind w:left="720" w:hanging="360"/>
          </w:pPr>
        </w:pPrChange>
      </w:pPr>
      <w:ins w:id="6501" w:author="Sergio" w:date="2014-03-12T22:51:00Z">
        <w:r>
          <w:rPr>
            <w:lang w:val="es-ES"/>
          </w:rPr>
          <w:t>Espacio de desarrollo</w:t>
        </w:r>
      </w:ins>
      <w:customXmlInsRangeStart w:id="6502" w:author="Sergio" w:date="2014-03-12T22:57:00Z"/>
      <w:sdt>
        <w:sdtPr>
          <w:rPr>
            <w:lang w:val="es-ES"/>
          </w:rPr>
          <w:id w:val="-852495709"/>
          <w:citation/>
        </w:sdtPr>
        <w:sdtContent>
          <w:customXmlInsRangeEnd w:id="6502"/>
          <w:ins w:id="6503" w:author="Sergio" w:date="2014-03-12T22:57:00Z">
            <w:r w:rsidR="002956A8">
              <w:rPr>
                <w:lang w:val="es-ES"/>
              </w:rPr>
              <w:fldChar w:fldCharType="begin"/>
            </w:r>
            <w:r w:rsidR="00942052">
              <w:rPr>
                <w:lang w:val="es-CO"/>
              </w:rPr>
              <w:instrText xml:space="preserve"> CITATION AAC \l 9226 </w:instrText>
            </w:r>
          </w:ins>
          <w:r w:rsidR="002956A8">
            <w:rPr>
              <w:lang w:val="es-ES"/>
            </w:rPr>
            <w:fldChar w:fldCharType="separate"/>
          </w:r>
          <w:r w:rsidR="000F5A96">
            <w:rPr>
              <w:noProof/>
              <w:lang w:val="es-CO"/>
            </w:rPr>
            <w:t xml:space="preserve"> </w:t>
          </w:r>
          <w:r w:rsidR="000F5A96" w:rsidRPr="000F5A96">
            <w:rPr>
              <w:noProof/>
              <w:lang w:val="es-CO"/>
            </w:rPr>
            <w:t>[41]</w:t>
          </w:r>
          <w:ins w:id="6504" w:author="Sergio" w:date="2014-03-12T22:57:00Z">
            <w:r w:rsidR="002956A8">
              <w:rPr>
                <w:lang w:val="es-ES"/>
              </w:rPr>
              <w:fldChar w:fldCharType="end"/>
            </w:r>
          </w:ins>
          <w:customXmlInsRangeStart w:id="6505" w:author="Sergio" w:date="2014-03-12T22:57:00Z"/>
        </w:sdtContent>
      </w:sdt>
      <w:customXmlInsRangeEnd w:id="6505"/>
      <w:ins w:id="6506" w:author="Sergio" w:date="2014-03-12T22:51:00Z">
        <w:r>
          <w:rPr>
            <w:lang w:val="es-ES"/>
          </w:rPr>
          <w:t xml:space="preserve">: métrica que muestra las líneas de código del artefacto en su totalidad (incluye comentarios). </w:t>
        </w:r>
      </w:ins>
    </w:p>
    <w:p w:rsidR="008B38F0" w:rsidRDefault="001F5F58">
      <w:pPr>
        <w:pStyle w:val="FormatoIngesoft"/>
        <w:numPr>
          <w:ilvl w:val="0"/>
          <w:numId w:val="35"/>
        </w:numPr>
        <w:jc w:val="both"/>
        <w:rPr>
          <w:ins w:id="6507" w:author="Sergio" w:date="2014-03-12T22:51:00Z"/>
          <w:lang w:val="es-ES"/>
        </w:rPr>
        <w:pPrChange w:id="6508" w:author="Sergio" w:date="2014-03-12T22:51:00Z">
          <w:pPr>
            <w:pStyle w:val="FormatoIngesoft"/>
            <w:numPr>
              <w:numId w:val="35"/>
            </w:numPr>
            <w:ind w:left="720" w:hanging="360"/>
          </w:pPr>
        </w:pPrChange>
      </w:pPr>
      <w:ins w:id="6509" w:author="Sergio" w:date="2014-03-12T22:51:00Z">
        <w:r>
          <w:rPr>
            <w:lang w:val="es-ES"/>
          </w:rPr>
          <w:t>Páginas de documentación: cuantas páginas de documentación se generaron por artefacto.</w:t>
        </w:r>
      </w:ins>
    </w:p>
    <w:p w:rsidR="008B38F0" w:rsidRDefault="008B38F0">
      <w:pPr>
        <w:keepNext w:val="0"/>
        <w:suppressAutoHyphens w:val="0"/>
        <w:jc w:val="left"/>
        <w:rPr>
          <w:ins w:id="6510" w:author="Sergio" w:date="2014-03-12T22:52:00Z"/>
          <w:rFonts w:ascii="Arial" w:hAnsi="Arial" w:cs="Arial"/>
          <w:szCs w:val="24"/>
        </w:rPr>
        <w:pPrChange w:id="6511" w:author="Sergio" w:date="2014-03-12T22:51:00Z">
          <w:pPr>
            <w:pStyle w:val="Prrafodelista"/>
            <w:keepNext w:val="0"/>
            <w:numPr>
              <w:ilvl w:val="1"/>
              <w:numId w:val="40"/>
            </w:numPr>
            <w:suppressAutoHyphens w:val="0"/>
            <w:ind w:left="1440" w:hanging="360"/>
            <w:jc w:val="left"/>
          </w:pPr>
        </w:pPrChange>
      </w:pPr>
    </w:p>
    <w:p w:rsidR="008B38F0" w:rsidRDefault="008B38F0">
      <w:pPr>
        <w:keepNext w:val="0"/>
        <w:suppressAutoHyphens w:val="0"/>
        <w:jc w:val="left"/>
        <w:rPr>
          <w:ins w:id="6512" w:author="Sergio" w:date="2014-03-12T22:50:00Z"/>
          <w:rFonts w:ascii="Arial" w:hAnsi="Arial" w:cs="Arial"/>
          <w:szCs w:val="24"/>
          <w:rPrChange w:id="6513" w:author="Sergio" w:date="2014-03-12T22:51:00Z">
            <w:rPr>
              <w:ins w:id="6514" w:author="Sergio" w:date="2014-03-12T22:50:00Z"/>
            </w:rPr>
          </w:rPrChange>
        </w:rPr>
        <w:pPrChange w:id="6515" w:author="Sergio" w:date="2014-03-12T22:51:00Z">
          <w:pPr>
            <w:pStyle w:val="Prrafodelista"/>
            <w:keepNext w:val="0"/>
            <w:numPr>
              <w:ilvl w:val="1"/>
              <w:numId w:val="40"/>
            </w:numPr>
            <w:suppressAutoHyphens w:val="0"/>
            <w:ind w:left="1440" w:hanging="360"/>
            <w:jc w:val="left"/>
          </w:pPr>
        </w:pPrChange>
      </w:pPr>
    </w:p>
    <w:p w:rsidR="009B1C16" w:rsidRDefault="009B1C16" w:rsidP="009B1C16">
      <w:pPr>
        <w:pStyle w:val="FormatoIngesoft"/>
        <w:rPr>
          <w:ins w:id="6516" w:author="Sergio" w:date="2014-03-12T22:52:00Z"/>
          <w:b/>
          <w:sz w:val="28"/>
          <w:szCs w:val="28"/>
          <w:lang w:val="es-CO"/>
        </w:rPr>
      </w:pPr>
      <w:ins w:id="6517" w:author="Sergio" w:date="2014-03-12T22:52:00Z">
        <w:r>
          <w:rPr>
            <w:b/>
            <w:sz w:val="28"/>
            <w:szCs w:val="28"/>
            <w:lang w:val="es-CO"/>
          </w:rPr>
          <w:t>Plan de gestión de métricas</w:t>
        </w:r>
      </w:ins>
    </w:p>
    <w:p w:rsidR="008B38F0" w:rsidRDefault="009B1C16">
      <w:pPr>
        <w:pStyle w:val="FormatoIngesoft"/>
        <w:jc w:val="both"/>
        <w:rPr>
          <w:ins w:id="6518" w:author="Sergio" w:date="2014-03-12T22:52:00Z"/>
          <w:lang w:val="es-ES"/>
        </w:rPr>
        <w:pPrChange w:id="6519" w:author="Sergio" w:date="2014-03-12T22:57:00Z">
          <w:pPr>
            <w:pStyle w:val="FormatoIngesoft"/>
          </w:pPr>
        </w:pPrChange>
      </w:pPr>
      <w:ins w:id="6520" w:author="Sergio" w:date="2014-03-12T22:52:00Z">
        <w:r>
          <w:rPr>
            <w:lang w:val="es-ES"/>
          </w:rPr>
          <w:t>Cada programador/documentador estará en la obligación de tomar sus tiempos de trabajo (el método de obtención queda al criterio de cada miembro), estos tiempos estarán almacenados a través de la tabla de control (Véase plantilla de documentos).</w:t>
        </w:r>
      </w:ins>
    </w:p>
    <w:p w:rsidR="009B1C16" w:rsidRDefault="009B1C16" w:rsidP="009B1C16">
      <w:pPr>
        <w:pStyle w:val="FormatoIngesoft"/>
        <w:rPr>
          <w:ins w:id="6521" w:author="Sergio" w:date="2014-03-12T22:52:00Z"/>
          <w:b/>
          <w:sz w:val="28"/>
          <w:szCs w:val="28"/>
          <w:lang w:val="es-CO"/>
        </w:rPr>
      </w:pPr>
      <w:ins w:id="6522" w:author="Sergio" w:date="2014-03-12T22:52:00Z">
        <w:r>
          <w:rPr>
            <w:b/>
            <w:sz w:val="28"/>
            <w:szCs w:val="28"/>
            <w:lang w:val="es-CO"/>
          </w:rPr>
          <w:t>Plan de gestión para documentos</w:t>
        </w:r>
      </w:ins>
    </w:p>
    <w:p w:rsidR="008B38F0" w:rsidRDefault="009B1C16">
      <w:pPr>
        <w:pStyle w:val="FormatoIngesoft"/>
        <w:jc w:val="both"/>
        <w:rPr>
          <w:ins w:id="6523" w:author="Sergio" w:date="2014-03-12T22:52:00Z"/>
          <w:lang w:val="es-ES"/>
        </w:rPr>
        <w:pPrChange w:id="6524" w:author="Sergio" w:date="2014-03-12T22:57:00Z">
          <w:pPr>
            <w:pStyle w:val="FormatoIngesoft"/>
          </w:pPr>
        </w:pPrChange>
      </w:pPr>
      <w:ins w:id="6525" w:author="Sergio" w:date="2014-03-12T22:52:00Z">
        <w:r>
          <w:rPr>
            <w:lang w:val="es-ES"/>
          </w:rPr>
          <w:t>Para documentación:</w:t>
        </w:r>
      </w:ins>
    </w:p>
    <w:p w:rsidR="008B38F0" w:rsidRDefault="008D41C0">
      <w:pPr>
        <w:pStyle w:val="FormatoIngesoft"/>
        <w:numPr>
          <w:ilvl w:val="0"/>
          <w:numId w:val="47"/>
        </w:numPr>
        <w:jc w:val="both"/>
        <w:rPr>
          <w:ins w:id="6526" w:author="Sergio" w:date="2014-03-12T22:52:00Z"/>
          <w:lang w:val="es-ES"/>
        </w:rPr>
        <w:pPrChange w:id="6527" w:author="Estudiante" w:date="2014-04-01T17:35:00Z">
          <w:pPr>
            <w:pStyle w:val="FormatoIngesoft"/>
            <w:numPr>
              <w:numId w:val="41"/>
            </w:numPr>
            <w:ind w:left="720" w:hanging="360"/>
          </w:pPr>
        </w:pPrChange>
      </w:pPr>
      <w:ins w:id="6528" w:author="Sergio" w:date="2014-03-12T22:52:00Z">
        <w:r>
          <w:rPr>
            <w:lang w:val="es-ES"/>
          </w:rPr>
          <w:t>Se almacenar</w:t>
        </w:r>
      </w:ins>
      <w:ins w:id="6529" w:author="Sergio" w:date="2014-03-13T00:55:00Z">
        <w:r>
          <w:rPr>
            <w:lang w:val="es-ES"/>
          </w:rPr>
          <w:t>á</w:t>
        </w:r>
      </w:ins>
      <w:ins w:id="6530" w:author="Sergio" w:date="2014-03-12T22:52:00Z">
        <w:r w:rsidR="009B1C16">
          <w:rPr>
            <w:lang w:val="es-ES"/>
          </w:rPr>
          <w:t>n las métricas de esfuerzo y la plantilla GQM (</w:t>
        </w:r>
      </w:ins>
      <w:commentRangeStart w:id="6531"/>
      <w:ins w:id="6532" w:author="Sala Virtual Piso 1" w:date="2014-03-13T12:08:00Z">
        <w:r w:rsidR="002956A8" w:rsidRPr="002956A8">
          <w:rPr>
            <w:lang w:val="es-CO"/>
            <w:rPrChange w:id="6533" w:author="Sala Virtual Piso 1" w:date="2014-03-13T12:09:00Z">
              <w:rPr>
                <w:color w:val="0000FF" w:themeColor="hyperlink"/>
                <w:u w:val="single"/>
              </w:rPr>
            </w:rPrChange>
          </w:rPr>
          <w:t>ver</w:t>
        </w:r>
        <w:r w:rsidR="002956A8" w:rsidRPr="002956A8">
          <w:rPr>
            <w:lang w:val="es-CO"/>
            <w:rPrChange w:id="6534" w:author="FELIPE BERNAL" w:date="2014-03-13T13:22:00Z">
              <w:rPr>
                <w:color w:val="0000FF" w:themeColor="hyperlink"/>
                <w:u w:val="single"/>
              </w:rPr>
            </w:rPrChange>
          </w:rPr>
          <w:t xml:space="preserve"> </w:t>
        </w:r>
        <w:r w:rsidR="002956A8">
          <w:fldChar w:fldCharType="begin"/>
        </w:r>
      </w:ins>
      <w:ins w:id="6535" w:author="Estudiante" w:date="2014-04-01T17:36:00Z">
        <w:r w:rsidR="002956A8" w:rsidRPr="002956A8">
          <w:rPr>
            <w:lang w:val="es-CO"/>
            <w:rPrChange w:id="6536" w:author="Sergio" w:date="2014-04-02T18:21:00Z">
              <w:rPr>
                <w:color w:val="0000FF" w:themeColor="hyperlink"/>
                <w:u w:val="single"/>
              </w:rPr>
            </w:rPrChange>
          </w:rPr>
          <w:instrText>HYPERLINK "C:\\Users\\Estudiante\\AppData\\Local\\Temp\\Plantillas\\Rubrica GQM.xlsx"</w:instrText>
        </w:r>
      </w:ins>
      <w:ins w:id="6537" w:author="Sala Virtual Piso 1" w:date="2014-03-13T12:08:00Z">
        <w:del w:id="6538" w:author="Estudiante" w:date="2014-04-01T17:36:00Z">
          <w:r w:rsidR="002956A8" w:rsidRPr="002956A8">
            <w:rPr>
              <w:lang w:val="es-CO"/>
              <w:rPrChange w:id="6539" w:author="FELIPE BERNAL" w:date="2014-03-13T13:22:00Z">
                <w:rPr>
                  <w:color w:val="0000FF" w:themeColor="hyperlink"/>
                  <w:u w:val="single"/>
                </w:rPr>
              </w:rPrChange>
            </w:rPr>
            <w:delInstrText xml:space="preserve"> HYPERLINK "Plantillas/Rubrica%20GQM.xlsx" </w:delInstrText>
          </w:r>
        </w:del>
        <w:r w:rsidR="002956A8">
          <w:fldChar w:fldCharType="separate"/>
        </w:r>
        <w:r w:rsidR="002956A8" w:rsidRPr="002956A8">
          <w:rPr>
            <w:rStyle w:val="Hipervnculo"/>
            <w:lang w:val="es-CO"/>
            <w:rPrChange w:id="6540" w:author="Sala Virtual Piso 1" w:date="2014-03-13T12:09:00Z">
              <w:rPr>
                <w:rStyle w:val="Hipervnculo"/>
              </w:rPr>
            </w:rPrChange>
          </w:rPr>
          <w:t>rúbrica</w:t>
        </w:r>
        <w:r w:rsidR="002956A8">
          <w:fldChar w:fldCharType="end"/>
        </w:r>
        <w:r w:rsidR="002956A8" w:rsidRPr="002956A8">
          <w:rPr>
            <w:lang w:val="es-CO"/>
            <w:rPrChange w:id="6541" w:author="FELIPE BERNAL" w:date="2014-03-13T13:22:00Z">
              <w:rPr>
                <w:color w:val="0000FF" w:themeColor="hyperlink"/>
                <w:u w:val="single"/>
              </w:rPr>
            </w:rPrChange>
          </w:rPr>
          <w:t xml:space="preserve"> GQM</w:t>
        </w:r>
      </w:ins>
      <w:commentRangeEnd w:id="6531"/>
      <w:r w:rsidR="002523CF">
        <w:rPr>
          <w:rStyle w:val="Refdecomentario"/>
          <w:rFonts w:ascii="Calibri" w:eastAsia="DejaVu Sans" w:hAnsi="Calibri" w:cs="Calibri"/>
          <w:lang w:val="es-ES"/>
        </w:rPr>
        <w:commentReference w:id="6531"/>
      </w:r>
      <w:ins w:id="6542" w:author="Sala Virtual Piso 1" w:date="2014-03-13T12:08:00Z">
        <w:r w:rsidR="002956A8" w:rsidRPr="002956A8">
          <w:rPr>
            <w:lang w:val="es-CO"/>
            <w:rPrChange w:id="6543" w:author="FELIPE BERNAL" w:date="2014-03-13T13:22:00Z">
              <w:rPr>
                <w:color w:val="0000FF" w:themeColor="hyperlink"/>
                <w:u w:val="single"/>
              </w:rPr>
            </w:rPrChange>
          </w:rPr>
          <w:t>)</w:t>
        </w:r>
        <w:r w:rsidR="002956A8" w:rsidRPr="002956A8">
          <w:rPr>
            <w:lang w:val="es-ES"/>
            <w:rPrChange w:id="6544" w:author="Sala Virtual Piso 1" w:date="2014-03-13T12:08:00Z">
              <w:rPr>
                <w:color w:val="0000FF" w:themeColor="hyperlink"/>
                <w:highlight w:val="red"/>
                <w:u w:val="single"/>
                <w:lang w:val="es-ES"/>
              </w:rPr>
            </w:rPrChange>
          </w:rPr>
          <w:t xml:space="preserve"> </w:t>
        </w:r>
      </w:ins>
      <w:ins w:id="6545" w:author="Sergio" w:date="2014-03-12T22:52:00Z">
        <w:del w:id="6546" w:author="Sala Virtual Piso 1" w:date="2014-03-13T12:08:00Z">
          <w:r w:rsidR="002956A8" w:rsidRPr="002956A8">
            <w:rPr>
              <w:lang w:val="es-ES"/>
              <w:rPrChange w:id="6547" w:author="Sala Virtual Piso 1" w:date="2014-03-13T12:08:00Z">
                <w:rPr>
                  <w:color w:val="0000FF" w:themeColor="hyperlink"/>
                  <w:u w:val="single"/>
                  <w:lang w:val="es-ES"/>
                </w:rPr>
              </w:rPrChange>
            </w:rPr>
            <w:delText>Véase plantilla GQM)</w:delText>
          </w:r>
          <w:r w:rsidR="009B1C16" w:rsidRPr="00C55D89" w:rsidDel="00C55D89">
            <w:rPr>
              <w:lang w:val="es-ES"/>
            </w:rPr>
            <w:delText xml:space="preserve"> </w:delText>
          </w:r>
        </w:del>
        <w:r w:rsidR="009B1C16" w:rsidRPr="00C55D89">
          <w:rPr>
            <w:lang w:val="es-ES"/>
          </w:rPr>
          <w:t>en</w:t>
        </w:r>
        <w:r w:rsidR="009B1C16">
          <w:rPr>
            <w:lang w:val="es-ES"/>
          </w:rPr>
          <w:t xml:space="preserve"> el repositorio por artefacto </w:t>
        </w:r>
      </w:ins>
      <w:ins w:id="6548" w:author="Sala Virtual Piso 1" w:date="2014-03-13T12:09:00Z">
        <w:r w:rsidR="00C55D89">
          <w:rPr>
            <w:lang w:val="es-ES"/>
          </w:rPr>
          <w:t>(</w:t>
        </w:r>
      </w:ins>
      <w:ins w:id="6549" w:author="Sergio" w:date="2014-03-12T22:52:00Z">
        <w:del w:id="6550" w:author="Sala Virtual Piso 1" w:date="2014-03-13T12:09:00Z">
          <w:r w:rsidR="009B1C16" w:rsidDel="00C55D89">
            <w:rPr>
              <w:lang w:val="es-ES"/>
            </w:rPr>
            <w:delText>(</w:delText>
          </w:r>
        </w:del>
      </w:ins>
      <w:ins w:id="6551" w:author="Sala Virtual Piso 1" w:date="2014-03-13T12:09:00Z">
        <w:r w:rsidR="002956A8" w:rsidRPr="002956A8">
          <w:rPr>
            <w:lang w:val="es-CO"/>
            <w:rPrChange w:id="6552" w:author="Sala Virtual Piso 1" w:date="2014-03-13T12:09:00Z">
              <w:rPr>
                <w:color w:val="0000FF" w:themeColor="hyperlink"/>
                <w:u w:val="single"/>
              </w:rPr>
            </w:rPrChange>
          </w:rPr>
          <w:t>ver</w:t>
        </w:r>
        <w:r w:rsidR="002956A8" w:rsidRPr="002956A8">
          <w:rPr>
            <w:lang w:val="es-CO"/>
            <w:rPrChange w:id="6553" w:author="FELIPE BERNAL" w:date="2014-03-13T13:22:00Z">
              <w:rPr>
                <w:color w:val="0000FF" w:themeColor="hyperlink"/>
                <w:u w:val="single"/>
              </w:rPr>
            </w:rPrChange>
          </w:rPr>
          <w:t xml:space="preserve"> en </w:t>
        </w:r>
        <w:r w:rsidR="002956A8">
          <w:fldChar w:fldCharType="begin"/>
        </w:r>
      </w:ins>
      <w:ins w:id="6554" w:author="Estudiante" w:date="2014-04-01T17:36:00Z">
        <w:r w:rsidR="002956A8" w:rsidRPr="002956A8">
          <w:rPr>
            <w:lang w:val="es-CO"/>
            <w:rPrChange w:id="6555" w:author="Sergio" w:date="2014-04-02T18:21:00Z">
              <w:rPr>
                <w:color w:val="0000FF" w:themeColor="hyperlink"/>
                <w:u w:val="single"/>
              </w:rPr>
            </w:rPrChange>
          </w:rPr>
          <w:instrText>HYPERLINK "C:\\Users\\Estudiante\\AppData\\Local\\Temp\\Plantillas\\Plantilla de documentos.docx"</w:instrText>
        </w:r>
      </w:ins>
      <w:ins w:id="6556" w:author="Sala Virtual Piso 1" w:date="2014-03-13T12:09:00Z">
        <w:del w:id="6557" w:author="Estudiante" w:date="2014-04-01T17:36:00Z">
          <w:r w:rsidR="002956A8" w:rsidRPr="002956A8">
            <w:rPr>
              <w:lang w:val="es-CO"/>
              <w:rPrChange w:id="6558" w:author="FELIPE BERNAL" w:date="2014-03-13T13:22:00Z">
                <w:rPr>
                  <w:color w:val="0000FF" w:themeColor="hyperlink"/>
                  <w:u w:val="single"/>
                </w:rPr>
              </w:rPrChange>
            </w:rPr>
            <w:delInstrText xml:space="preserve"> HYPERLINK "Plantillas/Plantilla%20de%20documentos.docx" </w:delInstrText>
          </w:r>
        </w:del>
        <w:r w:rsidR="002956A8">
          <w:fldChar w:fldCharType="separate"/>
        </w:r>
        <w:r w:rsidR="002956A8" w:rsidRPr="002956A8">
          <w:rPr>
            <w:rStyle w:val="Hipervnculo"/>
            <w:lang w:val="es-CO"/>
            <w:rPrChange w:id="6559" w:author="Sala Virtual Piso 1" w:date="2014-03-13T12:09:00Z">
              <w:rPr>
                <w:rStyle w:val="Hipervnculo"/>
              </w:rPr>
            </w:rPrChange>
          </w:rPr>
          <w:t>plantilla</w:t>
        </w:r>
        <w:r w:rsidR="002956A8">
          <w:fldChar w:fldCharType="end"/>
        </w:r>
      </w:ins>
      <w:ins w:id="6560" w:author="Sergio" w:date="2014-03-12T22:52:00Z">
        <w:del w:id="6561" w:author="Sala Virtual Piso 1" w:date="2014-03-13T12:09:00Z">
          <w:r w:rsidR="002956A8" w:rsidRPr="002956A8">
            <w:rPr>
              <w:highlight w:val="red"/>
              <w:lang w:val="es-ES"/>
              <w:rPrChange w:id="6562" w:author="Sergio" w:date="2014-03-12T22:57:00Z">
                <w:rPr>
                  <w:color w:val="0000FF" w:themeColor="hyperlink"/>
                  <w:u w:val="single"/>
                  <w:lang w:val="es-ES"/>
                </w:rPr>
              </w:rPrChange>
            </w:rPr>
            <w:delText>Véase plantilla de documentos</w:delText>
          </w:r>
        </w:del>
        <w:r w:rsidR="009B1C16">
          <w:rPr>
            <w:lang w:val="es-ES"/>
          </w:rPr>
          <w:t>).</w:t>
        </w:r>
      </w:ins>
    </w:p>
    <w:p w:rsidR="008B38F0" w:rsidRDefault="009B1C16">
      <w:pPr>
        <w:pStyle w:val="FormatoIngesoft"/>
        <w:numPr>
          <w:ilvl w:val="0"/>
          <w:numId w:val="47"/>
        </w:numPr>
        <w:jc w:val="both"/>
        <w:rPr>
          <w:ins w:id="6563" w:author="Sergio" w:date="2014-03-12T22:52:00Z"/>
          <w:lang w:val="es-ES"/>
        </w:rPr>
        <w:pPrChange w:id="6564" w:author="Estudiante" w:date="2014-04-01T17:35:00Z">
          <w:pPr>
            <w:pStyle w:val="FormatoIngesoft"/>
            <w:numPr>
              <w:numId w:val="41"/>
            </w:numPr>
            <w:ind w:left="720" w:hanging="360"/>
          </w:pPr>
        </w:pPrChange>
      </w:pPr>
      <w:ins w:id="6565" w:author="Sergio" w:date="2014-03-12T22:52:00Z">
        <w:r>
          <w:rPr>
            <w:lang w:val="es-ES"/>
          </w:rPr>
          <w:t xml:space="preserve">El equipo de gestión de calidad estará encargado de producir la plantilla GQM </w:t>
        </w:r>
        <w:del w:id="6566" w:author="Sala Virtual Piso 1" w:date="2014-03-13T12:09:00Z">
          <w:r w:rsidDel="00C55D89">
            <w:rPr>
              <w:lang w:val="es-ES"/>
            </w:rPr>
            <w:delText>(</w:delText>
          </w:r>
        </w:del>
      </w:ins>
      <w:ins w:id="6567" w:author="Sala Virtual Piso 1" w:date="2014-03-13T12:09:00Z">
        <w:r w:rsidR="00C55D89">
          <w:rPr>
            <w:lang w:val="es-ES"/>
          </w:rPr>
          <w:t>(</w:t>
        </w:r>
        <w:r w:rsidR="00C55D89" w:rsidRPr="009C76AA">
          <w:rPr>
            <w:lang w:val="es-CO"/>
          </w:rPr>
          <w:t>ver</w:t>
        </w:r>
        <w:r w:rsidR="002956A8" w:rsidRPr="002956A8">
          <w:rPr>
            <w:lang w:val="es-CO"/>
            <w:rPrChange w:id="6568" w:author="FELIPE BERNAL" w:date="2014-03-13T13:22:00Z">
              <w:rPr>
                <w:color w:val="0000FF" w:themeColor="hyperlink"/>
                <w:u w:val="single"/>
              </w:rPr>
            </w:rPrChange>
          </w:rPr>
          <w:t xml:space="preserve"> </w:t>
        </w:r>
        <w:r w:rsidR="002956A8">
          <w:fldChar w:fldCharType="begin"/>
        </w:r>
      </w:ins>
      <w:ins w:id="6569" w:author="Estudiante" w:date="2014-04-01T17:36:00Z">
        <w:r w:rsidR="002956A8" w:rsidRPr="002956A8">
          <w:rPr>
            <w:lang w:val="es-CO"/>
            <w:rPrChange w:id="6570" w:author="Sergio" w:date="2014-04-02T18:21:00Z">
              <w:rPr>
                <w:color w:val="0000FF" w:themeColor="hyperlink"/>
                <w:u w:val="single"/>
              </w:rPr>
            </w:rPrChange>
          </w:rPr>
          <w:instrText>HYPERLINK "C:\\Users\\Estudiante\\AppData\\Local\\Temp\\Plantillas\\Rubrica GQM.xlsx"</w:instrText>
        </w:r>
      </w:ins>
      <w:ins w:id="6571" w:author="Sala Virtual Piso 1" w:date="2014-03-13T12:09:00Z">
        <w:del w:id="6572" w:author="Estudiante" w:date="2014-04-01T17:36:00Z">
          <w:r w:rsidR="002956A8" w:rsidRPr="002956A8">
            <w:rPr>
              <w:lang w:val="es-CO"/>
              <w:rPrChange w:id="6573" w:author="FELIPE BERNAL" w:date="2014-03-13T13:22:00Z">
                <w:rPr>
                  <w:color w:val="0000FF" w:themeColor="hyperlink"/>
                  <w:u w:val="single"/>
                </w:rPr>
              </w:rPrChange>
            </w:rPr>
            <w:delInstrText xml:space="preserve"> HYPERLINK "Plantillas/Rubrica%20GQM.xlsx" </w:delInstrText>
          </w:r>
        </w:del>
        <w:r w:rsidR="002956A8">
          <w:fldChar w:fldCharType="separate"/>
        </w:r>
        <w:r w:rsidR="00C55D89" w:rsidRPr="009C76AA">
          <w:rPr>
            <w:rStyle w:val="Hipervnculo"/>
            <w:lang w:val="es-CO"/>
          </w:rPr>
          <w:t>rúbrica</w:t>
        </w:r>
        <w:r w:rsidR="002956A8">
          <w:fldChar w:fldCharType="end"/>
        </w:r>
        <w:r w:rsidR="002956A8" w:rsidRPr="002956A8">
          <w:rPr>
            <w:lang w:val="es-CO"/>
            <w:rPrChange w:id="6574" w:author="FELIPE BERNAL" w:date="2014-03-13T13:22:00Z">
              <w:rPr>
                <w:color w:val="0000FF" w:themeColor="hyperlink"/>
                <w:u w:val="single"/>
              </w:rPr>
            </w:rPrChange>
          </w:rPr>
          <w:t xml:space="preserve"> GQM</w:t>
        </w:r>
      </w:ins>
      <w:ins w:id="6575" w:author="Sergio" w:date="2014-03-12T22:52:00Z">
        <w:del w:id="6576" w:author="Sala Virtual Piso 1" w:date="2014-03-13T12:09:00Z">
          <w:r w:rsidR="002956A8" w:rsidRPr="002956A8">
            <w:rPr>
              <w:highlight w:val="red"/>
              <w:lang w:val="es-ES"/>
              <w:rPrChange w:id="6577" w:author="Sergio" w:date="2014-03-12T22:57:00Z">
                <w:rPr>
                  <w:color w:val="0000FF" w:themeColor="hyperlink"/>
                  <w:u w:val="single"/>
                  <w:lang w:val="es-ES"/>
                </w:rPr>
              </w:rPrChange>
            </w:rPr>
            <w:delText>Véase plantilla GQM</w:delText>
          </w:r>
        </w:del>
        <w:r>
          <w:rPr>
            <w:lang w:val="es-ES"/>
          </w:rPr>
          <w:t>) para enviarlo a revisión gerencial.</w:t>
        </w:r>
      </w:ins>
    </w:p>
    <w:p w:rsidR="008B38F0" w:rsidRDefault="009B1C16">
      <w:pPr>
        <w:pStyle w:val="FormatoIngesoft"/>
        <w:numPr>
          <w:ilvl w:val="0"/>
          <w:numId w:val="47"/>
        </w:numPr>
        <w:jc w:val="both"/>
        <w:rPr>
          <w:ins w:id="6578" w:author="Sergio" w:date="2014-03-12T22:52:00Z"/>
          <w:lang w:val="es-ES"/>
        </w:rPr>
        <w:pPrChange w:id="6579" w:author="Estudiante" w:date="2014-04-01T17:35:00Z">
          <w:pPr>
            <w:pStyle w:val="FormatoIngesoft"/>
            <w:numPr>
              <w:numId w:val="41"/>
            </w:numPr>
            <w:ind w:left="720" w:hanging="360"/>
          </w:pPr>
        </w:pPrChange>
      </w:pPr>
      <w:commentRangeStart w:id="6580"/>
      <w:ins w:id="6581" w:author="Sergio" w:date="2014-03-12T22:52:00Z">
        <w:r>
          <w:rPr>
            <w:lang w:val="es-ES"/>
          </w:rPr>
          <w:t xml:space="preserve">Los </w:t>
        </w:r>
      </w:ins>
      <w:commentRangeEnd w:id="6580"/>
      <w:ins w:id="6582" w:author="Sergio" w:date="2014-04-23T20:48:00Z">
        <w:r w:rsidR="00DC36AB">
          <w:rPr>
            <w:lang w:val="es-ES"/>
          </w:rPr>
          <w:t>jefes</w:t>
        </w:r>
      </w:ins>
      <w:del w:id="6583" w:author="Sergio" w:date="2014-04-23T20:48:00Z">
        <w:r w:rsidR="002523CF" w:rsidDel="00DC36AB">
          <w:rPr>
            <w:rStyle w:val="Refdecomentario"/>
            <w:rFonts w:ascii="Calibri" w:eastAsia="DejaVu Sans" w:hAnsi="Calibri" w:cs="Calibri"/>
            <w:lang w:val="es-ES"/>
          </w:rPr>
          <w:commentReference w:id="6580"/>
        </w:r>
      </w:del>
      <w:ins w:id="6584" w:author="Sergio" w:date="2014-03-12T22:52:00Z">
        <w:r>
          <w:rPr>
            <w:lang w:val="es-ES"/>
          </w:rPr>
          <w:t xml:space="preserve"> son responsables del uso de las métricas para gestión de calidad</w:t>
        </w:r>
      </w:ins>
      <w:ins w:id="6585" w:author="Sergio" w:date="2014-03-12T22:57:00Z">
        <w:r w:rsidR="00942052">
          <w:rPr>
            <w:lang w:val="es-ES"/>
          </w:rPr>
          <w:t xml:space="preserve"> </w:t>
        </w:r>
        <w:r w:rsidR="002956A8" w:rsidRPr="002956A8">
          <w:rPr>
            <w:u w:val="single"/>
            <w:lang w:val="es-ES"/>
            <w:rPrChange w:id="6586" w:author="Sergio" w:date="2014-03-12T22:58:00Z">
              <w:rPr>
                <w:color w:val="0000FF" w:themeColor="hyperlink"/>
                <w:u w:val="single"/>
                <w:lang w:val="es-ES"/>
              </w:rPr>
            </w:rPrChange>
          </w:rPr>
          <w:fldChar w:fldCharType="begin"/>
        </w:r>
        <w:r w:rsidR="002956A8" w:rsidRPr="002956A8">
          <w:rPr>
            <w:u w:val="single"/>
            <w:lang w:val="es-ES"/>
            <w:rPrChange w:id="6587" w:author="Sergio" w:date="2014-03-12T22:58:00Z">
              <w:rPr>
                <w:color w:val="0000FF" w:themeColor="hyperlink"/>
                <w:u w:val="single"/>
                <w:lang w:val="es-ES"/>
              </w:rPr>
            </w:rPrChange>
          </w:rPr>
          <w:instrText xml:space="preserve"> REF _Ref382428405 \r \h </w:instrText>
        </w:r>
      </w:ins>
      <w:r w:rsidR="00942052">
        <w:rPr>
          <w:u w:val="single"/>
          <w:lang w:val="es-ES"/>
        </w:rPr>
        <w:instrText xml:space="preserve"> \* MERGEFORMAT </w:instrText>
      </w:r>
      <w:r w:rsidR="002956A8" w:rsidRPr="002956A8">
        <w:rPr>
          <w:u w:val="single"/>
          <w:lang w:val="es-ES"/>
          <w:rPrChange w:id="6588" w:author="Sergio" w:date="2014-03-12T22:58:00Z">
            <w:rPr>
              <w:u w:val="single"/>
              <w:lang w:val="es-ES"/>
            </w:rPr>
          </w:rPrChange>
        </w:rPr>
      </w:r>
      <w:r w:rsidR="002956A8" w:rsidRPr="002956A8">
        <w:rPr>
          <w:u w:val="single"/>
          <w:lang w:val="es-ES"/>
          <w:rPrChange w:id="6589" w:author="Sergio" w:date="2014-03-12T22:58:00Z">
            <w:rPr>
              <w:color w:val="0000FF" w:themeColor="hyperlink"/>
              <w:u w:val="single"/>
              <w:lang w:val="es-ES"/>
            </w:rPr>
          </w:rPrChange>
        </w:rPr>
        <w:fldChar w:fldCharType="separate"/>
      </w:r>
      <w:ins w:id="6590" w:author="Estudiante" w:date="2014-04-01T16:48:00Z">
        <w:r w:rsidR="000910A8">
          <w:rPr>
            <w:u w:val="single"/>
            <w:lang w:val="es-ES"/>
          </w:rPr>
          <w:t>12.5</w:t>
        </w:r>
      </w:ins>
      <w:ins w:id="6591" w:author="Sergio" w:date="2014-03-12T22:57:00Z">
        <w:del w:id="6592" w:author="Estudiante" w:date="2014-04-01T16:47:00Z">
          <w:r w:rsidR="002956A8" w:rsidRPr="002956A8">
            <w:rPr>
              <w:u w:val="single"/>
              <w:lang w:val="es-ES"/>
              <w:rPrChange w:id="6593" w:author="Sergio" w:date="2014-03-12T22:58:00Z">
                <w:rPr>
                  <w:color w:val="0000FF" w:themeColor="hyperlink"/>
                  <w:u w:val="single"/>
                  <w:lang w:val="es-ES"/>
                </w:rPr>
              </w:rPrChange>
            </w:rPr>
            <w:delText>12.5</w:delText>
          </w:r>
        </w:del>
        <w:r w:rsidR="002956A8" w:rsidRPr="002956A8">
          <w:rPr>
            <w:u w:val="single"/>
            <w:lang w:val="es-ES"/>
            <w:rPrChange w:id="6594" w:author="Sergio" w:date="2014-03-12T22:58:00Z">
              <w:rPr>
                <w:color w:val="0000FF" w:themeColor="hyperlink"/>
                <w:u w:val="single"/>
                <w:lang w:val="es-ES"/>
              </w:rPr>
            </w:rPrChange>
          </w:rPr>
          <w:fldChar w:fldCharType="end"/>
        </w:r>
      </w:ins>
      <w:ins w:id="6595" w:author="Sergio" w:date="2014-03-12T22:52:00Z">
        <w:r w:rsidR="00942052">
          <w:rPr>
            <w:lang w:val="es-ES"/>
          </w:rPr>
          <w:t xml:space="preserve"> </w:t>
        </w:r>
      </w:ins>
      <w:ins w:id="6596" w:author="Sergio" w:date="2014-03-12T22:58:00Z">
        <w:r w:rsidR="00942052">
          <w:rPr>
            <w:lang w:val="es-ES"/>
          </w:rPr>
          <w:t>.</w:t>
        </w:r>
      </w:ins>
    </w:p>
    <w:p w:rsidR="008B38F0" w:rsidRDefault="009B1C16">
      <w:pPr>
        <w:pStyle w:val="FormatoIngesoft"/>
        <w:jc w:val="both"/>
        <w:rPr>
          <w:ins w:id="6597" w:author="Sergio" w:date="2014-03-12T22:52:00Z"/>
          <w:lang w:val="es-ES"/>
        </w:rPr>
        <w:pPrChange w:id="6598" w:author="Sergio" w:date="2014-03-12T22:57:00Z">
          <w:pPr>
            <w:pStyle w:val="FormatoIngesoft"/>
          </w:pPr>
        </w:pPrChange>
      </w:pPr>
      <w:ins w:id="6599" w:author="Sergio" w:date="2014-03-12T22:52:00Z">
        <w:r>
          <w:rPr>
            <w:lang w:val="es-ES"/>
          </w:rPr>
          <w:t>El almacenamiento de la métrica de esfuerzo se puede encontrar en cada versión del artefacto finalizado (</w:t>
        </w:r>
      </w:ins>
      <w:ins w:id="6600" w:author="Sala Virtual Piso 1" w:date="2014-03-13T12:11:00Z">
        <w:r w:rsidR="00140F5E">
          <w:rPr>
            <w:lang w:val="es-ES"/>
          </w:rPr>
          <w:t>Es almacenado en la carpeta interna de trabajo, en la subcarpeta Versiones</w:t>
        </w:r>
      </w:ins>
      <w:ins w:id="6601" w:author="Sergio" w:date="2014-03-12T22:52:00Z">
        <w:del w:id="6602" w:author="Sala Virtual Piso 1" w:date="2014-03-13T12:11:00Z">
          <w:r w:rsidR="002956A8" w:rsidRPr="002956A8">
            <w:rPr>
              <w:lang w:val="es-ES"/>
              <w:rPrChange w:id="6603" w:author="Sala Virtual Piso 1" w:date="2014-03-13T12:10:00Z">
                <w:rPr>
                  <w:color w:val="0000FF" w:themeColor="hyperlink"/>
                  <w:u w:val="single"/>
                  <w:lang w:val="es-ES"/>
                </w:rPr>
              </w:rPrChange>
            </w:rPr>
            <w:delText>Véase carpeta de documentos, sección de versiones</w:delText>
          </w:r>
        </w:del>
        <w:r>
          <w:rPr>
            <w:lang w:val="es-ES"/>
          </w:rPr>
          <w:t>).</w:t>
        </w:r>
      </w:ins>
    </w:p>
    <w:p w:rsidR="008B38F0" w:rsidRDefault="009B1C16">
      <w:pPr>
        <w:pStyle w:val="FormatoIngesoft"/>
        <w:jc w:val="both"/>
        <w:rPr>
          <w:ins w:id="6604" w:author="Sergio" w:date="2014-03-12T22:52:00Z"/>
          <w:lang w:val="es-ES"/>
        </w:rPr>
        <w:pPrChange w:id="6605" w:author="Sergio" w:date="2014-03-12T22:57:00Z">
          <w:pPr>
            <w:pStyle w:val="FormatoIngesoft"/>
          </w:pPr>
        </w:pPrChange>
      </w:pPr>
      <w:ins w:id="6606" w:author="Sergio" w:date="2014-03-12T22:52:00Z">
        <w:r>
          <w:rPr>
            <w:lang w:val="es-ES"/>
          </w:rPr>
          <w:t>Cada plantilla GQM (</w:t>
        </w:r>
      </w:ins>
      <w:ins w:id="6607" w:author="Sala Virtual Piso 1" w:date="2014-03-13T12:10:00Z">
        <w:r w:rsidR="00EB2052" w:rsidRPr="009C76AA">
          <w:rPr>
            <w:lang w:val="es-CO"/>
          </w:rPr>
          <w:t>ver</w:t>
        </w:r>
        <w:r w:rsidR="002956A8" w:rsidRPr="002956A8">
          <w:rPr>
            <w:lang w:val="es-CO"/>
            <w:rPrChange w:id="6608" w:author="FELIPE BERNAL" w:date="2014-03-13T13:22:00Z">
              <w:rPr>
                <w:color w:val="0000FF" w:themeColor="hyperlink"/>
                <w:u w:val="single"/>
              </w:rPr>
            </w:rPrChange>
          </w:rPr>
          <w:t xml:space="preserve"> </w:t>
        </w:r>
        <w:r w:rsidR="002956A8">
          <w:fldChar w:fldCharType="begin"/>
        </w:r>
      </w:ins>
      <w:ins w:id="6609" w:author="Estudiante" w:date="2014-04-01T17:36:00Z">
        <w:r w:rsidR="002956A8" w:rsidRPr="002956A8">
          <w:rPr>
            <w:lang w:val="es-CO"/>
            <w:rPrChange w:id="6610" w:author="Sergio" w:date="2014-04-02T18:21:00Z">
              <w:rPr>
                <w:color w:val="0000FF" w:themeColor="hyperlink"/>
                <w:u w:val="single"/>
              </w:rPr>
            </w:rPrChange>
          </w:rPr>
          <w:instrText>HYPERLINK "C:\\Users\\Estudiante\\AppData\\Local\\Temp\\Plantillas\\Rubrica GQM.xlsx"</w:instrText>
        </w:r>
      </w:ins>
      <w:ins w:id="6611" w:author="Sala Virtual Piso 1" w:date="2014-03-13T12:10:00Z">
        <w:del w:id="6612" w:author="Estudiante" w:date="2014-04-01T17:36:00Z">
          <w:r w:rsidR="002956A8" w:rsidRPr="002956A8">
            <w:rPr>
              <w:lang w:val="es-CO"/>
              <w:rPrChange w:id="6613" w:author="FELIPE BERNAL" w:date="2014-03-13T13:22:00Z">
                <w:rPr>
                  <w:color w:val="0000FF" w:themeColor="hyperlink"/>
                  <w:u w:val="single"/>
                </w:rPr>
              </w:rPrChange>
            </w:rPr>
            <w:delInstrText xml:space="preserve"> HYPERLINK "Plantillas/Rubrica%20GQM.xlsx" </w:delInstrText>
          </w:r>
        </w:del>
        <w:r w:rsidR="002956A8">
          <w:fldChar w:fldCharType="separate"/>
        </w:r>
        <w:r w:rsidR="00EB2052" w:rsidRPr="009C76AA">
          <w:rPr>
            <w:rStyle w:val="Hipervnculo"/>
            <w:lang w:val="es-CO"/>
          </w:rPr>
          <w:t>rúbrica</w:t>
        </w:r>
        <w:r w:rsidR="002956A8">
          <w:fldChar w:fldCharType="end"/>
        </w:r>
        <w:r w:rsidR="002956A8" w:rsidRPr="002956A8">
          <w:rPr>
            <w:lang w:val="es-CO"/>
            <w:rPrChange w:id="6614" w:author="FELIPE BERNAL" w:date="2014-03-13T13:22:00Z">
              <w:rPr>
                <w:color w:val="0000FF" w:themeColor="hyperlink"/>
                <w:u w:val="single"/>
              </w:rPr>
            </w:rPrChange>
          </w:rPr>
          <w:t xml:space="preserve"> GQM</w:t>
        </w:r>
      </w:ins>
      <w:ins w:id="6615" w:author="Sergio" w:date="2014-03-12T22:52:00Z">
        <w:del w:id="6616" w:author="Sala Virtual Piso 1" w:date="2014-03-13T12:10:00Z">
          <w:r w:rsidR="002956A8" w:rsidRPr="002956A8">
            <w:rPr>
              <w:highlight w:val="red"/>
              <w:lang w:val="es-ES"/>
              <w:rPrChange w:id="6617" w:author="Sergio" w:date="2014-03-12T22:58:00Z">
                <w:rPr>
                  <w:color w:val="0000FF" w:themeColor="hyperlink"/>
                  <w:u w:val="single"/>
                  <w:lang w:val="es-ES"/>
                </w:rPr>
              </w:rPrChange>
            </w:rPr>
            <w:delText>Véase plantilla GQM</w:delText>
          </w:r>
        </w:del>
        <w:r>
          <w:rPr>
            <w:lang w:val="es-ES"/>
          </w:rPr>
          <w:t xml:space="preserve">) debe acompañar al artefacto que corresponde, el nombre y manutención de estos artefactos son responsabilidad del administrador de la configuración </w:t>
        </w:r>
      </w:ins>
      <w:ins w:id="6618" w:author="Sergio" w:date="2014-03-12T22:58:00Z">
        <w:r w:rsidR="002956A8" w:rsidRPr="002956A8">
          <w:rPr>
            <w:u w:val="single"/>
            <w:lang w:val="es-ES"/>
            <w:rPrChange w:id="6619" w:author="Sergio" w:date="2014-03-12T22:58:00Z">
              <w:rPr>
                <w:color w:val="0000FF" w:themeColor="hyperlink"/>
                <w:u w:val="single"/>
                <w:lang w:val="es-ES"/>
              </w:rPr>
            </w:rPrChange>
          </w:rPr>
          <w:fldChar w:fldCharType="begin"/>
        </w:r>
        <w:r w:rsidR="002956A8" w:rsidRPr="002956A8">
          <w:rPr>
            <w:u w:val="single"/>
            <w:lang w:val="es-ES"/>
            <w:rPrChange w:id="6620" w:author="Sergio" w:date="2014-03-12T22:58:00Z">
              <w:rPr>
                <w:color w:val="0000FF" w:themeColor="hyperlink"/>
                <w:u w:val="single"/>
                <w:lang w:val="es-ES"/>
              </w:rPr>
            </w:rPrChange>
          </w:rPr>
          <w:instrText xml:space="preserve"> REF _Ref382428444 \r \h </w:instrText>
        </w:r>
      </w:ins>
      <w:r w:rsidR="00942052">
        <w:rPr>
          <w:u w:val="single"/>
          <w:lang w:val="es-ES"/>
        </w:rPr>
        <w:instrText xml:space="preserve"> \* MERGEFORMAT </w:instrText>
      </w:r>
      <w:r w:rsidR="002956A8" w:rsidRPr="002956A8">
        <w:rPr>
          <w:u w:val="single"/>
          <w:lang w:val="es-ES"/>
          <w:rPrChange w:id="6621" w:author="Sergio" w:date="2014-03-12T22:58:00Z">
            <w:rPr>
              <w:u w:val="single"/>
              <w:lang w:val="es-ES"/>
            </w:rPr>
          </w:rPrChange>
        </w:rPr>
      </w:r>
      <w:r w:rsidR="002956A8" w:rsidRPr="002956A8">
        <w:rPr>
          <w:u w:val="single"/>
          <w:lang w:val="es-ES"/>
          <w:rPrChange w:id="6622" w:author="Sergio" w:date="2014-03-12T22:58:00Z">
            <w:rPr>
              <w:color w:val="0000FF" w:themeColor="hyperlink"/>
              <w:u w:val="single"/>
              <w:lang w:val="es-ES"/>
            </w:rPr>
          </w:rPrChange>
        </w:rPr>
        <w:fldChar w:fldCharType="separate"/>
      </w:r>
      <w:ins w:id="6623" w:author="Estudiante" w:date="2014-04-01T16:48:00Z">
        <w:r w:rsidR="000910A8">
          <w:rPr>
            <w:u w:val="single"/>
            <w:lang w:val="es-ES"/>
          </w:rPr>
          <w:t>12.3</w:t>
        </w:r>
      </w:ins>
      <w:ins w:id="6624" w:author="Sergio" w:date="2014-03-12T22:58:00Z">
        <w:del w:id="6625" w:author="Estudiante" w:date="2014-04-01T16:47:00Z">
          <w:r w:rsidR="002956A8" w:rsidRPr="002956A8">
            <w:rPr>
              <w:u w:val="single"/>
              <w:lang w:val="es-ES"/>
              <w:rPrChange w:id="6626" w:author="Sergio" w:date="2014-03-12T22:58:00Z">
                <w:rPr>
                  <w:color w:val="0000FF" w:themeColor="hyperlink"/>
                  <w:u w:val="single"/>
                  <w:lang w:val="es-ES"/>
                </w:rPr>
              </w:rPrChange>
            </w:rPr>
            <w:delText>12.3</w:delText>
          </w:r>
        </w:del>
        <w:r w:rsidR="002956A8" w:rsidRPr="002956A8">
          <w:rPr>
            <w:u w:val="single"/>
            <w:lang w:val="es-ES"/>
            <w:rPrChange w:id="6627" w:author="Sergio" w:date="2014-03-12T22:58:00Z">
              <w:rPr>
                <w:color w:val="0000FF" w:themeColor="hyperlink"/>
                <w:u w:val="single"/>
                <w:lang w:val="es-ES"/>
              </w:rPr>
            </w:rPrChange>
          </w:rPr>
          <w:fldChar w:fldCharType="end"/>
        </w:r>
      </w:ins>
      <w:ins w:id="6628" w:author="Sergio" w:date="2014-03-12T22:52:00Z">
        <w:r w:rsidR="00942052">
          <w:rPr>
            <w:lang w:val="es-ES"/>
          </w:rPr>
          <w:t>.</w:t>
        </w:r>
      </w:ins>
    </w:p>
    <w:p w:rsidR="009B1C16" w:rsidRDefault="009B1C16" w:rsidP="009B1C16">
      <w:pPr>
        <w:pStyle w:val="FormatoIngesoft"/>
        <w:rPr>
          <w:ins w:id="6629" w:author="Sergio" w:date="2014-03-12T22:52:00Z"/>
          <w:b/>
          <w:sz w:val="28"/>
          <w:szCs w:val="28"/>
          <w:lang w:val="es-CO"/>
        </w:rPr>
      </w:pPr>
      <w:ins w:id="6630" w:author="Sergio" w:date="2014-03-12T22:52:00Z">
        <w:r>
          <w:rPr>
            <w:b/>
            <w:sz w:val="28"/>
            <w:szCs w:val="28"/>
            <w:lang w:val="es-CO"/>
          </w:rPr>
          <w:t>Plan de gestión para código</w:t>
        </w:r>
      </w:ins>
    </w:p>
    <w:p w:rsidR="009B1C16" w:rsidRDefault="009B1C16" w:rsidP="009B1C16">
      <w:pPr>
        <w:pStyle w:val="FormatoIngesoft"/>
        <w:rPr>
          <w:ins w:id="6631" w:author="Sergio" w:date="2014-03-12T22:52:00Z"/>
          <w:lang w:val="es-ES"/>
        </w:rPr>
      </w:pPr>
      <w:ins w:id="6632" w:author="Sergio" w:date="2014-03-12T22:52:00Z">
        <w:r>
          <w:rPr>
            <w:lang w:val="es-ES"/>
          </w:rPr>
          <w:t>Para código y su respectiva documentación:</w:t>
        </w:r>
      </w:ins>
    </w:p>
    <w:p w:rsidR="008B38F0" w:rsidRDefault="008D41C0">
      <w:pPr>
        <w:pStyle w:val="FormatoIngesoft"/>
        <w:numPr>
          <w:ilvl w:val="0"/>
          <w:numId w:val="48"/>
        </w:numPr>
        <w:jc w:val="both"/>
        <w:rPr>
          <w:ins w:id="6633" w:author="Sergio" w:date="2014-03-12T22:52:00Z"/>
          <w:lang w:val="es-ES"/>
        </w:rPr>
        <w:pPrChange w:id="6634" w:author="Estudiante" w:date="2014-04-01T17:36:00Z">
          <w:pPr>
            <w:pStyle w:val="FormatoIngesoft"/>
            <w:numPr>
              <w:numId w:val="42"/>
            </w:numPr>
            <w:ind w:left="720" w:hanging="360"/>
          </w:pPr>
        </w:pPrChange>
      </w:pPr>
      <w:ins w:id="6635" w:author="Sergio" w:date="2014-03-12T22:52:00Z">
        <w:r>
          <w:rPr>
            <w:lang w:val="es-ES"/>
          </w:rPr>
          <w:t>Se almacenar</w:t>
        </w:r>
      </w:ins>
      <w:ins w:id="6636" w:author="Sergio" w:date="2014-03-13T00:56:00Z">
        <w:r>
          <w:rPr>
            <w:lang w:val="es-ES"/>
          </w:rPr>
          <w:t>á</w:t>
        </w:r>
      </w:ins>
      <w:ins w:id="6637" w:author="Sergio" w:date="2014-03-12T22:52:00Z">
        <w:r w:rsidR="009B1C16">
          <w:rPr>
            <w:lang w:val="es-ES"/>
          </w:rPr>
          <w:t xml:space="preserve">n las métricas de esfuerzo y su plantilla de inspección en el repositorio por artefacto, en este caso, GitHub </w:t>
        </w:r>
      </w:ins>
      <w:ins w:id="6638" w:author="Sergio" w:date="2014-03-12T22:58:00Z">
        <w:r w:rsidR="002956A8" w:rsidRPr="002956A8">
          <w:rPr>
            <w:u w:val="single"/>
            <w:lang w:val="es-ES"/>
            <w:rPrChange w:id="6639" w:author="Sergio" w:date="2014-03-12T22:59:00Z">
              <w:rPr>
                <w:color w:val="0000FF" w:themeColor="hyperlink"/>
                <w:u w:val="single"/>
                <w:lang w:val="es-ES"/>
              </w:rPr>
            </w:rPrChange>
          </w:rPr>
          <w:fldChar w:fldCharType="begin"/>
        </w:r>
        <w:r w:rsidR="002956A8" w:rsidRPr="002956A8">
          <w:rPr>
            <w:u w:val="single"/>
            <w:lang w:val="es-ES"/>
            <w:rPrChange w:id="6640" w:author="Sergio" w:date="2014-03-12T22:59:00Z">
              <w:rPr>
                <w:color w:val="0000FF" w:themeColor="hyperlink"/>
                <w:u w:val="single"/>
                <w:lang w:val="es-ES"/>
              </w:rPr>
            </w:rPrChange>
          </w:rPr>
          <w:instrText xml:space="preserve"> REF _Ref382262520 \r \h </w:instrText>
        </w:r>
      </w:ins>
      <w:r w:rsidR="00942052">
        <w:rPr>
          <w:u w:val="single"/>
          <w:lang w:val="es-ES"/>
        </w:rPr>
        <w:instrText xml:space="preserve"> \* MERGEFORMAT </w:instrText>
      </w:r>
      <w:r w:rsidR="002956A8" w:rsidRPr="002956A8">
        <w:rPr>
          <w:u w:val="single"/>
          <w:lang w:val="es-ES"/>
          <w:rPrChange w:id="6641" w:author="Sergio" w:date="2014-03-12T22:59:00Z">
            <w:rPr>
              <w:u w:val="single"/>
              <w:lang w:val="es-ES"/>
            </w:rPr>
          </w:rPrChange>
        </w:rPr>
      </w:r>
      <w:r w:rsidR="002956A8" w:rsidRPr="002956A8">
        <w:rPr>
          <w:u w:val="single"/>
          <w:lang w:val="es-ES"/>
          <w:rPrChange w:id="6642" w:author="Sergio" w:date="2014-03-12T22:59:00Z">
            <w:rPr>
              <w:color w:val="0000FF" w:themeColor="hyperlink"/>
              <w:u w:val="single"/>
              <w:lang w:val="es-ES"/>
            </w:rPr>
          </w:rPrChange>
        </w:rPr>
        <w:fldChar w:fldCharType="separate"/>
      </w:r>
      <w:ins w:id="6643" w:author="Estudiante" w:date="2014-04-01T16:48:00Z">
        <w:r w:rsidR="000910A8">
          <w:rPr>
            <w:u w:val="single"/>
            <w:lang w:val="es-ES"/>
          </w:rPr>
          <w:t>8.2</w:t>
        </w:r>
      </w:ins>
      <w:ins w:id="6644" w:author="Sergio" w:date="2014-03-12T22:58:00Z">
        <w:del w:id="6645" w:author="Estudiante" w:date="2014-04-01T16:47:00Z">
          <w:r w:rsidR="002956A8" w:rsidRPr="002956A8">
            <w:rPr>
              <w:u w:val="single"/>
              <w:lang w:val="es-ES"/>
              <w:rPrChange w:id="6646" w:author="Sergio" w:date="2014-03-12T22:59:00Z">
                <w:rPr>
                  <w:color w:val="0000FF" w:themeColor="hyperlink"/>
                  <w:u w:val="single"/>
                  <w:lang w:val="es-ES"/>
                </w:rPr>
              </w:rPrChange>
            </w:rPr>
            <w:delText>8.2</w:delText>
          </w:r>
        </w:del>
        <w:r w:rsidR="002956A8" w:rsidRPr="002956A8">
          <w:rPr>
            <w:u w:val="single"/>
            <w:lang w:val="es-ES"/>
            <w:rPrChange w:id="6647" w:author="Sergio" w:date="2014-03-12T22:59:00Z">
              <w:rPr>
                <w:color w:val="0000FF" w:themeColor="hyperlink"/>
                <w:u w:val="single"/>
                <w:lang w:val="es-ES"/>
              </w:rPr>
            </w:rPrChange>
          </w:rPr>
          <w:fldChar w:fldCharType="end"/>
        </w:r>
      </w:ins>
      <w:ins w:id="6648" w:author="Sergio" w:date="2014-03-12T22:59:00Z">
        <w:r w:rsidR="002956A8" w:rsidRPr="002956A8">
          <w:rPr>
            <w:u w:val="single"/>
            <w:lang w:val="es-ES"/>
            <w:rPrChange w:id="6649" w:author="Sergio" w:date="2014-03-12T22:59:00Z">
              <w:rPr>
                <w:color w:val="0000FF" w:themeColor="hyperlink"/>
                <w:u w:val="single"/>
                <w:lang w:val="es-ES"/>
              </w:rPr>
            </w:rPrChange>
          </w:rPr>
          <w:t>.</w:t>
        </w:r>
      </w:ins>
    </w:p>
    <w:p w:rsidR="008B38F0" w:rsidRDefault="009B1C16">
      <w:pPr>
        <w:pStyle w:val="FormatoIngesoft"/>
        <w:numPr>
          <w:ilvl w:val="0"/>
          <w:numId w:val="48"/>
        </w:numPr>
        <w:jc w:val="both"/>
        <w:rPr>
          <w:ins w:id="6650" w:author="Sergio" w:date="2014-03-12T22:52:00Z"/>
          <w:lang w:val="es-ES"/>
        </w:rPr>
        <w:pPrChange w:id="6651" w:author="Estudiante" w:date="2014-04-01T17:36:00Z">
          <w:pPr>
            <w:pStyle w:val="FormatoIngesoft"/>
            <w:numPr>
              <w:numId w:val="42"/>
            </w:numPr>
            <w:ind w:left="720" w:hanging="360"/>
          </w:pPr>
        </w:pPrChange>
      </w:pPr>
      <w:ins w:id="6652" w:author="Sergio" w:date="2014-03-12T22:52:00Z">
        <w:r>
          <w:rPr>
            <w:lang w:val="es-ES"/>
          </w:rPr>
          <w:t>El equipo de desarrollo estará encargado de producir la plantilla de inspección para enviarla a revisión gerencial.</w:t>
        </w:r>
      </w:ins>
    </w:p>
    <w:p w:rsidR="008B38F0" w:rsidRDefault="009B1C16">
      <w:pPr>
        <w:pStyle w:val="FormatoIngesoft"/>
        <w:numPr>
          <w:ilvl w:val="0"/>
          <w:numId w:val="48"/>
        </w:numPr>
        <w:jc w:val="both"/>
        <w:rPr>
          <w:ins w:id="6653" w:author="Sergio" w:date="2014-03-12T22:52:00Z"/>
          <w:lang w:val="es-ES"/>
        </w:rPr>
        <w:pPrChange w:id="6654" w:author="Estudiante" w:date="2014-04-01T17:36:00Z">
          <w:pPr>
            <w:pStyle w:val="FormatoIngesoft"/>
            <w:numPr>
              <w:numId w:val="42"/>
            </w:numPr>
            <w:ind w:left="720" w:hanging="360"/>
          </w:pPr>
        </w:pPrChange>
      </w:pPr>
      <w:ins w:id="6655" w:author="Sergio" w:date="2014-03-12T22:52:00Z">
        <w:r>
          <w:rPr>
            <w:lang w:val="es-ES"/>
          </w:rPr>
          <w:t xml:space="preserve">Los </w:t>
        </w:r>
      </w:ins>
      <w:ins w:id="6656" w:author="Sergio" w:date="2014-04-23T20:48:00Z">
        <w:r w:rsidR="00DC36AB">
          <w:rPr>
            <w:lang w:val="es-ES"/>
          </w:rPr>
          <w:t>jefes</w:t>
        </w:r>
      </w:ins>
      <w:ins w:id="6657" w:author="Sergio" w:date="2014-03-12T22:52:00Z">
        <w:r>
          <w:rPr>
            <w:lang w:val="es-ES"/>
          </w:rPr>
          <w:t xml:space="preserve"> son responsables del uso de las métricas para gestión de ca</w:t>
        </w:r>
        <w:r w:rsidR="00942052">
          <w:rPr>
            <w:lang w:val="es-ES"/>
          </w:rPr>
          <w:t>lidad</w:t>
        </w:r>
      </w:ins>
      <w:ins w:id="6658" w:author="Sergio" w:date="2014-03-12T22:59:00Z">
        <w:r w:rsidR="00942052">
          <w:rPr>
            <w:lang w:val="es-ES"/>
          </w:rPr>
          <w:t xml:space="preserve"> </w:t>
        </w:r>
        <w:r w:rsidR="002956A8" w:rsidRPr="002956A8">
          <w:rPr>
            <w:u w:val="single"/>
            <w:lang w:val="es-ES"/>
            <w:rPrChange w:id="6659" w:author="Sergio" w:date="2014-03-12T22:59:00Z">
              <w:rPr>
                <w:color w:val="0000FF" w:themeColor="hyperlink"/>
                <w:u w:val="single"/>
                <w:lang w:val="es-ES"/>
              </w:rPr>
            </w:rPrChange>
          </w:rPr>
          <w:fldChar w:fldCharType="begin"/>
        </w:r>
        <w:r w:rsidR="002956A8" w:rsidRPr="002956A8">
          <w:rPr>
            <w:u w:val="single"/>
            <w:lang w:val="es-ES"/>
            <w:rPrChange w:id="6660" w:author="Sergio" w:date="2014-03-12T22:59:00Z">
              <w:rPr>
                <w:color w:val="0000FF" w:themeColor="hyperlink"/>
                <w:u w:val="single"/>
                <w:lang w:val="es-ES"/>
              </w:rPr>
            </w:rPrChange>
          </w:rPr>
          <w:instrText xml:space="preserve"> REF _Ref382428499 \r \h </w:instrText>
        </w:r>
      </w:ins>
      <w:r w:rsidR="00942052">
        <w:rPr>
          <w:u w:val="single"/>
          <w:lang w:val="es-ES"/>
        </w:rPr>
        <w:instrText xml:space="preserve"> \* MERGEFORMAT </w:instrText>
      </w:r>
      <w:r w:rsidR="002956A8" w:rsidRPr="002956A8">
        <w:rPr>
          <w:u w:val="single"/>
          <w:lang w:val="es-ES"/>
          <w:rPrChange w:id="6661" w:author="Sergio" w:date="2014-03-12T22:59:00Z">
            <w:rPr>
              <w:u w:val="single"/>
              <w:lang w:val="es-ES"/>
            </w:rPr>
          </w:rPrChange>
        </w:rPr>
      </w:r>
      <w:r w:rsidR="002956A8" w:rsidRPr="002956A8">
        <w:rPr>
          <w:u w:val="single"/>
          <w:lang w:val="es-ES"/>
          <w:rPrChange w:id="6662" w:author="Sergio" w:date="2014-03-12T22:59:00Z">
            <w:rPr>
              <w:color w:val="0000FF" w:themeColor="hyperlink"/>
              <w:u w:val="single"/>
              <w:lang w:val="es-ES"/>
            </w:rPr>
          </w:rPrChange>
        </w:rPr>
        <w:fldChar w:fldCharType="separate"/>
      </w:r>
      <w:ins w:id="6663" w:author="Estudiante" w:date="2014-04-01T16:48:00Z">
        <w:r w:rsidR="000910A8">
          <w:rPr>
            <w:u w:val="single"/>
            <w:lang w:val="es-ES"/>
          </w:rPr>
          <w:t>12.5</w:t>
        </w:r>
      </w:ins>
      <w:ins w:id="6664" w:author="Sergio" w:date="2014-03-12T22:59:00Z">
        <w:del w:id="6665" w:author="Estudiante" w:date="2014-04-01T16:47:00Z">
          <w:r w:rsidR="002956A8" w:rsidRPr="002956A8">
            <w:rPr>
              <w:u w:val="single"/>
              <w:lang w:val="es-ES"/>
              <w:rPrChange w:id="6666" w:author="Sergio" w:date="2014-03-12T22:59:00Z">
                <w:rPr>
                  <w:color w:val="0000FF" w:themeColor="hyperlink"/>
                  <w:u w:val="single"/>
                  <w:lang w:val="es-ES"/>
                </w:rPr>
              </w:rPrChange>
            </w:rPr>
            <w:delText>12.5</w:delText>
          </w:r>
        </w:del>
        <w:r w:rsidR="002956A8" w:rsidRPr="002956A8">
          <w:rPr>
            <w:u w:val="single"/>
            <w:lang w:val="es-ES"/>
            <w:rPrChange w:id="6667" w:author="Sergio" w:date="2014-03-12T22:59:00Z">
              <w:rPr>
                <w:color w:val="0000FF" w:themeColor="hyperlink"/>
                <w:u w:val="single"/>
                <w:lang w:val="es-ES"/>
              </w:rPr>
            </w:rPrChange>
          </w:rPr>
          <w:fldChar w:fldCharType="end"/>
        </w:r>
      </w:ins>
      <w:ins w:id="6668" w:author="Sergio" w:date="2014-03-12T22:52:00Z">
        <w:r>
          <w:rPr>
            <w:lang w:val="es-ES"/>
          </w:rPr>
          <w:t>.</w:t>
        </w:r>
      </w:ins>
    </w:p>
    <w:p w:rsidR="008B38F0" w:rsidRDefault="009B1C16">
      <w:pPr>
        <w:pStyle w:val="FormatoIngesoft"/>
        <w:jc w:val="both"/>
        <w:rPr>
          <w:ins w:id="6669" w:author="Sergio" w:date="2014-03-12T22:52:00Z"/>
          <w:lang w:val="es-ES"/>
        </w:rPr>
        <w:pPrChange w:id="6670" w:author="Sergio" w:date="2014-03-13T00:56:00Z">
          <w:pPr>
            <w:pStyle w:val="FormatoIngesoft"/>
          </w:pPr>
        </w:pPrChange>
      </w:pPr>
      <w:ins w:id="6671" w:author="Sergio" w:date="2014-03-12T22:52:00Z">
        <w:r>
          <w:rPr>
            <w:lang w:val="es-ES"/>
          </w:rPr>
          <w:t xml:space="preserve">El almacenamiento de la métrica de esfuerzo se puede encontrar en cada versión del artefacto finalizado, dentro de sus secciones de comentarios. </w:t>
        </w:r>
      </w:ins>
    </w:p>
    <w:p w:rsidR="008B38F0" w:rsidRDefault="009B1C16">
      <w:pPr>
        <w:pStyle w:val="FormatoIngesoft"/>
        <w:jc w:val="both"/>
        <w:rPr>
          <w:del w:id="6672" w:author="Sergio" w:date="2014-03-12T22:49:00Z"/>
          <w:lang w:val="es-ES"/>
          <w:rPrChange w:id="6673" w:author="Sergio" w:date="2014-03-13T00:56:00Z">
            <w:rPr>
              <w:del w:id="6674" w:author="Sergio" w:date="2014-03-12T22:49:00Z"/>
              <w:rFonts w:ascii="Arial" w:hAnsi="Arial" w:cs="Arial"/>
              <w:lang w:val="es-ES_tradnl"/>
            </w:rPr>
          </w:rPrChange>
        </w:rPr>
        <w:pPrChange w:id="6675" w:author="Sergio" w:date="2014-03-13T00:56:00Z">
          <w:pPr/>
        </w:pPrChange>
      </w:pPr>
      <w:ins w:id="6676" w:author="Sergio" w:date="2014-03-12T22:52:00Z">
        <w:r>
          <w:rPr>
            <w:lang w:val="es-ES"/>
          </w:rPr>
          <w:t>Cada plantilla GQM (</w:t>
        </w:r>
      </w:ins>
      <w:ins w:id="6677" w:author="Sala Virtual Piso 1" w:date="2014-03-13T12:11:00Z">
        <w:r w:rsidR="00DE2351" w:rsidRPr="009C76AA">
          <w:rPr>
            <w:lang w:val="es-CO"/>
          </w:rPr>
          <w:t>ver</w:t>
        </w:r>
        <w:r w:rsidR="002956A8" w:rsidRPr="002956A8">
          <w:rPr>
            <w:lang w:val="es-CO"/>
            <w:rPrChange w:id="6678" w:author="FELIPE BERNAL" w:date="2014-03-13T13:22:00Z">
              <w:rPr>
                <w:color w:val="0000FF" w:themeColor="hyperlink"/>
                <w:u w:val="single"/>
              </w:rPr>
            </w:rPrChange>
          </w:rPr>
          <w:t xml:space="preserve"> </w:t>
        </w:r>
        <w:r w:rsidR="002956A8">
          <w:fldChar w:fldCharType="begin"/>
        </w:r>
      </w:ins>
      <w:ins w:id="6679" w:author="Estudiante" w:date="2014-04-01T17:36:00Z">
        <w:r w:rsidR="002956A8" w:rsidRPr="002956A8">
          <w:rPr>
            <w:lang w:val="es-CO"/>
            <w:rPrChange w:id="6680" w:author="Sergio" w:date="2014-04-02T18:21:00Z">
              <w:rPr>
                <w:color w:val="0000FF" w:themeColor="hyperlink"/>
                <w:u w:val="single"/>
              </w:rPr>
            </w:rPrChange>
          </w:rPr>
          <w:instrText>HYPERLINK "C:\\Users\\Estudiante\\AppData\\Local\\Temp\\Plantillas\\Rubrica GQM.xlsx"</w:instrText>
        </w:r>
      </w:ins>
      <w:ins w:id="6681" w:author="Sala Virtual Piso 1" w:date="2014-03-13T12:11:00Z">
        <w:del w:id="6682" w:author="Estudiante" w:date="2014-04-01T17:36:00Z">
          <w:r w:rsidR="002956A8" w:rsidRPr="002956A8">
            <w:rPr>
              <w:lang w:val="es-CO"/>
              <w:rPrChange w:id="6683" w:author="FELIPE BERNAL" w:date="2014-03-13T13:22:00Z">
                <w:rPr>
                  <w:color w:val="0000FF" w:themeColor="hyperlink"/>
                  <w:u w:val="single"/>
                </w:rPr>
              </w:rPrChange>
            </w:rPr>
            <w:delInstrText xml:space="preserve"> HYPERLINK "Plantillas/Rubrica%20GQM.xlsx" </w:delInstrText>
          </w:r>
        </w:del>
        <w:r w:rsidR="002956A8">
          <w:fldChar w:fldCharType="separate"/>
        </w:r>
        <w:r w:rsidR="00DE2351" w:rsidRPr="009C76AA">
          <w:rPr>
            <w:rStyle w:val="Hipervnculo"/>
            <w:lang w:val="es-CO"/>
          </w:rPr>
          <w:t>rúbrica</w:t>
        </w:r>
        <w:r w:rsidR="002956A8">
          <w:fldChar w:fldCharType="end"/>
        </w:r>
        <w:r w:rsidR="002956A8" w:rsidRPr="002956A8">
          <w:rPr>
            <w:lang w:val="es-CO"/>
            <w:rPrChange w:id="6684" w:author="FELIPE BERNAL" w:date="2014-03-13T13:22:00Z">
              <w:rPr>
                <w:color w:val="0000FF" w:themeColor="hyperlink"/>
                <w:u w:val="single"/>
              </w:rPr>
            </w:rPrChange>
          </w:rPr>
          <w:t xml:space="preserve"> GQM</w:t>
        </w:r>
      </w:ins>
      <w:ins w:id="6685" w:author="Sergio" w:date="2014-03-12T22:52:00Z">
        <w:del w:id="6686" w:author="Sala Virtual Piso 1" w:date="2014-03-13T12:11:00Z">
          <w:r w:rsidR="002956A8" w:rsidRPr="002956A8">
            <w:rPr>
              <w:highlight w:val="red"/>
              <w:lang w:val="es-CO"/>
              <w:rPrChange w:id="6687" w:author="Familia Valderrama A" w:date="2014-03-13T03:23:00Z">
                <w:rPr>
                  <w:color w:val="0000FF" w:themeColor="hyperlink"/>
                  <w:u w:val="single"/>
                </w:rPr>
              </w:rPrChange>
            </w:rPr>
            <w:delText>Véase plantilla GQM</w:delText>
          </w:r>
        </w:del>
        <w:r>
          <w:rPr>
            <w:lang w:val="es-ES"/>
          </w:rPr>
          <w:t>) debe acompañar al artefacto que corresponde, el nombre y manutención de estos artefactos son responsabilidad del adm</w:t>
        </w:r>
        <w:r w:rsidR="00942052">
          <w:rPr>
            <w:lang w:val="es-ES"/>
          </w:rPr>
          <w:t xml:space="preserve">inistrador de la configuración </w:t>
        </w:r>
      </w:ins>
      <w:ins w:id="6688" w:author="Sergio" w:date="2014-03-12T22:59:00Z">
        <w:r w:rsidR="002956A8" w:rsidRPr="002956A8">
          <w:rPr>
            <w:u w:val="single"/>
            <w:rPrChange w:id="6689" w:author="Sergio" w:date="2014-03-12T23:00:00Z">
              <w:rPr>
                <w:color w:val="0000FF" w:themeColor="hyperlink"/>
                <w:u w:val="single"/>
              </w:rPr>
            </w:rPrChange>
          </w:rPr>
          <w:fldChar w:fldCharType="begin"/>
        </w:r>
        <w:r w:rsidR="002956A8" w:rsidRPr="002956A8">
          <w:rPr>
            <w:u w:val="single"/>
            <w:lang w:val="es-CO"/>
            <w:rPrChange w:id="6690" w:author="Familia Valderrama A" w:date="2014-03-13T03:23:00Z">
              <w:rPr>
                <w:color w:val="0000FF" w:themeColor="hyperlink"/>
                <w:u w:val="single"/>
              </w:rPr>
            </w:rPrChange>
          </w:rPr>
          <w:instrText xml:space="preserve"> REF _Ref382428517 \r \h </w:instrText>
        </w:r>
      </w:ins>
      <w:r w:rsidR="00942052">
        <w:rPr>
          <w:u w:val="single"/>
          <w:lang w:val="es-ES"/>
        </w:rPr>
        <w:instrText xml:space="preserve"> \* MERGEFORMAT </w:instrText>
      </w:r>
      <w:r w:rsidR="002956A8" w:rsidRPr="002956A8">
        <w:rPr>
          <w:u w:val="single"/>
          <w:rPrChange w:id="6691" w:author="Sergio" w:date="2014-03-12T23:00:00Z">
            <w:rPr>
              <w:u w:val="single"/>
            </w:rPr>
          </w:rPrChange>
        </w:rPr>
      </w:r>
      <w:r w:rsidR="002956A8" w:rsidRPr="002956A8">
        <w:rPr>
          <w:u w:val="single"/>
          <w:rPrChange w:id="6692" w:author="Sergio" w:date="2014-03-12T23:00:00Z">
            <w:rPr>
              <w:color w:val="0000FF" w:themeColor="hyperlink"/>
              <w:u w:val="single"/>
            </w:rPr>
          </w:rPrChange>
        </w:rPr>
        <w:fldChar w:fldCharType="separate"/>
      </w:r>
      <w:ins w:id="6693" w:author="Estudiante" w:date="2014-04-01T16:48:00Z">
        <w:r w:rsidR="000910A8">
          <w:rPr>
            <w:u w:val="single"/>
            <w:lang w:val="es-CO"/>
          </w:rPr>
          <w:t>12.3</w:t>
        </w:r>
      </w:ins>
      <w:ins w:id="6694" w:author="Sergio" w:date="2014-03-12T22:59:00Z">
        <w:del w:id="6695" w:author="Estudiante" w:date="2014-04-01T16:47:00Z">
          <w:r w:rsidR="002956A8" w:rsidRPr="002956A8">
            <w:rPr>
              <w:u w:val="single"/>
              <w:lang w:val="es-CO"/>
              <w:rPrChange w:id="6696" w:author="Familia Valderrama A" w:date="2014-03-13T03:23:00Z">
                <w:rPr>
                  <w:color w:val="0000FF" w:themeColor="hyperlink"/>
                  <w:u w:val="single"/>
                </w:rPr>
              </w:rPrChange>
            </w:rPr>
            <w:delText>12.3</w:delText>
          </w:r>
        </w:del>
        <w:r w:rsidR="002956A8" w:rsidRPr="002956A8">
          <w:rPr>
            <w:u w:val="single"/>
            <w:rPrChange w:id="6697" w:author="Sergio" w:date="2014-03-12T23:00:00Z">
              <w:rPr>
                <w:color w:val="0000FF" w:themeColor="hyperlink"/>
                <w:u w:val="single"/>
              </w:rPr>
            </w:rPrChange>
          </w:rPr>
          <w:fldChar w:fldCharType="end"/>
        </w:r>
      </w:ins>
      <w:ins w:id="6698" w:author="Sergio" w:date="2014-03-12T22:52:00Z">
        <w:r>
          <w:rPr>
            <w:lang w:val="es-ES"/>
          </w:rPr>
          <w:t>.</w:t>
        </w:r>
      </w:ins>
      <w:del w:id="6699" w:author="Sergio" w:date="2014-03-12T22:49:00Z">
        <w:r w:rsidR="005B51FA" w:rsidRPr="0007042C" w:rsidDel="001F5F58">
          <w:rPr>
            <w:color w:val="000090"/>
            <w:lang w:val="es-ES_tradnl"/>
          </w:rPr>
          <w:delText xml:space="preserve">Propósito: Que los integrantes del proyecto sepan qué se va a medir, cómo se va a medir y cómo se consolidarán las mediciones en métricas útiles para el proyecto. </w:delText>
        </w:r>
      </w:del>
    </w:p>
    <w:p w:rsidR="008B38F0" w:rsidRDefault="005B51FA">
      <w:pPr>
        <w:pStyle w:val="FormatoIngesoft"/>
        <w:rPr>
          <w:del w:id="6700" w:author="Sergio" w:date="2014-03-12T22:49:00Z"/>
          <w:lang w:val="es-ES_tradnl"/>
        </w:rPr>
        <w:pPrChange w:id="6701" w:author="Sergio" w:date="2014-03-13T00:56:00Z">
          <w:pPr/>
        </w:pPrChange>
      </w:pPr>
      <w:del w:id="6702" w:author="Sergio" w:date="2014-03-12T22:49:00Z">
        <w:r w:rsidRPr="0007042C" w:rsidDel="001F5F58">
          <w:rPr>
            <w:color w:val="000090"/>
            <w:lang w:val="es-ES_tradnl"/>
          </w:rPr>
          <w:delText xml:space="preserve">Contenido: </w:delText>
        </w:r>
      </w:del>
    </w:p>
    <w:p w:rsidR="008B38F0" w:rsidRDefault="005B51FA">
      <w:pPr>
        <w:pStyle w:val="FormatoIngesoft"/>
        <w:rPr>
          <w:del w:id="6703" w:author="Sergio" w:date="2014-03-12T22:49:00Z"/>
          <w:lang w:val="es-ES_tradnl"/>
        </w:rPr>
        <w:pPrChange w:id="6704" w:author="Sergio" w:date="2014-03-13T00:56:00Z">
          <w:pPr>
            <w:ind w:left="578"/>
          </w:pPr>
        </w:pPrChange>
      </w:pPr>
      <w:del w:id="6705" w:author="Sergio" w:date="2014-03-12T22:49:00Z">
        <w:r w:rsidRPr="0007042C" w:rsidDel="001F5F58">
          <w:rPr>
            <w:color w:val="000090"/>
            <w:lang w:val="es-ES_tradnl"/>
          </w:rPr>
          <w:delText xml:space="preserve">Breve descripción de las métricas a utilizar </w:delText>
        </w:r>
        <w:r w:rsidR="00D86E0C" w:rsidRPr="0007042C" w:rsidDel="001F5F58">
          <w:rPr>
            <w:color w:val="000090"/>
            <w:lang w:val="es-ES_tradnl"/>
          </w:rPr>
          <w:delText xml:space="preserve">y relación con los planes en los que se usarán </w:delText>
        </w:r>
        <w:r w:rsidRPr="0007042C" w:rsidDel="001F5F58">
          <w:rPr>
            <w:color w:val="000090"/>
            <w:lang w:val="es-ES_tradnl"/>
          </w:rPr>
          <w:delText>(máximo 1/2 página)</w:delText>
        </w:r>
      </w:del>
    </w:p>
    <w:p w:rsidR="008B38F0" w:rsidRDefault="005B51FA">
      <w:pPr>
        <w:pStyle w:val="FormatoIngesoft"/>
        <w:rPr>
          <w:del w:id="6706" w:author="Sergio" w:date="2014-03-12T22:49:00Z"/>
          <w:lang w:val="es-ES_tradnl"/>
        </w:rPr>
        <w:pPrChange w:id="6707" w:author="Sergio" w:date="2014-03-13T00:56:00Z">
          <w:pPr>
            <w:ind w:left="578"/>
          </w:pPr>
        </w:pPrChange>
      </w:pPr>
      <w:del w:id="6708" w:author="Sergio" w:date="2014-03-12T22:49:00Z">
        <w:r w:rsidRPr="0007042C" w:rsidDel="001F5F58">
          <w:rPr>
            <w:color w:val="000090"/>
            <w:lang w:val="es-ES_tradnl"/>
          </w:rPr>
          <w:delText>Descripción de los procesos para recolectar métricas. Para cada métrica: quién la recolecta, cuándo lo hace, qué herramientas utiliza; quién procesa la información recolectada y la consolida, cómo lo hace, qué herramientas utiliza; cómo se utiliza la información consolidada en el proyecto. (</w:delText>
        </w:r>
        <w:r w:rsidR="00DA1BFE" w:rsidRPr="0007042C" w:rsidDel="001F5F58">
          <w:rPr>
            <w:color w:val="000090"/>
            <w:lang w:val="es-ES_tradnl"/>
          </w:rPr>
          <w:delText>Máximo</w:delText>
        </w:r>
        <w:r w:rsidRPr="0007042C" w:rsidDel="001F5F58">
          <w:rPr>
            <w:color w:val="000090"/>
            <w:lang w:val="es-ES_tradnl"/>
          </w:rPr>
          <w:delText xml:space="preserve"> 1 página)</w:delText>
        </w:r>
      </w:del>
    </w:p>
    <w:p w:rsidR="008B38F0" w:rsidRDefault="005B51FA">
      <w:pPr>
        <w:pStyle w:val="FormatoIngesoft"/>
        <w:rPr>
          <w:lang w:val="es-ES_tradnl"/>
        </w:rPr>
        <w:pPrChange w:id="6709" w:author="Sergio" w:date="2014-03-13T00:56:00Z">
          <w:pPr/>
        </w:pPrChange>
      </w:pPr>
      <w:del w:id="6710" w:author="Sergio" w:date="2014-03-12T22:49:00Z">
        <w:r w:rsidRPr="0007042C" w:rsidDel="001F5F58">
          <w:rPr>
            <w:color w:val="000090"/>
            <w:lang w:val="es-ES_tradnl"/>
          </w:rPr>
          <w:delText>Referencias: [1], sección 5.8.7</w:delText>
        </w:r>
      </w:del>
    </w:p>
    <w:p w:rsidR="00380229" w:rsidRPr="00335463" w:rsidRDefault="003B4B86">
      <w:pPr>
        <w:pStyle w:val="Ttulo2"/>
        <w:rPr>
          <w:rFonts w:ascii="Arial" w:hAnsi="Arial" w:cs="Arial"/>
          <w:sz w:val="28"/>
          <w:szCs w:val="28"/>
          <w:lang w:val="es-ES_tradnl"/>
          <w:rPrChange w:id="6711" w:author="Sergio" w:date="2014-03-12T22:37:00Z">
            <w:rPr>
              <w:rFonts w:ascii="Arial" w:hAnsi="Arial" w:cs="Arial"/>
              <w:lang w:val="es-ES_tradnl"/>
            </w:rPr>
          </w:rPrChange>
        </w:rPr>
      </w:pPr>
      <w:bookmarkStart w:id="6712" w:name="_Control_de_Calidad"/>
      <w:bookmarkStart w:id="6713" w:name="_Ref382259306"/>
      <w:bookmarkEnd w:id="6712"/>
      <w:ins w:id="6714" w:author="Sergio" w:date="2014-03-12T22:46:00Z">
        <w:r>
          <w:rPr>
            <w:rFonts w:ascii="Arial" w:hAnsi="Arial" w:cs="Arial"/>
            <w:sz w:val="28"/>
            <w:szCs w:val="28"/>
            <w:lang w:val="es-ES_tradnl"/>
          </w:rPr>
          <w:t xml:space="preserve"> </w:t>
        </w:r>
      </w:ins>
      <w:bookmarkStart w:id="6715" w:name="_Ref382428053"/>
      <w:bookmarkStart w:id="6716" w:name="_Ref382428405"/>
      <w:bookmarkStart w:id="6717" w:name="_Ref382428499"/>
      <w:bookmarkStart w:id="6718" w:name="_Ref384136819"/>
      <w:bookmarkStart w:id="6719" w:name="_Toc384230557"/>
      <w:commentRangeStart w:id="6720"/>
      <w:r w:rsidR="002956A8" w:rsidRPr="002956A8">
        <w:rPr>
          <w:rFonts w:ascii="Arial" w:hAnsi="Arial" w:cs="Arial"/>
          <w:sz w:val="28"/>
          <w:szCs w:val="28"/>
          <w:lang w:val="es-ES_tradnl"/>
          <w:rPrChange w:id="6721" w:author="Sergio" w:date="2014-03-12T22:37:00Z">
            <w:rPr>
              <w:rFonts w:ascii="Arial" w:hAnsi="Arial" w:cs="Arial"/>
              <w:b w:val="0"/>
              <w:bCs w:val="0"/>
              <w:color w:val="0000FF" w:themeColor="hyperlink"/>
              <w:sz w:val="24"/>
              <w:szCs w:val="22"/>
              <w:u w:val="single"/>
              <w:lang w:val="es-ES_tradnl"/>
            </w:rPr>
          </w:rPrChange>
        </w:rPr>
        <w:t>Control de Calidad</w:t>
      </w:r>
      <w:bookmarkEnd w:id="6713"/>
      <w:bookmarkEnd w:id="6715"/>
      <w:bookmarkEnd w:id="6716"/>
      <w:bookmarkEnd w:id="6717"/>
      <w:commentRangeEnd w:id="6720"/>
      <w:r w:rsidR="00C33F78">
        <w:rPr>
          <w:rStyle w:val="Refdecomentario"/>
          <w:rFonts w:ascii="Calibri" w:hAnsi="Calibri"/>
          <w:b w:val="0"/>
          <w:bCs w:val="0"/>
        </w:rPr>
        <w:commentReference w:id="6720"/>
      </w:r>
      <w:bookmarkEnd w:id="6718"/>
      <w:bookmarkEnd w:id="6719"/>
    </w:p>
    <w:p w:rsidR="008B38F0" w:rsidRDefault="008B38F0">
      <w:pPr>
        <w:rPr>
          <w:ins w:id="6722" w:author="Sergio" w:date="2014-03-12T22:34:00Z"/>
          <w:rFonts w:ascii="Arial" w:hAnsi="Arial" w:cs="Arial"/>
          <w:color w:val="000090"/>
          <w:lang w:val="es-ES_tradnl"/>
        </w:rPr>
        <w:pPrChange w:id="6723" w:author="Sergio" w:date="2014-03-12T22:37:00Z">
          <w:pPr>
            <w:ind w:left="578"/>
          </w:pPr>
        </w:pPrChange>
      </w:pPr>
    </w:p>
    <w:p w:rsidR="00335463" w:rsidRDefault="00335463" w:rsidP="00335463">
      <w:pPr>
        <w:rPr>
          <w:ins w:id="6724" w:author="Sergio" w:date="2014-03-12T22:35:00Z"/>
          <w:rFonts w:ascii="Arial" w:hAnsi="Arial" w:cs="Arial"/>
          <w:szCs w:val="28"/>
        </w:rPr>
      </w:pPr>
      <w:ins w:id="6725" w:author="Sergio" w:date="2014-03-12T22:35:00Z">
        <w:r>
          <w:rPr>
            <w:rFonts w:ascii="Arial" w:hAnsi="Arial" w:cs="Arial"/>
            <w:szCs w:val="28"/>
          </w:rPr>
          <w:t>En Softlute, se han definido procesos para garantizar la calidad del producto tanto a nivel de código como de documentación.</w:t>
        </w:r>
      </w:ins>
    </w:p>
    <w:p w:rsidR="00335463" w:rsidRPr="00335463" w:rsidRDefault="002956A8" w:rsidP="00335463">
      <w:pPr>
        <w:rPr>
          <w:ins w:id="6726" w:author="Sergio" w:date="2014-03-12T22:35:00Z"/>
          <w:rFonts w:ascii="Arial" w:hAnsi="Arial" w:cs="Arial"/>
          <w:b/>
          <w:szCs w:val="24"/>
          <w:rPrChange w:id="6727" w:author="Sergio" w:date="2014-03-12T22:35:00Z">
            <w:rPr>
              <w:ins w:id="6728" w:author="Sergio" w:date="2014-03-12T22:35:00Z"/>
              <w:rFonts w:ascii="Arial" w:hAnsi="Arial" w:cs="Arial"/>
              <w:b/>
              <w:sz w:val="28"/>
              <w:szCs w:val="28"/>
            </w:rPr>
          </w:rPrChange>
        </w:rPr>
      </w:pPr>
      <w:commentRangeStart w:id="6729"/>
      <w:ins w:id="6730" w:author="Sergio" w:date="2014-03-12T22:35:00Z">
        <w:r w:rsidRPr="002956A8">
          <w:rPr>
            <w:rFonts w:ascii="Arial" w:hAnsi="Arial" w:cs="Arial"/>
            <w:b/>
            <w:szCs w:val="24"/>
            <w:rPrChange w:id="6731" w:author="Sergio" w:date="2014-03-12T22:35:00Z">
              <w:rPr>
                <w:rFonts w:ascii="Arial" w:hAnsi="Arial" w:cs="Arial"/>
                <w:b/>
                <w:color w:val="0000FF" w:themeColor="hyperlink"/>
                <w:sz w:val="28"/>
                <w:szCs w:val="28"/>
                <w:u w:val="single"/>
              </w:rPr>
            </w:rPrChange>
          </w:rPr>
          <w:t>Control de calidad de documentos</w:t>
        </w:r>
      </w:ins>
      <w:commentRangeEnd w:id="6729"/>
      <w:r w:rsidR="006751FE">
        <w:rPr>
          <w:rStyle w:val="Refdecomentario"/>
        </w:rPr>
        <w:commentReference w:id="6729"/>
      </w:r>
    </w:p>
    <w:p w:rsidR="00952C10" w:rsidRDefault="00335463">
      <w:pPr>
        <w:rPr>
          <w:ins w:id="6732" w:author="Sergio" w:date="2014-03-12T22:35:00Z"/>
          <w:rFonts w:ascii="Arial" w:hAnsi="Arial" w:cs="Arial"/>
          <w:szCs w:val="28"/>
        </w:rPr>
      </w:pPr>
      <w:ins w:id="6733" w:author="Sergio" w:date="2014-03-12T22:35:00Z">
        <w:r>
          <w:rPr>
            <w:rFonts w:ascii="Arial" w:hAnsi="Arial" w:cs="Arial"/>
            <w:szCs w:val="28"/>
          </w:rPr>
          <w:t xml:space="preserve">Cada documento redactado por Softlute para cualquier proyecto debe cumplir un estándar de calidad dada por el Ingeniero Miguel Torres en la rúbrica de control de calidad de documentos </w:t>
        </w:r>
      </w:ins>
      <w:customXmlInsRangeStart w:id="6734" w:author="Sergio" w:date="2014-03-12T22:38:00Z"/>
      <w:sdt>
        <w:sdtPr>
          <w:rPr>
            <w:rFonts w:ascii="Arial" w:hAnsi="Arial" w:cs="Arial"/>
            <w:szCs w:val="28"/>
          </w:rPr>
          <w:id w:val="-1370689595"/>
          <w:citation/>
        </w:sdtPr>
        <w:sdtContent>
          <w:customXmlInsRangeEnd w:id="6734"/>
          <w:ins w:id="6735" w:author="Sergio" w:date="2014-03-12T22:38:00Z">
            <w:r w:rsidR="002956A8">
              <w:rPr>
                <w:rFonts w:ascii="Arial" w:hAnsi="Arial" w:cs="Arial"/>
                <w:szCs w:val="28"/>
              </w:rPr>
              <w:fldChar w:fldCharType="begin"/>
            </w:r>
            <w:r>
              <w:rPr>
                <w:rFonts w:ascii="Arial" w:hAnsi="Arial" w:cs="Arial"/>
                <w:szCs w:val="28"/>
                <w:lang w:val="es-CO"/>
              </w:rPr>
              <w:instrText xml:space="preserve"> CITATION Tor141 \l 9226 </w:instrText>
            </w:r>
          </w:ins>
          <w:r w:rsidR="002956A8">
            <w:rPr>
              <w:rFonts w:ascii="Arial" w:hAnsi="Arial" w:cs="Arial"/>
              <w:szCs w:val="28"/>
            </w:rPr>
            <w:fldChar w:fldCharType="separate"/>
          </w:r>
          <w:r w:rsidR="000F5A96" w:rsidRPr="000F5A96">
            <w:rPr>
              <w:rFonts w:ascii="Arial" w:hAnsi="Arial" w:cs="Arial"/>
              <w:noProof/>
              <w:szCs w:val="28"/>
              <w:lang w:val="es-CO"/>
            </w:rPr>
            <w:t>[32]</w:t>
          </w:r>
          <w:ins w:id="6736" w:author="Sergio" w:date="2014-03-12T22:38:00Z">
            <w:r w:rsidR="002956A8">
              <w:rPr>
                <w:rFonts w:ascii="Arial" w:hAnsi="Arial" w:cs="Arial"/>
                <w:szCs w:val="28"/>
              </w:rPr>
              <w:fldChar w:fldCharType="end"/>
            </w:r>
          </w:ins>
          <w:customXmlInsRangeStart w:id="6737" w:author="Sergio" w:date="2014-03-12T22:38:00Z"/>
        </w:sdtContent>
      </w:sdt>
      <w:customXmlInsRangeEnd w:id="6737"/>
    </w:p>
    <w:p w:rsidR="00952C10" w:rsidRDefault="00335463">
      <w:pPr>
        <w:rPr>
          <w:ins w:id="6738" w:author="Sergio" w:date="2014-03-12T22:35:00Z"/>
          <w:rFonts w:ascii="Arial" w:hAnsi="Arial" w:cs="Arial"/>
          <w:szCs w:val="28"/>
        </w:rPr>
      </w:pPr>
      <w:ins w:id="6739" w:author="Sergio" w:date="2014-03-12T22:35:00Z">
        <w:r>
          <w:rPr>
            <w:rFonts w:ascii="Arial" w:hAnsi="Arial" w:cs="Arial"/>
            <w:szCs w:val="28"/>
          </w:rPr>
          <w:t>Se ha identificado que el cumplimiento de la rúbrica se ve afectado por algunos errores que se presentan comúnmente</w:t>
        </w:r>
      </w:ins>
      <w:ins w:id="6740" w:author="Sergio" w:date="2014-03-12T22:41:00Z">
        <w:r>
          <w:rPr>
            <w:rFonts w:ascii="Arial" w:hAnsi="Arial" w:cs="Arial"/>
            <w:szCs w:val="28"/>
          </w:rPr>
          <w:t xml:space="preserve"> los cuales </w:t>
        </w:r>
      </w:ins>
      <w:ins w:id="6741" w:author="Sergio" w:date="2014-03-12T22:35:00Z">
        <w:r>
          <w:rPr>
            <w:rFonts w:ascii="Arial" w:hAnsi="Arial" w:cs="Arial"/>
            <w:szCs w:val="28"/>
          </w:rPr>
          <w:t xml:space="preserve"> son:</w:t>
        </w:r>
      </w:ins>
    </w:p>
    <w:p w:rsidR="008B38F0" w:rsidRDefault="00335463">
      <w:pPr>
        <w:pStyle w:val="Prrafodelista"/>
        <w:keepNext w:val="0"/>
        <w:numPr>
          <w:ilvl w:val="0"/>
          <w:numId w:val="38"/>
        </w:numPr>
        <w:suppressAutoHyphens w:val="0"/>
        <w:rPr>
          <w:ins w:id="6742" w:author="Sergio" w:date="2014-03-12T22:35:00Z"/>
          <w:rFonts w:ascii="Arial" w:hAnsi="Arial" w:cs="Arial"/>
          <w:szCs w:val="24"/>
        </w:rPr>
        <w:pPrChange w:id="6743" w:author="Sergio" w:date="2014-03-12T22:45:00Z">
          <w:pPr>
            <w:pStyle w:val="Prrafodelista"/>
            <w:keepNext w:val="0"/>
            <w:numPr>
              <w:numId w:val="38"/>
            </w:numPr>
            <w:suppressAutoHyphens w:val="0"/>
            <w:ind w:hanging="360"/>
            <w:jc w:val="left"/>
          </w:pPr>
        </w:pPrChange>
      </w:pPr>
      <w:commentRangeStart w:id="6744"/>
      <w:ins w:id="6745" w:author="Sergio" w:date="2014-03-12T22:35:00Z">
        <w:r>
          <w:rPr>
            <w:rFonts w:ascii="Arial" w:hAnsi="Arial" w:cs="Arial"/>
            <w:szCs w:val="24"/>
          </w:rPr>
          <w:t>Pertinencia de la información</w:t>
        </w:r>
      </w:ins>
      <w:commentRangeEnd w:id="6744"/>
      <w:r w:rsidR="00F96557">
        <w:rPr>
          <w:rStyle w:val="Refdecomentario"/>
        </w:rPr>
        <w:commentReference w:id="6744"/>
      </w:r>
    </w:p>
    <w:p w:rsidR="008B38F0" w:rsidRDefault="00335463">
      <w:pPr>
        <w:pStyle w:val="Prrafodelista"/>
        <w:keepNext w:val="0"/>
        <w:numPr>
          <w:ilvl w:val="0"/>
          <w:numId w:val="38"/>
        </w:numPr>
        <w:suppressAutoHyphens w:val="0"/>
        <w:rPr>
          <w:ins w:id="6746" w:author="Sergio" w:date="2014-03-12T22:35:00Z"/>
          <w:rFonts w:ascii="Arial" w:hAnsi="Arial" w:cs="Arial"/>
          <w:szCs w:val="24"/>
        </w:rPr>
        <w:pPrChange w:id="6747" w:author="Sergio" w:date="2014-03-12T22:45:00Z">
          <w:pPr>
            <w:pStyle w:val="Prrafodelista"/>
            <w:keepNext w:val="0"/>
            <w:numPr>
              <w:numId w:val="38"/>
            </w:numPr>
            <w:suppressAutoHyphens w:val="0"/>
            <w:ind w:hanging="360"/>
            <w:jc w:val="left"/>
          </w:pPr>
        </w:pPrChange>
      </w:pPr>
      <w:ins w:id="6748" w:author="Sergio" w:date="2014-03-12T22:35:00Z">
        <w:r>
          <w:rPr>
            <w:rFonts w:ascii="Arial" w:hAnsi="Arial" w:cs="Arial"/>
            <w:szCs w:val="24"/>
          </w:rPr>
          <w:t>Ortografía</w:t>
        </w:r>
      </w:ins>
    </w:p>
    <w:p w:rsidR="008B38F0" w:rsidRDefault="00335463">
      <w:pPr>
        <w:pStyle w:val="Prrafodelista"/>
        <w:keepNext w:val="0"/>
        <w:numPr>
          <w:ilvl w:val="0"/>
          <w:numId w:val="38"/>
        </w:numPr>
        <w:suppressAutoHyphens w:val="0"/>
        <w:rPr>
          <w:del w:id="6749" w:author="Familia Valderrama A" w:date="2014-03-12T23:33:00Z"/>
          <w:rFonts w:ascii="Arial" w:hAnsi="Arial" w:cs="Arial"/>
          <w:szCs w:val="24"/>
        </w:rPr>
        <w:pPrChange w:id="6750" w:author="Familia Valderrama A" w:date="2014-03-12T23:33:00Z">
          <w:pPr/>
        </w:pPrChange>
      </w:pPr>
      <w:ins w:id="6751" w:author="Sergio" w:date="2014-03-12T22:35:00Z">
        <w:r>
          <w:rPr>
            <w:rFonts w:ascii="Arial" w:hAnsi="Arial" w:cs="Arial"/>
            <w:szCs w:val="24"/>
          </w:rPr>
          <w:t>Coherencia</w:t>
        </w:r>
      </w:ins>
    </w:p>
    <w:p w:rsidR="008B38F0" w:rsidRDefault="008B38F0">
      <w:pPr>
        <w:pStyle w:val="Prrafodelista"/>
        <w:keepNext w:val="0"/>
        <w:numPr>
          <w:ilvl w:val="0"/>
          <w:numId w:val="38"/>
        </w:numPr>
        <w:suppressAutoHyphens w:val="0"/>
        <w:rPr>
          <w:ins w:id="6752" w:author="Familia Valderrama A" w:date="2014-03-12T23:33:00Z"/>
          <w:rFonts w:ascii="Arial" w:hAnsi="Arial" w:cs="Arial"/>
          <w:szCs w:val="24"/>
        </w:rPr>
        <w:pPrChange w:id="6753" w:author="Sergio" w:date="2014-03-12T22:45:00Z">
          <w:pPr>
            <w:pStyle w:val="Prrafodelista"/>
            <w:keepNext w:val="0"/>
            <w:numPr>
              <w:numId w:val="38"/>
            </w:numPr>
            <w:suppressAutoHyphens w:val="0"/>
            <w:ind w:hanging="360"/>
            <w:jc w:val="left"/>
          </w:pPr>
        </w:pPrChange>
      </w:pPr>
    </w:p>
    <w:p w:rsidR="008B38F0" w:rsidRDefault="002956A8">
      <w:pPr>
        <w:keepNext w:val="0"/>
        <w:suppressAutoHyphens w:val="0"/>
        <w:rPr>
          <w:ins w:id="6754" w:author="Sergio" w:date="2014-03-12T22:35:00Z"/>
          <w:del w:id="6755" w:author="Familia Valderrama A" w:date="2014-03-12T23:33:00Z"/>
          <w:rFonts w:ascii="Arial" w:hAnsi="Arial" w:cs="Arial"/>
          <w:szCs w:val="24"/>
          <w:rPrChange w:id="6756" w:author="Familia Valderrama A" w:date="2014-03-12T23:33:00Z">
            <w:rPr>
              <w:ins w:id="6757" w:author="Sergio" w:date="2014-03-12T22:35:00Z"/>
              <w:del w:id="6758" w:author="Familia Valderrama A" w:date="2014-03-12T23:33:00Z"/>
            </w:rPr>
          </w:rPrChange>
        </w:rPr>
        <w:pPrChange w:id="6759" w:author="Familia Valderrama A" w:date="2014-03-12T23:33:00Z">
          <w:pPr/>
        </w:pPrChange>
      </w:pPr>
      <w:ins w:id="6760" w:author="Sergio" w:date="2014-03-12T22:35:00Z">
        <w:r w:rsidRPr="002956A8">
          <w:rPr>
            <w:rFonts w:ascii="Arial" w:hAnsi="Arial" w:cs="Arial"/>
            <w:szCs w:val="24"/>
            <w:rPrChange w:id="6761" w:author="Familia Valderrama A" w:date="2014-03-12T23:33:00Z">
              <w:rPr>
                <w:color w:val="0000FF" w:themeColor="hyperlink"/>
                <w:u w:val="single"/>
              </w:rPr>
            </w:rPrChange>
          </w:rPr>
          <w:t xml:space="preserve">En el anexo </w:t>
        </w:r>
        <w:commentRangeStart w:id="6762"/>
        <w:r w:rsidRPr="002956A8">
          <w:rPr>
            <w:rFonts w:ascii="Arial" w:hAnsi="Arial" w:cs="Arial"/>
            <w:szCs w:val="24"/>
            <w:highlight w:val="red"/>
            <w:rPrChange w:id="6763" w:author="Familia Valderrama A" w:date="2014-03-12T23:33:00Z">
              <w:rPr>
                <w:rFonts w:ascii="Arial" w:hAnsi="Arial" w:cs="Arial"/>
                <w:color w:val="0000FF" w:themeColor="hyperlink"/>
                <w:szCs w:val="24"/>
                <w:u w:val="single"/>
              </w:rPr>
            </w:rPrChange>
          </w:rPr>
          <w:t>CalidadDocumento</w:t>
        </w:r>
        <w:r w:rsidRPr="002956A8">
          <w:rPr>
            <w:rFonts w:ascii="Arial" w:hAnsi="Arial" w:cs="Arial"/>
            <w:szCs w:val="24"/>
            <w:rPrChange w:id="6764" w:author="Familia Valderrama A" w:date="2014-03-12T23:33:00Z">
              <w:rPr>
                <w:color w:val="0000FF" w:themeColor="hyperlink"/>
                <w:u w:val="single"/>
              </w:rPr>
            </w:rPrChange>
          </w:rPr>
          <w:t>,</w:t>
        </w:r>
      </w:ins>
      <w:commentRangeEnd w:id="6762"/>
      <w:r w:rsidR="00F96557">
        <w:rPr>
          <w:rStyle w:val="Refdecomentario"/>
        </w:rPr>
        <w:commentReference w:id="6762"/>
      </w:r>
      <w:ins w:id="6765" w:author="Sergio" w:date="2014-03-12T22:35:00Z">
        <w:r w:rsidRPr="002956A8">
          <w:rPr>
            <w:rFonts w:ascii="Arial" w:hAnsi="Arial" w:cs="Arial"/>
            <w:szCs w:val="24"/>
            <w:rPrChange w:id="6766" w:author="Familia Valderrama A" w:date="2014-03-12T23:33:00Z">
              <w:rPr>
                <w:color w:val="0000FF" w:themeColor="hyperlink"/>
                <w:u w:val="single"/>
              </w:rPr>
            </w:rPrChange>
          </w:rPr>
          <w:t xml:space="preserve"> se puede ver el diagrama BPMN donde se explica el proceso que utiliza Softlute para evitar, identificar y corregir estos errores.</w:t>
        </w:r>
      </w:ins>
    </w:p>
    <w:p w:rsidR="008B38F0" w:rsidRDefault="008B38F0">
      <w:pPr>
        <w:keepNext w:val="0"/>
        <w:suppressAutoHyphens w:val="0"/>
        <w:rPr>
          <w:ins w:id="6767" w:author="Familia Valderrama A" w:date="2014-03-12T23:33:00Z"/>
          <w:rFonts w:ascii="Arial" w:hAnsi="Arial" w:cs="Arial"/>
          <w:szCs w:val="24"/>
        </w:rPr>
        <w:pPrChange w:id="6768" w:author="Familia Valderrama A" w:date="2014-03-12T23:33:00Z">
          <w:pPr/>
        </w:pPrChange>
      </w:pPr>
    </w:p>
    <w:p w:rsidR="008B38F0" w:rsidRDefault="00335463">
      <w:pPr>
        <w:keepNext w:val="0"/>
        <w:suppressAutoHyphens w:val="0"/>
        <w:rPr>
          <w:ins w:id="6769" w:author="Sergio" w:date="2014-03-12T22:35:00Z"/>
          <w:del w:id="6770" w:author="Familia Valderrama A" w:date="2014-03-12T23:33:00Z"/>
          <w:rFonts w:ascii="Arial" w:hAnsi="Arial" w:cs="Arial"/>
          <w:szCs w:val="24"/>
        </w:rPr>
        <w:pPrChange w:id="6771" w:author="Familia Valderrama A" w:date="2014-03-12T23:33:00Z">
          <w:pPr/>
        </w:pPrChange>
      </w:pPr>
      <w:ins w:id="6772" w:author="Sergio" w:date="2014-03-12T22:35:00Z">
        <w:r>
          <w:rPr>
            <w:rFonts w:ascii="Arial" w:hAnsi="Arial" w:cs="Arial"/>
            <w:szCs w:val="24"/>
          </w:rPr>
          <w:t>Algunos detalles a tener en cuenta para el anexo de proceso de gestión de calidad son:</w:t>
        </w:r>
      </w:ins>
    </w:p>
    <w:p w:rsidR="008B38F0" w:rsidRDefault="008B38F0">
      <w:pPr>
        <w:keepNext w:val="0"/>
        <w:suppressAutoHyphens w:val="0"/>
        <w:rPr>
          <w:ins w:id="6773" w:author="Familia Valderrama A" w:date="2014-03-12T23:33:00Z"/>
          <w:rFonts w:ascii="Arial" w:hAnsi="Arial" w:cs="Arial"/>
          <w:szCs w:val="24"/>
        </w:rPr>
        <w:pPrChange w:id="6774" w:author="Familia Valderrama A" w:date="2014-03-12T23:33:00Z">
          <w:pPr>
            <w:pStyle w:val="Prrafodelista"/>
            <w:numPr>
              <w:numId w:val="39"/>
            </w:numPr>
            <w:suppressAutoHyphens w:val="0"/>
            <w:ind w:hanging="360"/>
            <w:jc w:val="left"/>
          </w:pPr>
        </w:pPrChange>
      </w:pPr>
    </w:p>
    <w:p w:rsidR="008B38F0" w:rsidRDefault="002956A8">
      <w:pPr>
        <w:pStyle w:val="Prrafodelista"/>
        <w:keepNext w:val="0"/>
        <w:numPr>
          <w:ilvl w:val="0"/>
          <w:numId w:val="43"/>
        </w:numPr>
        <w:suppressAutoHyphens w:val="0"/>
        <w:rPr>
          <w:ins w:id="6775" w:author="Sergio" w:date="2014-03-12T22:35:00Z"/>
          <w:del w:id="6776" w:author="Familia Valderrama A" w:date="2014-03-12T23:33:00Z"/>
          <w:rFonts w:ascii="Arial" w:hAnsi="Arial" w:cs="Arial"/>
          <w:szCs w:val="24"/>
          <w:rPrChange w:id="6777" w:author="Familia Valderrama A" w:date="2014-03-12T23:33:00Z">
            <w:rPr>
              <w:ins w:id="6778" w:author="Sergio" w:date="2014-03-12T22:35:00Z"/>
              <w:del w:id="6779" w:author="Familia Valderrama A" w:date="2014-03-12T23:33:00Z"/>
            </w:rPr>
          </w:rPrChange>
        </w:rPr>
        <w:pPrChange w:id="6780" w:author="Familia Valderrama A" w:date="2014-03-12T23:33:00Z">
          <w:pPr>
            <w:pStyle w:val="Prrafodelista"/>
            <w:numPr>
              <w:numId w:val="39"/>
            </w:numPr>
            <w:suppressAutoHyphens w:val="0"/>
            <w:ind w:hanging="360"/>
            <w:jc w:val="left"/>
          </w:pPr>
        </w:pPrChange>
      </w:pPr>
      <w:ins w:id="6781" w:author="Sergio" w:date="2014-03-12T22:35:00Z">
        <w:r w:rsidRPr="002956A8">
          <w:rPr>
            <w:rFonts w:ascii="Arial" w:hAnsi="Arial" w:cs="Arial"/>
            <w:szCs w:val="24"/>
            <w:rPrChange w:id="6782" w:author="Familia Valderrama A" w:date="2014-03-12T23:33:00Z">
              <w:rPr>
                <w:color w:val="0000FF" w:themeColor="hyperlink"/>
                <w:u w:val="single"/>
              </w:rPr>
            </w:rPrChange>
          </w:rPr>
          <w:t>Las rubricas de control de calidad</w:t>
        </w:r>
      </w:ins>
      <w:ins w:id="6783" w:author="Sergio" w:date="2014-03-12T22:39:00Z">
        <w:r w:rsidRPr="002956A8">
          <w:rPr>
            <w:rFonts w:ascii="Arial" w:hAnsi="Arial" w:cs="Arial"/>
            <w:szCs w:val="24"/>
            <w:rPrChange w:id="6784" w:author="Familia Valderrama A" w:date="2014-03-12T23:33:00Z">
              <w:rPr>
                <w:color w:val="0000FF" w:themeColor="hyperlink"/>
                <w:u w:val="single"/>
              </w:rPr>
            </w:rPrChange>
          </w:rPr>
          <w:t xml:space="preserve"> </w:t>
        </w:r>
      </w:ins>
      <w:customXmlInsRangeStart w:id="6785" w:author="Sergio" w:date="2014-03-12T22:39:00Z"/>
      <w:sdt>
        <w:sdtPr>
          <w:id w:val="824327331"/>
          <w:citation/>
        </w:sdtPr>
        <w:sdtContent>
          <w:customXmlInsRangeEnd w:id="6785"/>
          <w:ins w:id="6786" w:author="Sergio" w:date="2014-03-12T22:39:00Z">
            <w:r w:rsidRPr="002956A8">
              <w:rPr>
                <w:rFonts w:ascii="Arial" w:hAnsi="Arial" w:cs="Arial"/>
                <w:szCs w:val="24"/>
                <w:rPrChange w:id="6787" w:author="Familia Valderrama A" w:date="2014-03-12T23:33:00Z">
                  <w:rPr>
                    <w:color w:val="0000FF" w:themeColor="hyperlink"/>
                    <w:u w:val="single"/>
                  </w:rPr>
                </w:rPrChange>
              </w:rPr>
              <w:fldChar w:fldCharType="begin"/>
            </w:r>
            <w:r w:rsidRPr="002956A8">
              <w:rPr>
                <w:rFonts w:ascii="Arial" w:hAnsi="Arial" w:cs="Arial"/>
                <w:szCs w:val="24"/>
                <w:lang w:val="es-CO"/>
                <w:rPrChange w:id="6788" w:author="Familia Valderrama A" w:date="2014-03-12T23:33:00Z">
                  <w:rPr>
                    <w:color w:val="0000FF" w:themeColor="hyperlink"/>
                    <w:u w:val="single"/>
                    <w:lang w:val="es-CO"/>
                  </w:rPr>
                </w:rPrChange>
              </w:rPr>
              <w:instrText xml:space="preserve"> CITATION Tor141 \l 9226 </w:instrText>
            </w:r>
          </w:ins>
          <w:r w:rsidRPr="002956A8">
            <w:rPr>
              <w:rFonts w:ascii="Arial" w:hAnsi="Arial" w:cs="Arial"/>
              <w:szCs w:val="24"/>
              <w:rPrChange w:id="6789" w:author="Familia Valderrama A" w:date="2014-03-12T23:33:00Z">
                <w:rPr>
                  <w:color w:val="0000FF" w:themeColor="hyperlink"/>
                  <w:u w:val="single"/>
                </w:rPr>
              </w:rPrChange>
            </w:rPr>
            <w:fldChar w:fldCharType="separate"/>
          </w:r>
          <w:r w:rsidR="000F5A96" w:rsidRPr="000F5A96">
            <w:rPr>
              <w:rFonts w:ascii="Arial" w:hAnsi="Arial" w:cs="Arial"/>
              <w:noProof/>
              <w:szCs w:val="24"/>
              <w:lang w:val="es-CO"/>
            </w:rPr>
            <w:t>[32]</w:t>
          </w:r>
          <w:ins w:id="6790" w:author="Sergio" w:date="2014-03-12T22:39:00Z">
            <w:r w:rsidRPr="002956A8">
              <w:rPr>
                <w:rFonts w:ascii="Arial" w:hAnsi="Arial" w:cs="Arial"/>
                <w:szCs w:val="24"/>
                <w:rPrChange w:id="6791" w:author="Familia Valderrama A" w:date="2014-03-12T23:33:00Z">
                  <w:rPr>
                    <w:color w:val="0000FF" w:themeColor="hyperlink"/>
                    <w:u w:val="single"/>
                  </w:rPr>
                </w:rPrChange>
              </w:rPr>
              <w:fldChar w:fldCharType="end"/>
            </w:r>
          </w:ins>
          <w:customXmlInsRangeStart w:id="6792" w:author="Sergio" w:date="2014-03-12T22:39:00Z"/>
        </w:sdtContent>
      </w:sdt>
      <w:customXmlInsRangeEnd w:id="6792"/>
      <w:ins w:id="6793" w:author="Sergio" w:date="2014-03-12T22:35:00Z">
        <w:r w:rsidRPr="002956A8">
          <w:rPr>
            <w:rFonts w:ascii="Arial" w:hAnsi="Arial" w:cs="Arial"/>
            <w:szCs w:val="24"/>
            <w:rPrChange w:id="6794" w:author="Familia Valderrama A" w:date="2014-03-12T23:33:00Z">
              <w:rPr>
                <w:color w:val="0000FF" w:themeColor="hyperlink"/>
                <w:u w:val="single"/>
              </w:rPr>
            </w:rPrChange>
          </w:rPr>
          <w:t xml:space="preserve"> están presentes tanto en el proceso de desarrollo del artefacto, como en el proceso de gestión de calidad, para asegurar que se hayan cumplido con los lineamientos.</w:t>
        </w:r>
      </w:ins>
    </w:p>
    <w:p w:rsidR="008B38F0" w:rsidRDefault="008B38F0">
      <w:pPr>
        <w:pStyle w:val="Prrafodelista"/>
        <w:keepNext w:val="0"/>
        <w:numPr>
          <w:ilvl w:val="0"/>
          <w:numId w:val="39"/>
        </w:numPr>
        <w:suppressAutoHyphens w:val="0"/>
        <w:rPr>
          <w:ins w:id="6795" w:author="Familia Valderrama A" w:date="2014-03-12T23:33:00Z"/>
          <w:rFonts w:ascii="Arial" w:hAnsi="Arial" w:cs="Arial"/>
          <w:szCs w:val="24"/>
        </w:rPr>
        <w:pPrChange w:id="6796" w:author="Sergio" w:date="2014-03-12T22:45:00Z">
          <w:pPr>
            <w:pStyle w:val="Prrafodelista"/>
            <w:numPr>
              <w:numId w:val="39"/>
            </w:numPr>
            <w:suppressAutoHyphens w:val="0"/>
            <w:ind w:hanging="360"/>
            <w:jc w:val="left"/>
          </w:pPr>
        </w:pPrChange>
      </w:pPr>
    </w:p>
    <w:p w:rsidR="008B38F0" w:rsidRDefault="00335463">
      <w:pPr>
        <w:pStyle w:val="Prrafodelista"/>
        <w:keepNext w:val="0"/>
        <w:numPr>
          <w:ilvl w:val="0"/>
          <w:numId w:val="39"/>
        </w:numPr>
        <w:suppressAutoHyphens w:val="0"/>
        <w:rPr>
          <w:ins w:id="6797" w:author="Sergio" w:date="2014-03-12T22:35:00Z"/>
          <w:del w:id="6798" w:author="Familia Valderrama A" w:date="2014-03-12T23:33:00Z"/>
          <w:rFonts w:ascii="Arial" w:hAnsi="Arial" w:cs="Arial"/>
          <w:szCs w:val="24"/>
        </w:rPr>
        <w:pPrChange w:id="6799" w:author="Sergio" w:date="2014-03-12T22:45:00Z">
          <w:pPr>
            <w:pStyle w:val="Prrafodelista"/>
            <w:numPr>
              <w:numId w:val="39"/>
            </w:numPr>
            <w:suppressAutoHyphens w:val="0"/>
            <w:ind w:hanging="360"/>
            <w:jc w:val="left"/>
          </w:pPr>
        </w:pPrChange>
      </w:pPr>
      <w:ins w:id="6800" w:author="Sergio" w:date="2014-03-12T22:35:00Z">
        <w:r w:rsidRPr="008665E3">
          <w:rPr>
            <w:rFonts w:ascii="Arial" w:hAnsi="Arial" w:cs="Arial"/>
            <w:szCs w:val="24"/>
          </w:rPr>
          <w:t>La tabla de control está en la plan</w:t>
        </w:r>
        <w:r w:rsidRPr="006947C2">
          <w:rPr>
            <w:rFonts w:ascii="Arial" w:hAnsi="Arial" w:cs="Arial"/>
            <w:szCs w:val="24"/>
          </w:rPr>
          <w:t>t</w:t>
        </w:r>
        <w:r w:rsidRPr="008665E3">
          <w:rPr>
            <w:rFonts w:ascii="Arial" w:hAnsi="Arial" w:cs="Arial"/>
            <w:szCs w:val="24"/>
          </w:rPr>
          <w:t>i</w:t>
        </w:r>
        <w:r w:rsidR="002956A8" w:rsidRPr="002956A8">
          <w:rPr>
            <w:rFonts w:ascii="Arial" w:hAnsi="Arial" w:cs="Arial"/>
            <w:szCs w:val="24"/>
            <w:lang w:val="es-CO"/>
            <w:rPrChange w:id="6801" w:author="Familia Valderrama A" w:date="2014-03-12T23:33:00Z">
              <w:rPr>
                <w:rFonts w:ascii="Arial" w:hAnsi="Arial" w:cs="Arial"/>
                <w:color w:val="0000FF" w:themeColor="hyperlink"/>
                <w:szCs w:val="24"/>
                <w:u w:val="single"/>
              </w:rPr>
            </w:rPrChange>
          </w:rPr>
          <w:t>lla de documentos (</w:t>
        </w:r>
        <w:del w:id="6802" w:author="Sala Virtual Piso 1" w:date="2014-03-13T12:16:00Z">
          <w:r w:rsidR="002956A8" w:rsidRPr="002956A8">
            <w:rPr>
              <w:rFonts w:ascii="Arial" w:hAnsi="Arial" w:cs="Arial"/>
              <w:szCs w:val="24"/>
              <w:highlight w:val="red"/>
              <w:lang w:val="es-CO"/>
              <w:rPrChange w:id="6803" w:author="Familia Valderrama A" w:date="2014-03-12T23:33:00Z">
                <w:rPr>
                  <w:rFonts w:ascii="Arial" w:hAnsi="Arial" w:cs="Arial"/>
                  <w:color w:val="0000FF" w:themeColor="hyperlink"/>
                  <w:szCs w:val="24"/>
                  <w:u w:val="single"/>
                </w:rPr>
              </w:rPrChange>
            </w:rPr>
            <w:delText xml:space="preserve">Véase </w:delText>
          </w:r>
          <w:r w:rsidR="002956A8" w:rsidRPr="002956A8">
            <w:rPr>
              <w:rFonts w:ascii="Arial" w:hAnsi="Arial" w:cs="Arial"/>
              <w:szCs w:val="24"/>
              <w:highlight w:val="red"/>
              <w:rPrChange w:id="6804" w:author="Familia Valderrama A" w:date="2014-03-12T23:33:00Z">
                <w:rPr>
                  <w:rFonts w:ascii="Arial" w:hAnsi="Arial" w:cs="Arial"/>
                  <w:color w:val="0000FF" w:themeColor="hyperlink"/>
                  <w:szCs w:val="24"/>
                  <w:u w:val="single"/>
                </w:rPr>
              </w:rPrChange>
            </w:rPr>
            <w:delText>e</w:delText>
          </w:r>
          <w:r w:rsidR="002956A8" w:rsidRPr="002956A8">
            <w:rPr>
              <w:rFonts w:ascii="Arial" w:hAnsi="Arial" w:cs="Arial"/>
              <w:noProof/>
              <w:szCs w:val="24"/>
              <w:highlight w:val="red"/>
              <w:lang w:val="es-CO"/>
              <w:rPrChange w:id="6805" w:author="Familia Valderrama A" w:date="2014-03-12T23:33:00Z">
                <w:rPr>
                  <w:rFonts w:ascii="Arial" w:hAnsi="Arial" w:cs="Arial"/>
                  <w:color w:val="0000FF" w:themeColor="hyperlink"/>
                  <w:szCs w:val="24"/>
                  <w:u w:val="single"/>
                </w:rPr>
              </w:rPrChange>
            </w:rPr>
            <w:delText>n an</w:delText>
          </w:r>
          <w:r w:rsidR="002956A8" w:rsidRPr="002956A8">
            <w:rPr>
              <w:rFonts w:ascii="Arial" w:hAnsi="Arial" w:cs="Arial"/>
              <w:szCs w:val="24"/>
              <w:highlight w:val="red"/>
              <w:rPrChange w:id="6806" w:author="Familia Valderrama A" w:date="2014-03-12T23:33:00Z">
                <w:rPr>
                  <w:rFonts w:ascii="Arial" w:hAnsi="Arial" w:cs="Arial"/>
                  <w:color w:val="0000FF" w:themeColor="hyperlink"/>
                  <w:szCs w:val="24"/>
                  <w:u w:val="single"/>
                </w:rPr>
              </w:rPrChange>
            </w:rPr>
            <w:delText>e</w:delText>
          </w:r>
          <w:r w:rsidR="002956A8" w:rsidRPr="002956A8">
            <w:rPr>
              <w:rFonts w:ascii="Arial" w:hAnsi="Arial" w:cs="Arial"/>
              <w:szCs w:val="24"/>
              <w:highlight w:val="red"/>
              <w:rPrChange w:id="6807" w:author="Sergio" w:date="2014-03-12T22:39:00Z">
                <w:rPr>
                  <w:rFonts w:ascii="Arial" w:hAnsi="Arial" w:cs="Arial"/>
                  <w:color w:val="0000FF" w:themeColor="hyperlink"/>
                  <w:szCs w:val="24"/>
                  <w:u w:val="single"/>
                </w:rPr>
              </w:rPrChange>
            </w:rPr>
            <w:delText>x</w:delText>
          </w:r>
          <w:r w:rsidR="002956A8" w:rsidRPr="002956A8">
            <w:rPr>
              <w:rFonts w:ascii="Arial" w:hAnsi="Arial" w:cs="Arial"/>
              <w:szCs w:val="24"/>
              <w:highlight w:val="red"/>
              <w:rPrChange w:id="6808" w:author="Familia Valderrama A" w:date="2014-03-12T23:33:00Z">
                <w:rPr>
                  <w:rFonts w:ascii="Arial" w:hAnsi="Arial" w:cs="Arial"/>
                  <w:color w:val="0000FF" w:themeColor="hyperlink"/>
                  <w:szCs w:val="24"/>
                  <w:u w:val="single"/>
                </w:rPr>
              </w:rPrChange>
            </w:rPr>
            <w:delText>os plantilla de documentos</w:delText>
          </w:r>
        </w:del>
      </w:ins>
      <w:ins w:id="6809" w:author="Sala Virtual Piso 1" w:date="2014-03-13T12:16:00Z">
        <w:r w:rsidR="008F22EE">
          <w:rPr>
            <w:rFonts w:ascii="Arial" w:hAnsi="Arial" w:cs="Arial"/>
            <w:szCs w:val="24"/>
            <w:lang w:val="es-CO"/>
          </w:rPr>
          <w:t xml:space="preserve">ver </w:t>
        </w:r>
        <w:r w:rsidR="002956A8">
          <w:rPr>
            <w:rFonts w:ascii="Arial" w:hAnsi="Arial" w:cs="Arial"/>
            <w:szCs w:val="24"/>
            <w:lang w:val="es-CO"/>
          </w:rPr>
          <w:fldChar w:fldCharType="begin"/>
        </w:r>
      </w:ins>
      <w:ins w:id="6810" w:author="Estudiante" w:date="2014-04-01T17:36:00Z">
        <w:r w:rsidR="001B2A73">
          <w:rPr>
            <w:rFonts w:ascii="Arial" w:hAnsi="Arial" w:cs="Arial"/>
            <w:szCs w:val="24"/>
            <w:lang w:val="es-CO"/>
          </w:rPr>
          <w:instrText>HYPERLINK "C:\\Users\\Estudiante\\AppData\\Local\\Temp\\Plantillas\\Plantilla de documentos.docx"</w:instrText>
        </w:r>
      </w:ins>
      <w:ins w:id="6811" w:author="Sala Virtual Piso 1" w:date="2014-03-13T12:16:00Z">
        <w:del w:id="6812" w:author="Estudiante" w:date="2014-04-01T17:36:00Z">
          <w:r w:rsidR="008F22EE" w:rsidDel="001B2A73">
            <w:rPr>
              <w:rFonts w:ascii="Arial" w:hAnsi="Arial" w:cs="Arial"/>
              <w:szCs w:val="24"/>
              <w:lang w:val="es-CO"/>
            </w:rPr>
            <w:delInstrText xml:space="preserve"> HYPERLINK "Plantillas/Plantilla%20de%20documentos.docx" </w:delInstrText>
          </w:r>
        </w:del>
        <w:r w:rsidR="002956A8">
          <w:rPr>
            <w:rFonts w:ascii="Arial" w:hAnsi="Arial" w:cs="Arial"/>
            <w:szCs w:val="24"/>
            <w:lang w:val="es-CO"/>
          </w:rPr>
          <w:fldChar w:fldCharType="separate"/>
        </w:r>
        <w:r w:rsidR="008F22EE" w:rsidRPr="008F22EE">
          <w:rPr>
            <w:rStyle w:val="Hipervnculo"/>
            <w:rFonts w:ascii="Arial" w:hAnsi="Arial" w:cs="Arial"/>
            <w:szCs w:val="24"/>
            <w:lang w:val="es-CO"/>
          </w:rPr>
          <w:t>plantilla</w:t>
        </w:r>
        <w:r w:rsidR="002956A8">
          <w:rPr>
            <w:rFonts w:ascii="Arial" w:hAnsi="Arial" w:cs="Arial"/>
            <w:szCs w:val="24"/>
            <w:lang w:val="es-CO"/>
          </w:rPr>
          <w:fldChar w:fldCharType="end"/>
        </w:r>
      </w:ins>
      <w:ins w:id="6813" w:author="Sergio" w:date="2014-03-12T22:35:00Z">
        <w:r w:rsidRPr="008665E3">
          <w:rPr>
            <w:rFonts w:ascii="Arial" w:hAnsi="Arial" w:cs="Arial"/>
            <w:szCs w:val="24"/>
          </w:rPr>
          <w:t>).</w:t>
        </w:r>
      </w:ins>
    </w:p>
    <w:p w:rsidR="008B38F0" w:rsidRDefault="008B38F0">
      <w:pPr>
        <w:pStyle w:val="Prrafodelista"/>
        <w:keepNext w:val="0"/>
        <w:numPr>
          <w:ilvl w:val="0"/>
          <w:numId w:val="39"/>
        </w:numPr>
        <w:suppressAutoHyphens w:val="0"/>
        <w:rPr>
          <w:ins w:id="6814" w:author="Familia Valderrama A" w:date="2014-03-12T23:33:00Z"/>
          <w:rFonts w:ascii="Arial" w:hAnsi="Arial" w:cs="Arial"/>
          <w:szCs w:val="24"/>
        </w:rPr>
        <w:pPrChange w:id="6815" w:author="Sergio" w:date="2014-03-12T22:45:00Z">
          <w:pPr>
            <w:pStyle w:val="Prrafodelista"/>
            <w:numPr>
              <w:numId w:val="39"/>
            </w:numPr>
            <w:suppressAutoHyphens w:val="0"/>
            <w:ind w:hanging="360"/>
            <w:jc w:val="left"/>
          </w:pPr>
        </w:pPrChange>
      </w:pPr>
    </w:p>
    <w:p w:rsidR="008B38F0" w:rsidRDefault="00335463">
      <w:pPr>
        <w:pStyle w:val="Prrafodelista"/>
        <w:keepNext w:val="0"/>
        <w:numPr>
          <w:ilvl w:val="0"/>
          <w:numId w:val="39"/>
        </w:numPr>
        <w:suppressAutoHyphens w:val="0"/>
        <w:rPr>
          <w:del w:id="6816" w:author="Familia Valderrama A" w:date="2014-03-12T23:33:00Z"/>
          <w:rFonts w:ascii="Arial" w:hAnsi="Arial" w:cs="Arial"/>
          <w:szCs w:val="24"/>
          <w:rPrChange w:id="6817" w:author="Familia Valderrama A" w:date="2014-03-12T23:39:00Z">
            <w:rPr>
              <w:del w:id="6818" w:author="Familia Valderrama A" w:date="2014-03-12T23:33:00Z"/>
              <w:rFonts w:ascii="Arial" w:hAnsi="Arial" w:cs="Arial"/>
              <w:szCs w:val="24"/>
              <w:u w:val="single"/>
            </w:rPr>
          </w:rPrChange>
        </w:rPr>
        <w:pPrChange w:id="6819" w:author="Sergio" w:date="2014-03-12T22:45:00Z">
          <w:pPr>
            <w:pStyle w:val="Prrafodelista"/>
            <w:numPr>
              <w:numId w:val="39"/>
            </w:numPr>
            <w:suppressAutoHyphens w:val="0"/>
            <w:ind w:hanging="360"/>
            <w:jc w:val="left"/>
          </w:pPr>
        </w:pPrChange>
      </w:pPr>
      <w:ins w:id="6820" w:author="Sergio" w:date="2014-03-12T22:35:00Z">
        <w:r w:rsidRPr="008665E3">
          <w:rPr>
            <w:rFonts w:ascii="Arial" w:hAnsi="Arial" w:cs="Arial"/>
            <w:szCs w:val="24"/>
          </w:rPr>
          <w:t>La métrica de esfuerzo personal se re</w:t>
        </w:r>
        <w:r w:rsidR="002956A8" w:rsidRPr="002956A8">
          <w:rPr>
            <w:rFonts w:ascii="Arial" w:hAnsi="Arial" w:cs="Arial"/>
            <w:szCs w:val="24"/>
            <w:lang w:val="es-CO"/>
            <w:rPrChange w:id="6821" w:author="Familia Valderrama A" w:date="2014-03-12T23:33:00Z">
              <w:rPr>
                <w:rFonts w:ascii="Arial" w:hAnsi="Arial" w:cs="Arial"/>
                <w:color w:val="0000FF" w:themeColor="hyperlink"/>
                <w:szCs w:val="24"/>
                <w:u w:val="single"/>
              </w:rPr>
            </w:rPrChange>
          </w:rPr>
          <w:t>fiere al tiempo emp</w:t>
        </w:r>
        <w:r w:rsidR="002956A8" w:rsidRPr="002956A8">
          <w:rPr>
            <w:rFonts w:ascii="Arial" w:hAnsi="Arial" w:cs="Arial"/>
            <w:szCs w:val="24"/>
            <w:lang w:val="es-CO"/>
            <w:rPrChange w:id="6822" w:author="Sala Virtual Piso 1" w:date="2014-03-13T12:15:00Z">
              <w:rPr>
                <w:rFonts w:ascii="Arial" w:hAnsi="Arial" w:cs="Arial"/>
                <w:color w:val="0000FF" w:themeColor="hyperlink"/>
                <w:szCs w:val="24"/>
                <w:u w:val="single"/>
              </w:rPr>
            </w:rPrChange>
          </w:rPr>
          <w:t xml:space="preserve">leado </w:t>
        </w:r>
        <w:r w:rsidR="002956A8" w:rsidRPr="002956A8">
          <w:rPr>
            <w:rFonts w:ascii="Arial" w:hAnsi="Arial" w:cs="Arial"/>
            <w:szCs w:val="24"/>
            <w:rPrChange w:id="6823" w:author="Sala Virtual Piso 1" w:date="2014-03-13T12:15:00Z">
              <w:rPr>
                <w:rFonts w:ascii="Arial" w:hAnsi="Arial" w:cs="Arial"/>
                <w:color w:val="0000FF" w:themeColor="hyperlink"/>
                <w:szCs w:val="24"/>
                <w:u w:val="single"/>
              </w:rPr>
            </w:rPrChange>
          </w:rPr>
          <w:t>e</w:t>
        </w:r>
        <w:r w:rsidR="002956A8" w:rsidRPr="002956A8">
          <w:rPr>
            <w:rFonts w:ascii="Arial" w:hAnsi="Arial" w:cs="Arial"/>
            <w:noProof/>
            <w:szCs w:val="24"/>
            <w:lang w:val="es-CO"/>
            <w:rPrChange w:id="6824" w:author="Sala Virtual Piso 1" w:date="2014-03-13T12:15:00Z">
              <w:rPr>
                <w:rFonts w:ascii="Arial" w:hAnsi="Arial" w:cs="Arial"/>
                <w:color w:val="0000FF" w:themeColor="hyperlink"/>
                <w:szCs w:val="24"/>
                <w:u w:val="single"/>
              </w:rPr>
            </w:rPrChange>
          </w:rPr>
          <w:t>n un</w:t>
        </w:r>
        <w:r w:rsidR="002956A8" w:rsidRPr="002956A8">
          <w:rPr>
            <w:rFonts w:ascii="Arial" w:hAnsi="Arial" w:cs="Arial"/>
            <w:szCs w:val="24"/>
            <w:rPrChange w:id="6825" w:author="Sala Virtual Piso 1" w:date="2014-03-13T12:15:00Z">
              <w:rPr>
                <w:rFonts w:ascii="Arial" w:hAnsi="Arial" w:cs="Arial"/>
                <w:color w:val="0000FF" w:themeColor="hyperlink"/>
                <w:szCs w:val="24"/>
                <w:u w:val="single"/>
              </w:rPr>
            </w:rPrChange>
          </w:rPr>
          <w:t xml:space="preserve"> artefacto </w:t>
        </w:r>
      </w:ins>
      <w:ins w:id="6826" w:author="Sergio" w:date="2014-03-12T22:39:00Z">
        <w:r w:rsidR="002956A8" w:rsidRPr="002956A8">
          <w:rPr>
            <w:rFonts w:ascii="Arial" w:hAnsi="Arial" w:cs="Arial"/>
            <w:szCs w:val="24"/>
            <w:highlight w:val="red"/>
            <w:u w:val="single"/>
            <w:rPrChange w:id="6827" w:author="Familia Valderrama A" w:date="2014-03-12T23:33:00Z">
              <w:rPr>
                <w:rFonts w:ascii="Arial" w:hAnsi="Arial" w:cs="Arial"/>
                <w:color w:val="0000FF" w:themeColor="hyperlink"/>
                <w:szCs w:val="24"/>
                <w:u w:val="single"/>
              </w:rPr>
            </w:rPrChange>
          </w:rPr>
          <w:fldChar w:fldCharType="begin"/>
        </w:r>
        <w:r w:rsidR="002956A8" w:rsidRPr="002956A8">
          <w:rPr>
            <w:rFonts w:ascii="Arial" w:hAnsi="Arial" w:cs="Arial"/>
            <w:szCs w:val="24"/>
            <w:highlight w:val="red"/>
            <w:u w:val="single"/>
            <w:rPrChange w:id="6828" w:author="Familia Valderrama A" w:date="2014-03-12T23:33:00Z">
              <w:rPr>
                <w:rFonts w:ascii="Arial" w:hAnsi="Arial" w:cs="Arial"/>
                <w:color w:val="0000FF" w:themeColor="hyperlink"/>
                <w:szCs w:val="24"/>
                <w:u w:val="single"/>
              </w:rPr>
            </w:rPrChange>
          </w:rPr>
          <w:instrText xml:space="preserve"> REF _Ref3824273</w:instrText>
        </w:r>
        <w:r w:rsidR="002956A8" w:rsidRPr="002956A8">
          <w:rPr>
            <w:rFonts w:ascii="Arial" w:hAnsi="Arial" w:cs="Arial"/>
            <w:szCs w:val="24"/>
            <w:u w:val="single"/>
            <w:rPrChange w:id="6829" w:author="Familia Valderrama A" w:date="2014-03-12T23:33:00Z">
              <w:rPr>
                <w:rFonts w:ascii="Arial" w:hAnsi="Arial" w:cs="Arial"/>
                <w:color w:val="0000FF" w:themeColor="hyperlink"/>
                <w:szCs w:val="24"/>
                <w:u w:val="single"/>
              </w:rPr>
            </w:rPrChange>
          </w:rPr>
          <w:instrText xml:space="preserve">23 \r \h </w:instrText>
        </w:r>
      </w:ins>
      <w:r w:rsidRPr="008665E3">
        <w:rPr>
          <w:rFonts w:ascii="Arial" w:hAnsi="Arial" w:cs="Arial"/>
          <w:szCs w:val="24"/>
          <w:u w:val="single"/>
        </w:rPr>
        <w:instrText xml:space="preserve"> \* MERGEFORMAT </w:instrText>
      </w:r>
      <w:r w:rsidR="002956A8" w:rsidRPr="002956A8">
        <w:rPr>
          <w:rFonts w:ascii="Arial" w:hAnsi="Arial" w:cs="Arial"/>
          <w:szCs w:val="24"/>
          <w:highlight w:val="red"/>
          <w:u w:val="single"/>
          <w:rPrChange w:id="6830" w:author="Familia Valderrama A" w:date="2014-03-12T23:33:00Z">
            <w:rPr>
              <w:rFonts w:ascii="Arial" w:hAnsi="Arial" w:cs="Arial"/>
              <w:szCs w:val="24"/>
              <w:highlight w:val="red"/>
              <w:u w:val="single"/>
            </w:rPr>
          </w:rPrChange>
        </w:rPr>
      </w:r>
      <w:r w:rsidR="002956A8" w:rsidRPr="002956A8">
        <w:rPr>
          <w:rFonts w:ascii="Arial" w:hAnsi="Arial" w:cs="Arial"/>
          <w:szCs w:val="24"/>
          <w:u w:val="single"/>
          <w:rPrChange w:id="6831" w:author="Familia Valderrama A" w:date="2014-03-12T23:33:00Z">
            <w:rPr>
              <w:rFonts w:ascii="Arial" w:hAnsi="Arial" w:cs="Arial"/>
              <w:color w:val="0000FF" w:themeColor="hyperlink"/>
              <w:szCs w:val="24"/>
              <w:u w:val="single"/>
            </w:rPr>
          </w:rPrChange>
        </w:rPr>
        <w:fldChar w:fldCharType="separate"/>
      </w:r>
      <w:ins w:id="6832" w:author="Estudiante" w:date="2014-04-01T16:48:00Z">
        <w:r w:rsidR="002956A8" w:rsidRPr="002956A8">
          <w:rPr>
            <w:rFonts w:ascii="Arial" w:hAnsi="Arial" w:cs="Arial"/>
            <w:szCs w:val="24"/>
            <w:u w:val="single"/>
            <w:rPrChange w:id="6833" w:author="Estudiante" w:date="2014-04-01T16:48:00Z">
              <w:rPr>
                <w:rFonts w:ascii="Arial" w:hAnsi="Arial" w:cs="Arial"/>
                <w:color w:val="0000FF" w:themeColor="hyperlink"/>
                <w:szCs w:val="24"/>
                <w:highlight w:val="red"/>
                <w:u w:val="single"/>
              </w:rPr>
            </w:rPrChange>
          </w:rPr>
          <w:t>10.2</w:t>
        </w:r>
      </w:ins>
      <w:ins w:id="6834" w:author="Sergio" w:date="2014-03-12T22:39:00Z">
        <w:r w:rsidR="002956A8" w:rsidRPr="002956A8">
          <w:rPr>
            <w:rFonts w:ascii="Arial" w:hAnsi="Arial" w:cs="Arial"/>
            <w:szCs w:val="24"/>
            <w:u w:val="single"/>
            <w:rPrChange w:id="6835" w:author="Familia Valderrama A" w:date="2014-03-12T23:33:00Z">
              <w:rPr>
                <w:rFonts w:ascii="Arial" w:hAnsi="Arial" w:cs="Arial"/>
                <w:color w:val="0000FF" w:themeColor="hyperlink"/>
                <w:szCs w:val="24"/>
                <w:u w:val="single"/>
              </w:rPr>
            </w:rPrChange>
          </w:rPr>
          <w:fldChar w:fldCharType="end"/>
        </w:r>
      </w:ins>
      <w:ins w:id="6836" w:author="Sergio" w:date="2014-03-12T22:40:00Z">
        <w:r w:rsidR="002956A8" w:rsidRPr="002956A8">
          <w:rPr>
            <w:rFonts w:ascii="Arial" w:hAnsi="Arial" w:cs="Arial"/>
            <w:szCs w:val="24"/>
            <w:u w:val="single"/>
            <w:rPrChange w:id="6837" w:author="Familia Valderrama A" w:date="2014-03-12T23:33:00Z">
              <w:rPr>
                <w:rFonts w:ascii="Arial" w:hAnsi="Arial" w:cs="Arial"/>
                <w:color w:val="0000FF" w:themeColor="hyperlink"/>
                <w:szCs w:val="24"/>
                <w:u w:val="single"/>
              </w:rPr>
            </w:rPrChange>
          </w:rPr>
          <w:t>.</w:t>
        </w:r>
      </w:ins>
    </w:p>
    <w:p w:rsidR="008B38F0" w:rsidRDefault="008B38F0">
      <w:pPr>
        <w:pStyle w:val="Prrafodelista"/>
        <w:keepNext w:val="0"/>
        <w:numPr>
          <w:ilvl w:val="0"/>
          <w:numId w:val="39"/>
        </w:numPr>
        <w:suppressAutoHyphens w:val="0"/>
        <w:rPr>
          <w:ins w:id="6838" w:author="Familia Valderrama A" w:date="2014-03-12T23:39:00Z"/>
          <w:rFonts w:ascii="Arial" w:hAnsi="Arial" w:cs="Arial"/>
          <w:szCs w:val="24"/>
          <w:rPrChange w:id="6839" w:author="Familia Valderrama A" w:date="2014-03-12T23:36:00Z">
            <w:rPr>
              <w:ins w:id="6840" w:author="Familia Valderrama A" w:date="2014-03-12T23:39:00Z"/>
              <w:rFonts w:ascii="Arial" w:hAnsi="Arial" w:cs="Arial"/>
              <w:szCs w:val="24"/>
              <w:u w:val="single"/>
            </w:rPr>
          </w:rPrChange>
        </w:rPr>
        <w:pPrChange w:id="6841" w:author="Sergio" w:date="2014-03-12T22:45:00Z">
          <w:pPr>
            <w:pStyle w:val="Prrafodelista"/>
            <w:numPr>
              <w:numId w:val="39"/>
            </w:numPr>
            <w:suppressAutoHyphens w:val="0"/>
            <w:ind w:hanging="360"/>
            <w:jc w:val="left"/>
          </w:pPr>
        </w:pPrChange>
      </w:pPr>
    </w:p>
    <w:p w:rsidR="006914B6" w:rsidRDefault="006914B6" w:rsidP="006914B6">
      <w:pPr>
        <w:pStyle w:val="Prrafodelista"/>
        <w:numPr>
          <w:ilvl w:val="0"/>
          <w:numId w:val="39"/>
        </w:numPr>
        <w:rPr>
          <w:rFonts w:ascii="Arial" w:hAnsi="Arial" w:cs="Arial"/>
          <w:szCs w:val="24"/>
        </w:rPr>
      </w:pPr>
      <w:moveToRangeStart w:id="6842" w:author="Familia Valderrama A" w:date="2014-03-12T23:39:00Z" w:name="move382430898"/>
      <w:moveTo w:id="6843" w:author="Familia Valderrama A" w:date="2014-03-12T23:39:00Z">
        <w:r w:rsidRPr="008665E3">
          <w:rPr>
            <w:rFonts w:ascii="Arial" w:hAnsi="Arial" w:cs="Arial"/>
            <w:szCs w:val="24"/>
          </w:rPr>
          <w:t xml:space="preserve">La plantilla de métricas GQM se </w:t>
        </w:r>
        <w:r w:rsidR="002956A8" w:rsidRPr="002956A8">
          <w:rPr>
            <w:rFonts w:ascii="Arial" w:hAnsi="Arial" w:cs="Arial"/>
            <w:szCs w:val="24"/>
            <w:lang w:val="es-CO"/>
            <w:rPrChange w:id="6844" w:author="Sergio" w:date="2014-03-13T00:58:00Z">
              <w:rPr>
                <w:rFonts w:ascii="Arial" w:hAnsi="Arial" w:cs="Arial"/>
                <w:color w:val="0000FF" w:themeColor="hyperlink"/>
                <w:szCs w:val="24"/>
                <w:u w:val="single"/>
              </w:rPr>
            </w:rPrChange>
          </w:rPr>
          <w:t>encue</w:t>
        </w:r>
        <w:r w:rsidRPr="008665E3">
          <w:rPr>
            <w:rFonts w:ascii="Arial" w:hAnsi="Arial" w:cs="Arial"/>
            <w:szCs w:val="24"/>
            <w:lang w:val="es-CO"/>
          </w:rPr>
          <w:t xml:space="preserve">ntra en la sección </w:t>
        </w:r>
        <w:r w:rsidR="002956A8" w:rsidRPr="002956A8">
          <w:rPr>
            <w:rFonts w:ascii="Arial" w:hAnsi="Arial" w:cs="Arial"/>
            <w:szCs w:val="24"/>
            <w:lang w:val="es-CO"/>
            <w:rPrChange w:id="6845" w:author="Sala Virtual Piso 1" w:date="2014-03-13T12:15:00Z">
              <w:rPr>
                <w:rFonts w:ascii="Arial" w:hAnsi="Arial" w:cs="Arial"/>
                <w:color w:val="0000FF" w:themeColor="hyperlink"/>
                <w:szCs w:val="24"/>
                <w:highlight w:val="red"/>
                <w:u w:val="single"/>
                <w:lang w:val="es-CO"/>
              </w:rPr>
            </w:rPrChange>
          </w:rPr>
          <w:t xml:space="preserve">de </w:t>
        </w:r>
        <w:r w:rsidR="002956A8" w:rsidRPr="002956A8">
          <w:rPr>
            <w:rFonts w:ascii="Arial" w:hAnsi="Arial" w:cs="Arial"/>
            <w:szCs w:val="24"/>
            <w:lang w:val="es-CO"/>
            <w:rPrChange w:id="6846" w:author="Sala Virtual Piso 1" w:date="2014-03-13T12:16:00Z">
              <w:rPr>
                <w:rFonts w:ascii="Arial" w:hAnsi="Arial" w:cs="Arial"/>
                <w:color w:val="0000FF" w:themeColor="hyperlink"/>
                <w:szCs w:val="24"/>
                <w:highlight w:val="red"/>
                <w:u w:val="single"/>
                <w:lang w:val="es-CO"/>
              </w:rPr>
            </w:rPrChange>
          </w:rPr>
          <w:t>ane</w:t>
        </w:r>
        <w:r w:rsidR="002956A8" w:rsidRPr="002956A8">
          <w:rPr>
            <w:rFonts w:ascii="Arial" w:hAnsi="Arial" w:cs="Arial"/>
            <w:szCs w:val="24"/>
            <w:rPrChange w:id="6847" w:author="Sala Virtual Piso 1" w:date="2014-03-13T12:15:00Z">
              <w:rPr>
                <w:rFonts w:ascii="Arial" w:hAnsi="Arial" w:cs="Arial"/>
                <w:color w:val="0000FF" w:themeColor="hyperlink"/>
                <w:szCs w:val="24"/>
                <w:highlight w:val="red"/>
                <w:u w:val="single"/>
              </w:rPr>
            </w:rPrChange>
          </w:rPr>
          <w:t>x</w:t>
        </w:r>
        <w:r w:rsidR="002956A8" w:rsidRPr="002956A8">
          <w:rPr>
            <w:rFonts w:ascii="Arial" w:hAnsi="Arial" w:cs="Arial"/>
            <w:noProof/>
            <w:szCs w:val="24"/>
            <w:lang w:val="es-CO"/>
            <w:rPrChange w:id="6848" w:author="Sala Virtual Piso 1" w:date="2014-03-13T12:15:00Z">
              <w:rPr>
                <w:rFonts w:ascii="Arial" w:hAnsi="Arial" w:cs="Arial"/>
                <w:noProof/>
                <w:color w:val="0000FF" w:themeColor="hyperlink"/>
                <w:szCs w:val="24"/>
                <w:highlight w:val="red"/>
                <w:u w:val="single"/>
                <w:lang w:val="es-CO"/>
              </w:rPr>
            </w:rPrChange>
          </w:rPr>
          <w:t xml:space="preserve">os, </w:t>
        </w:r>
        <w:r w:rsidR="002956A8" w:rsidRPr="002956A8">
          <w:rPr>
            <w:rFonts w:ascii="Arial" w:hAnsi="Arial" w:cs="Arial"/>
            <w:szCs w:val="24"/>
            <w:rPrChange w:id="6849" w:author="Sala Virtual Piso 1" w:date="2014-03-13T12:15:00Z">
              <w:rPr>
                <w:rFonts w:ascii="Arial" w:hAnsi="Arial" w:cs="Arial"/>
                <w:color w:val="0000FF" w:themeColor="hyperlink"/>
                <w:szCs w:val="24"/>
                <w:highlight w:val="red"/>
                <w:u w:val="single"/>
              </w:rPr>
            </w:rPrChange>
          </w:rPr>
          <w:t xml:space="preserve">para una explicación más detallada </w:t>
        </w:r>
        <w:r w:rsidRPr="008665E3">
          <w:rPr>
            <w:rFonts w:ascii="Arial" w:hAnsi="Arial" w:cs="Arial"/>
            <w:szCs w:val="24"/>
          </w:rPr>
          <w:t xml:space="preserve">del proceso de creación de las métricas, </w:t>
        </w:r>
        <w:del w:id="6850" w:author="Sala Virtual Piso 1" w:date="2014-03-13T12:16:00Z">
          <w:r w:rsidRPr="008665E3" w:rsidDel="0093491F">
            <w:rPr>
              <w:rFonts w:ascii="Arial" w:hAnsi="Arial" w:cs="Arial"/>
              <w:szCs w:val="24"/>
            </w:rPr>
            <w:delText xml:space="preserve">véase la </w:delText>
          </w:r>
        </w:del>
        <w:r w:rsidRPr="0093491F">
          <w:rPr>
            <w:rFonts w:ascii="Arial" w:hAnsi="Arial" w:cs="Arial"/>
            <w:szCs w:val="24"/>
          </w:rPr>
          <w:t xml:space="preserve">sección </w:t>
        </w:r>
        <w:r w:rsidR="002956A8" w:rsidRPr="002956A8">
          <w:rPr>
            <w:rFonts w:ascii="Arial" w:hAnsi="Arial" w:cs="Arial"/>
            <w:szCs w:val="24"/>
            <w:u w:val="single"/>
            <w:rPrChange w:id="6851" w:author="Sala Virtual Piso 1" w:date="2014-03-13T12:16:00Z">
              <w:rPr>
                <w:rFonts w:ascii="Arial" w:hAnsi="Arial" w:cs="Arial"/>
                <w:color w:val="0000FF" w:themeColor="hyperlink"/>
                <w:szCs w:val="24"/>
                <w:highlight w:val="red"/>
                <w:u w:val="single"/>
              </w:rPr>
            </w:rPrChange>
          </w:rPr>
          <w:fldChar w:fldCharType="begin"/>
        </w:r>
        <w:r w:rsidRPr="0093491F">
          <w:rPr>
            <w:rFonts w:ascii="Arial" w:hAnsi="Arial" w:cs="Arial"/>
            <w:szCs w:val="24"/>
            <w:u w:val="single"/>
          </w:rPr>
          <w:instrText xml:space="preserve"> REF _Ref382427345 \r \h  \* MERGEFORMAT </w:instrText>
        </w:r>
      </w:moveTo>
      <w:r w:rsidR="002956A8" w:rsidRPr="002956A8">
        <w:rPr>
          <w:rFonts w:ascii="Arial" w:hAnsi="Arial" w:cs="Arial"/>
          <w:szCs w:val="24"/>
          <w:u w:val="single"/>
          <w:rPrChange w:id="6852" w:author="Sala Virtual Piso 1" w:date="2014-03-13T12:16:00Z">
            <w:rPr>
              <w:rFonts w:ascii="Arial" w:hAnsi="Arial" w:cs="Arial"/>
              <w:szCs w:val="24"/>
              <w:u w:val="single"/>
            </w:rPr>
          </w:rPrChange>
        </w:rPr>
      </w:r>
      <w:moveTo w:id="6853" w:author="Familia Valderrama A" w:date="2014-03-12T23:39:00Z">
        <w:r w:rsidR="002956A8" w:rsidRPr="002956A8">
          <w:rPr>
            <w:rFonts w:ascii="Arial" w:hAnsi="Arial" w:cs="Arial"/>
            <w:szCs w:val="24"/>
            <w:u w:val="single"/>
            <w:rPrChange w:id="6854" w:author="Sala Virtual Piso 1" w:date="2014-03-13T12:16:00Z">
              <w:rPr>
                <w:rFonts w:ascii="Arial" w:hAnsi="Arial" w:cs="Arial"/>
                <w:color w:val="0000FF" w:themeColor="hyperlink"/>
                <w:szCs w:val="24"/>
                <w:highlight w:val="red"/>
                <w:u w:val="single"/>
              </w:rPr>
            </w:rPrChange>
          </w:rPr>
          <w:fldChar w:fldCharType="separate"/>
        </w:r>
      </w:moveTo>
      <w:ins w:id="6855" w:author="Estudiante" w:date="2014-04-01T16:48:00Z">
        <w:r w:rsidR="000910A8">
          <w:rPr>
            <w:rFonts w:ascii="Arial" w:hAnsi="Arial" w:cs="Arial"/>
            <w:szCs w:val="24"/>
            <w:u w:val="single"/>
          </w:rPr>
          <w:t>10.2</w:t>
        </w:r>
      </w:ins>
      <w:moveTo w:id="6856" w:author="Familia Valderrama A" w:date="2014-03-12T23:39:00Z">
        <w:del w:id="6857" w:author="Estudiante" w:date="2014-04-01T16:47:00Z">
          <w:r w:rsidR="002956A8" w:rsidRPr="002956A8">
            <w:rPr>
              <w:rFonts w:ascii="Arial" w:hAnsi="Arial" w:cs="Arial"/>
              <w:szCs w:val="24"/>
              <w:u w:val="single"/>
              <w:rPrChange w:id="6858" w:author="Sala Virtual Piso 1" w:date="2014-03-13T12:16:00Z">
                <w:rPr>
                  <w:rFonts w:ascii="Arial" w:hAnsi="Arial" w:cs="Arial"/>
                  <w:color w:val="0000FF" w:themeColor="hyperlink"/>
                  <w:szCs w:val="24"/>
                  <w:highlight w:val="red"/>
                  <w:u w:val="single"/>
                </w:rPr>
              </w:rPrChange>
            </w:rPr>
            <w:delText>10.2</w:delText>
          </w:r>
        </w:del>
        <w:r w:rsidR="002956A8" w:rsidRPr="002956A8">
          <w:rPr>
            <w:rFonts w:ascii="Arial" w:hAnsi="Arial" w:cs="Arial"/>
            <w:szCs w:val="24"/>
            <w:u w:val="single"/>
            <w:rPrChange w:id="6859" w:author="Sala Virtual Piso 1" w:date="2014-03-13T12:16:00Z">
              <w:rPr>
                <w:rFonts w:ascii="Arial" w:hAnsi="Arial" w:cs="Arial"/>
                <w:color w:val="0000FF" w:themeColor="hyperlink"/>
                <w:szCs w:val="24"/>
                <w:highlight w:val="red"/>
                <w:u w:val="single"/>
              </w:rPr>
            </w:rPrChange>
          </w:rPr>
          <w:fldChar w:fldCharType="end"/>
        </w:r>
        <w:r w:rsidR="002956A8" w:rsidRPr="002956A8">
          <w:rPr>
            <w:rFonts w:ascii="Arial" w:hAnsi="Arial" w:cs="Arial"/>
            <w:szCs w:val="24"/>
            <w:u w:val="single"/>
            <w:rPrChange w:id="6860" w:author="Sala Virtual Piso 1" w:date="2014-03-13T12:16:00Z">
              <w:rPr>
                <w:rFonts w:ascii="Arial" w:hAnsi="Arial" w:cs="Arial"/>
                <w:color w:val="0000FF" w:themeColor="hyperlink"/>
                <w:szCs w:val="24"/>
                <w:highlight w:val="red"/>
                <w:u w:val="single"/>
              </w:rPr>
            </w:rPrChange>
          </w:rPr>
          <w:t xml:space="preserve"> y </w:t>
        </w:r>
        <w:r w:rsidR="002956A8" w:rsidRPr="002956A8">
          <w:rPr>
            <w:rFonts w:ascii="Arial" w:hAnsi="Arial" w:cs="Arial"/>
            <w:szCs w:val="24"/>
            <w:highlight w:val="red"/>
            <w:u w:val="single"/>
          </w:rPr>
          <w:fldChar w:fldCharType="begin"/>
        </w:r>
        <w:r w:rsidRPr="008665E3">
          <w:rPr>
            <w:rFonts w:ascii="Arial" w:hAnsi="Arial" w:cs="Arial"/>
            <w:szCs w:val="24"/>
            <w:highlight w:val="red"/>
            <w:u w:val="single"/>
          </w:rPr>
          <w:instrText xml:space="preserve"> RE</w:instrText>
        </w:r>
        <w:r w:rsidRPr="008665E3">
          <w:rPr>
            <w:rFonts w:ascii="Arial" w:hAnsi="Arial" w:cs="Arial"/>
            <w:szCs w:val="24"/>
            <w:highlight w:val="red"/>
          </w:rPr>
          <w:instrText>F</w:instrText>
        </w:r>
        <w:r w:rsidRPr="008665E3">
          <w:rPr>
            <w:rFonts w:ascii="Arial" w:hAnsi="Arial" w:cs="Arial"/>
            <w:szCs w:val="24"/>
            <w:highlight w:val="red"/>
            <w:u w:val="single"/>
          </w:rPr>
          <w:instrText xml:space="preserve"> _Ref38</w:instrText>
        </w:r>
        <w:r w:rsidRPr="008665E3">
          <w:rPr>
            <w:rFonts w:ascii="Arial" w:hAnsi="Arial" w:cs="Arial"/>
            <w:szCs w:val="24"/>
            <w:highlight w:val="red"/>
          </w:rPr>
          <w:instrText>242735</w:instrText>
        </w:r>
        <w:r w:rsidRPr="008665E3">
          <w:rPr>
            <w:rFonts w:ascii="Arial" w:hAnsi="Arial" w:cs="Arial"/>
            <w:szCs w:val="24"/>
          </w:rPr>
          <w:instrText xml:space="preserve">0 \r \h  \* MERGEFORMAT </w:instrText>
        </w:r>
      </w:moveTo>
      <w:r w:rsidR="002956A8" w:rsidRPr="002956A8">
        <w:rPr>
          <w:rFonts w:ascii="Arial" w:hAnsi="Arial" w:cs="Arial"/>
          <w:szCs w:val="24"/>
          <w:highlight w:val="red"/>
          <w:u w:val="single"/>
        </w:rPr>
      </w:r>
      <w:moveTo w:id="6861" w:author="Familia Valderrama A" w:date="2014-03-12T23:39:00Z">
        <w:r w:rsidR="002956A8" w:rsidRPr="008665E3">
          <w:rPr>
            <w:rFonts w:ascii="Arial" w:hAnsi="Arial" w:cs="Arial"/>
            <w:szCs w:val="24"/>
          </w:rPr>
          <w:fldChar w:fldCharType="separate"/>
        </w:r>
      </w:moveTo>
      <w:ins w:id="6862" w:author="Estudiante" w:date="2014-04-01T16:48:00Z">
        <w:r w:rsidR="002956A8" w:rsidRPr="002956A8">
          <w:rPr>
            <w:rFonts w:ascii="Arial" w:hAnsi="Arial" w:cs="Arial"/>
            <w:szCs w:val="24"/>
            <w:u w:val="single"/>
            <w:rPrChange w:id="6863" w:author="Estudiante" w:date="2014-04-01T16:48:00Z">
              <w:rPr>
                <w:rFonts w:ascii="Arial" w:hAnsi="Arial" w:cs="Arial"/>
                <w:color w:val="0000FF" w:themeColor="hyperlink"/>
                <w:szCs w:val="24"/>
                <w:highlight w:val="red"/>
                <w:u w:val="single"/>
              </w:rPr>
            </w:rPrChange>
          </w:rPr>
          <w:t>0</w:t>
        </w:r>
      </w:ins>
      <w:moveTo w:id="6864" w:author="Familia Valderrama A" w:date="2014-03-12T23:39:00Z">
        <w:del w:id="6865" w:author="Estudiante" w:date="2014-04-01T16:47:00Z">
          <w:r w:rsidRPr="008665E3" w:rsidDel="000910A8">
            <w:rPr>
              <w:rFonts w:ascii="Arial" w:hAnsi="Arial" w:cs="Arial"/>
              <w:szCs w:val="24"/>
              <w:u w:val="single"/>
            </w:rPr>
            <w:delText>12.4</w:delText>
          </w:r>
        </w:del>
        <w:r w:rsidR="002956A8" w:rsidRPr="008665E3">
          <w:rPr>
            <w:rFonts w:ascii="Arial" w:hAnsi="Arial" w:cs="Arial"/>
            <w:szCs w:val="24"/>
          </w:rPr>
          <w:fldChar w:fldCharType="end"/>
        </w:r>
        <w:r w:rsidRPr="008665E3">
          <w:rPr>
            <w:rFonts w:ascii="Arial" w:hAnsi="Arial" w:cs="Arial"/>
            <w:szCs w:val="24"/>
          </w:rPr>
          <w:t>.</w:t>
        </w:r>
        <w:r>
          <w:rPr>
            <w:rFonts w:ascii="Arial" w:hAnsi="Arial" w:cs="Arial"/>
            <w:szCs w:val="24"/>
          </w:rPr>
          <w:t xml:space="preserve"> </w:t>
        </w:r>
      </w:moveTo>
    </w:p>
    <w:p w:rsidR="008B38F0" w:rsidRDefault="006914B6">
      <w:pPr>
        <w:pStyle w:val="Prrafodelista"/>
        <w:keepNext w:val="0"/>
        <w:numPr>
          <w:ilvl w:val="0"/>
          <w:numId w:val="39"/>
        </w:numPr>
        <w:suppressAutoHyphens w:val="0"/>
        <w:rPr>
          <w:ins w:id="6866" w:author="Familia Valderrama A" w:date="2014-03-12T23:36:00Z"/>
          <w:rFonts w:ascii="Arial" w:hAnsi="Arial" w:cs="Arial"/>
          <w:szCs w:val="24"/>
        </w:rPr>
        <w:pPrChange w:id="6867" w:author="Sergio" w:date="2014-03-12T22:45:00Z">
          <w:pPr>
            <w:pStyle w:val="Prrafodelista"/>
            <w:numPr>
              <w:numId w:val="39"/>
            </w:numPr>
            <w:suppressAutoHyphens w:val="0"/>
            <w:ind w:hanging="360"/>
            <w:jc w:val="left"/>
          </w:pPr>
        </w:pPrChange>
      </w:pPr>
      <w:moveToRangeStart w:id="6868" w:author="Familia Valderrama A" w:date="2014-03-12T23:39:00Z" w:name="move382430905"/>
      <w:moveToRangeEnd w:id="6842"/>
      <w:commentRangeStart w:id="6869"/>
      <w:moveTo w:id="6870" w:author="Familia Valderrama A" w:date="2014-03-12T23:39:00Z">
        <w:r w:rsidRPr="008665E3">
          <w:rPr>
            <w:rFonts w:ascii="Arial" w:hAnsi="Arial" w:cs="Arial"/>
          </w:rPr>
          <w:t>Los actores participantes del proceso están representados por los lanes del diagrama BPMN.</w:t>
        </w:r>
      </w:moveTo>
      <w:moveToRangeEnd w:id="6868"/>
      <w:commentRangeEnd w:id="6869"/>
      <w:r w:rsidR="00C33F78">
        <w:rPr>
          <w:rStyle w:val="Refdecomentario"/>
        </w:rPr>
        <w:commentReference w:id="6869"/>
      </w:r>
    </w:p>
    <w:p w:rsidR="008B38F0" w:rsidRDefault="00335463">
      <w:pPr>
        <w:pStyle w:val="Prrafodelista"/>
        <w:ind w:left="0"/>
        <w:rPr>
          <w:rFonts w:ascii="Arial" w:hAnsi="Arial" w:cs="Arial"/>
          <w:szCs w:val="24"/>
        </w:rPr>
        <w:pPrChange w:id="6871" w:author="Familia Valderrama A" w:date="2014-03-12T23:39:00Z">
          <w:pPr>
            <w:pStyle w:val="Prrafodelista"/>
            <w:numPr>
              <w:numId w:val="39"/>
            </w:numPr>
            <w:suppressAutoHyphens w:val="0"/>
            <w:ind w:hanging="360"/>
          </w:pPr>
        </w:pPrChange>
      </w:pPr>
      <w:moveFromRangeStart w:id="6872" w:author="Familia Valderrama A" w:date="2014-03-12T23:39:00Z" w:name="move382430898"/>
      <w:moveFrom w:id="6873" w:author="Familia Valderrama A" w:date="2014-03-12T23:39:00Z">
        <w:ins w:id="6874" w:author="Sergio" w:date="2014-03-12T22:35:00Z">
          <w:r w:rsidRPr="008665E3" w:rsidDel="006914B6">
            <w:rPr>
              <w:rFonts w:ascii="Arial" w:hAnsi="Arial" w:cs="Arial"/>
              <w:szCs w:val="24"/>
            </w:rPr>
            <w:t>La plantilla de métricas GQM se encue</w:t>
          </w:r>
          <w:r w:rsidR="002956A8" w:rsidRPr="002956A8">
            <w:rPr>
              <w:rFonts w:ascii="Arial" w:hAnsi="Arial" w:cs="Arial"/>
              <w:szCs w:val="24"/>
              <w:lang w:val="es-CO"/>
              <w:rPrChange w:id="6875" w:author="Familia Valderrama A" w:date="2014-03-12T23:35:00Z">
                <w:rPr>
                  <w:rFonts w:ascii="Arial" w:hAnsi="Arial" w:cs="Arial"/>
                  <w:color w:val="0000FF" w:themeColor="hyperlink"/>
                  <w:szCs w:val="24"/>
                  <w:u w:val="single"/>
                </w:rPr>
              </w:rPrChange>
            </w:rPr>
            <w:t xml:space="preserve">ntra en la sección </w:t>
          </w:r>
          <w:r w:rsidR="002956A8" w:rsidRPr="002956A8">
            <w:rPr>
              <w:rFonts w:ascii="Arial" w:hAnsi="Arial" w:cs="Arial"/>
              <w:szCs w:val="24"/>
              <w:highlight w:val="red"/>
              <w:lang w:val="es-CO"/>
              <w:rPrChange w:id="6876" w:author="Familia Valderrama A" w:date="2014-03-12T23:35:00Z">
                <w:rPr>
                  <w:rFonts w:ascii="Arial" w:hAnsi="Arial" w:cs="Arial"/>
                  <w:color w:val="0000FF" w:themeColor="hyperlink"/>
                  <w:szCs w:val="24"/>
                  <w:u w:val="single"/>
                </w:rPr>
              </w:rPrChange>
            </w:rPr>
            <w:t>de ane</w:t>
          </w:r>
          <w:r w:rsidR="002956A8" w:rsidRPr="002956A8">
            <w:rPr>
              <w:rFonts w:ascii="Arial" w:hAnsi="Arial" w:cs="Arial"/>
              <w:szCs w:val="24"/>
              <w:highlight w:val="red"/>
              <w:rPrChange w:id="6877" w:author="Familia Valderrama A" w:date="2014-03-12T23:35:00Z">
                <w:rPr>
                  <w:rFonts w:ascii="Arial" w:hAnsi="Arial" w:cs="Arial"/>
                  <w:color w:val="0000FF" w:themeColor="hyperlink"/>
                  <w:szCs w:val="24"/>
                  <w:u w:val="single"/>
                </w:rPr>
              </w:rPrChange>
            </w:rPr>
            <w:t>x</w:t>
          </w:r>
          <w:r w:rsidR="002956A8" w:rsidRPr="002956A8">
            <w:rPr>
              <w:rFonts w:ascii="Arial" w:hAnsi="Arial" w:cs="Arial"/>
              <w:noProof/>
              <w:szCs w:val="24"/>
              <w:highlight w:val="red"/>
              <w:lang w:val="es-CO"/>
              <w:rPrChange w:id="6878" w:author="Familia Valderrama A" w:date="2014-03-12T23:35:00Z">
                <w:rPr>
                  <w:rFonts w:ascii="Arial" w:hAnsi="Arial" w:cs="Arial"/>
                  <w:color w:val="0000FF" w:themeColor="hyperlink"/>
                  <w:szCs w:val="24"/>
                  <w:u w:val="single"/>
                </w:rPr>
              </w:rPrChange>
            </w:rPr>
            <w:t xml:space="preserve">os, </w:t>
          </w:r>
          <w:r w:rsidR="002956A8" w:rsidRPr="002956A8">
            <w:rPr>
              <w:rFonts w:ascii="Arial" w:hAnsi="Arial" w:cs="Arial"/>
              <w:szCs w:val="24"/>
              <w:highlight w:val="red"/>
              <w:rPrChange w:id="6879" w:author="Familia Valderrama A" w:date="2014-03-12T23:35:00Z">
                <w:rPr>
                  <w:rFonts w:ascii="Arial" w:hAnsi="Arial" w:cs="Arial"/>
                  <w:color w:val="0000FF" w:themeColor="hyperlink"/>
                  <w:szCs w:val="24"/>
                  <w:u w:val="single"/>
                </w:rPr>
              </w:rPrChange>
            </w:rPr>
            <w:t xml:space="preserve">para una explicación más detallada </w:t>
          </w:r>
          <w:r w:rsidRPr="008665E3" w:rsidDel="006914B6">
            <w:rPr>
              <w:rFonts w:ascii="Arial" w:hAnsi="Arial" w:cs="Arial"/>
              <w:szCs w:val="24"/>
            </w:rPr>
            <w:t xml:space="preserve">del proceso de creación de las métricas, véase la sección </w:t>
          </w:r>
        </w:ins>
        <w:ins w:id="6880" w:author="Sergio" w:date="2014-03-12T22:40:00Z">
          <w:r w:rsidR="002956A8" w:rsidRPr="002956A8" w:rsidDel="006914B6">
            <w:rPr>
              <w:rFonts w:ascii="Arial" w:hAnsi="Arial" w:cs="Arial"/>
              <w:szCs w:val="24"/>
              <w:u w:val="single"/>
              <w:rPrChange w:id="6881" w:author="Familia Valderrama A" w:date="2014-03-12T23:33:00Z">
                <w:rPr>
                  <w:rFonts w:ascii="Arial" w:hAnsi="Arial" w:cs="Arial"/>
                  <w:color w:val="0000FF" w:themeColor="hyperlink"/>
                  <w:szCs w:val="24"/>
                  <w:u w:val="single"/>
                </w:rPr>
              </w:rPrChange>
            </w:rPr>
            <w:fldChar w:fldCharType="begin"/>
          </w:r>
          <w:r w:rsidR="002956A8" w:rsidRPr="002956A8">
            <w:rPr>
              <w:rFonts w:ascii="Arial" w:hAnsi="Arial" w:cs="Arial"/>
              <w:szCs w:val="24"/>
              <w:u w:val="single"/>
              <w:rPrChange w:id="6882" w:author="Familia Valderrama A" w:date="2014-03-12T23:33:00Z">
                <w:rPr>
                  <w:rFonts w:ascii="Arial" w:hAnsi="Arial" w:cs="Arial"/>
                  <w:color w:val="0000FF" w:themeColor="hyperlink"/>
                  <w:szCs w:val="24"/>
                  <w:u w:val="single"/>
                </w:rPr>
              </w:rPrChange>
            </w:rPr>
            <w:instrText xml:space="preserve"> REF _Ref382427345 \r \h </w:instrText>
          </w:r>
        </w:ins>
        <w:r w:rsidRPr="008665E3" w:rsidDel="006914B6">
          <w:rPr>
            <w:rFonts w:ascii="Arial" w:hAnsi="Arial" w:cs="Arial"/>
            <w:szCs w:val="24"/>
            <w:u w:val="single"/>
          </w:rPr>
          <w:instrText xml:space="preserve"> \* M</w:instrText>
        </w:r>
        <w:r w:rsidR="002956A8" w:rsidRPr="002956A8">
          <w:rPr>
            <w:rFonts w:ascii="Arial" w:hAnsi="Arial" w:cs="Arial"/>
            <w:szCs w:val="24"/>
            <w:highlight w:val="red"/>
            <w:u w:val="single"/>
            <w:rPrChange w:id="6883" w:author="Familia Valderrama A" w:date="2014-03-12T23:33:00Z">
              <w:rPr>
                <w:rFonts w:ascii="Arial" w:hAnsi="Arial" w:cs="Arial"/>
                <w:color w:val="0000FF" w:themeColor="hyperlink"/>
                <w:szCs w:val="24"/>
                <w:u w:val="single"/>
              </w:rPr>
            </w:rPrChange>
          </w:rPr>
          <w:instrText xml:space="preserve">ERGEFORMAT </w:instrText>
        </w:r>
      </w:moveFrom>
      <w:del w:id="6884" w:author="Familia Valderrama A" w:date="2014-03-12T23:39:00Z">
        <w:r w:rsidR="002956A8" w:rsidRPr="002956A8" w:rsidDel="006914B6">
          <w:rPr>
            <w:rFonts w:ascii="Arial" w:hAnsi="Arial" w:cs="Arial"/>
            <w:szCs w:val="24"/>
            <w:u w:val="single"/>
            <w:rPrChange w:id="6885" w:author="Familia Valderrama A" w:date="2014-03-12T23:33:00Z">
              <w:rPr>
                <w:rFonts w:ascii="Arial" w:hAnsi="Arial" w:cs="Arial"/>
                <w:szCs w:val="24"/>
                <w:u w:val="single"/>
              </w:rPr>
            </w:rPrChange>
          </w:rPr>
        </w:r>
      </w:del>
      <w:moveFrom w:id="6886" w:author="Familia Valderrama A" w:date="2014-03-12T23:39:00Z">
        <w:r w:rsidR="002956A8" w:rsidRPr="002956A8" w:rsidDel="006914B6">
          <w:rPr>
            <w:rFonts w:ascii="Arial" w:hAnsi="Arial" w:cs="Arial"/>
            <w:szCs w:val="24"/>
            <w:highlight w:val="red"/>
            <w:u w:val="single"/>
            <w:rPrChange w:id="6887" w:author="Familia Valderrama A" w:date="2014-03-12T23:33:00Z">
              <w:rPr>
                <w:rFonts w:ascii="Arial" w:hAnsi="Arial" w:cs="Arial"/>
                <w:color w:val="0000FF" w:themeColor="hyperlink"/>
                <w:szCs w:val="24"/>
                <w:u w:val="single"/>
              </w:rPr>
            </w:rPrChange>
          </w:rPr>
          <w:fldChar w:fldCharType="separate"/>
        </w:r>
        <w:ins w:id="6888" w:author="Sergio" w:date="2014-03-12T22:40:00Z">
          <w:r w:rsidR="002956A8" w:rsidRPr="002956A8">
            <w:rPr>
              <w:rFonts w:ascii="Arial" w:hAnsi="Arial" w:cs="Arial"/>
              <w:szCs w:val="24"/>
              <w:highlight w:val="red"/>
              <w:u w:val="single"/>
              <w:rPrChange w:id="6889" w:author="Familia Valderrama A" w:date="2014-03-12T23:33:00Z">
                <w:rPr>
                  <w:rFonts w:ascii="Arial" w:hAnsi="Arial" w:cs="Arial"/>
                  <w:color w:val="0000FF" w:themeColor="hyperlink"/>
                  <w:szCs w:val="24"/>
                  <w:u w:val="single"/>
                </w:rPr>
              </w:rPrChange>
            </w:rPr>
            <w:t>10.2</w:t>
          </w:r>
          <w:r w:rsidR="002956A8" w:rsidRPr="002956A8" w:rsidDel="006914B6">
            <w:rPr>
              <w:rFonts w:ascii="Arial" w:hAnsi="Arial" w:cs="Arial"/>
              <w:szCs w:val="24"/>
              <w:highlight w:val="red"/>
              <w:u w:val="single"/>
              <w:rPrChange w:id="6890" w:author="Familia Valderrama A" w:date="2014-03-12T23:33:00Z">
                <w:rPr>
                  <w:rFonts w:ascii="Arial" w:hAnsi="Arial" w:cs="Arial"/>
                  <w:color w:val="0000FF" w:themeColor="hyperlink"/>
                  <w:szCs w:val="24"/>
                  <w:u w:val="single"/>
                </w:rPr>
              </w:rPrChange>
            </w:rPr>
            <w:fldChar w:fldCharType="end"/>
          </w:r>
          <w:r w:rsidR="002956A8" w:rsidRPr="002956A8">
            <w:rPr>
              <w:rFonts w:ascii="Arial" w:hAnsi="Arial" w:cs="Arial"/>
              <w:szCs w:val="24"/>
              <w:highlight w:val="red"/>
              <w:u w:val="single"/>
              <w:rPrChange w:id="6891" w:author="Familia Valderrama A" w:date="2014-03-12T23:33:00Z">
                <w:rPr>
                  <w:rFonts w:ascii="Arial" w:hAnsi="Arial" w:cs="Arial"/>
                  <w:color w:val="0000FF" w:themeColor="hyperlink"/>
                  <w:szCs w:val="24"/>
                  <w:u w:val="single"/>
                </w:rPr>
              </w:rPrChange>
            </w:rPr>
            <w:t xml:space="preserve"> y </w:t>
          </w:r>
          <w:r w:rsidR="002956A8" w:rsidRPr="002956A8" w:rsidDel="006914B6">
            <w:rPr>
              <w:rFonts w:ascii="Arial" w:hAnsi="Arial" w:cs="Arial"/>
              <w:szCs w:val="24"/>
              <w:highlight w:val="red"/>
              <w:u w:val="single"/>
              <w:rPrChange w:id="6892" w:author="Familia Valderrama A" w:date="2014-03-12T23:33:00Z">
                <w:rPr>
                  <w:rFonts w:ascii="Arial" w:hAnsi="Arial" w:cs="Arial"/>
                  <w:color w:val="0000FF" w:themeColor="hyperlink"/>
                  <w:szCs w:val="24"/>
                  <w:u w:val="single"/>
                </w:rPr>
              </w:rPrChange>
            </w:rPr>
            <w:fldChar w:fldCharType="begin"/>
          </w:r>
          <w:r w:rsidR="002956A8" w:rsidRPr="002956A8">
            <w:rPr>
              <w:rFonts w:ascii="Arial" w:hAnsi="Arial" w:cs="Arial"/>
              <w:szCs w:val="24"/>
              <w:highlight w:val="red"/>
              <w:u w:val="single"/>
              <w:rPrChange w:id="6893" w:author="Familia Valderrama A" w:date="2014-03-12T23:33:00Z">
                <w:rPr>
                  <w:rFonts w:ascii="Arial" w:hAnsi="Arial" w:cs="Arial"/>
                  <w:color w:val="0000FF" w:themeColor="hyperlink"/>
                  <w:szCs w:val="24"/>
                  <w:u w:val="single"/>
                </w:rPr>
              </w:rPrChange>
            </w:rPr>
            <w:instrText xml:space="preserve"> RE</w:instrText>
          </w:r>
          <w:r w:rsidR="002956A8" w:rsidRPr="002956A8">
            <w:rPr>
              <w:rFonts w:ascii="Arial" w:hAnsi="Arial" w:cs="Arial"/>
              <w:szCs w:val="24"/>
              <w:highlight w:val="red"/>
              <w:rPrChange w:id="6894" w:author="Familia Valderrama A" w:date="2014-03-12T23:33:00Z">
                <w:rPr>
                  <w:rFonts w:ascii="Arial" w:hAnsi="Arial" w:cs="Arial"/>
                  <w:color w:val="0000FF" w:themeColor="hyperlink"/>
                  <w:szCs w:val="24"/>
                  <w:u w:val="single"/>
                </w:rPr>
              </w:rPrChange>
            </w:rPr>
            <w:instrText>F</w:instrText>
          </w:r>
          <w:r w:rsidR="002956A8" w:rsidRPr="002956A8">
            <w:rPr>
              <w:rFonts w:ascii="Arial" w:hAnsi="Arial" w:cs="Arial"/>
              <w:szCs w:val="24"/>
              <w:highlight w:val="red"/>
              <w:u w:val="single"/>
              <w:rPrChange w:id="6895" w:author="Familia Valderrama A" w:date="2014-03-12T23:33:00Z">
                <w:rPr>
                  <w:rFonts w:ascii="Arial" w:hAnsi="Arial" w:cs="Arial"/>
                  <w:color w:val="0000FF" w:themeColor="hyperlink"/>
                  <w:szCs w:val="24"/>
                  <w:u w:val="single"/>
                </w:rPr>
              </w:rPrChange>
            </w:rPr>
            <w:instrText xml:space="preserve"> _Ref38</w:instrText>
          </w:r>
          <w:r w:rsidR="002956A8" w:rsidRPr="002956A8">
            <w:rPr>
              <w:rFonts w:ascii="Arial" w:hAnsi="Arial" w:cs="Arial"/>
              <w:szCs w:val="24"/>
              <w:highlight w:val="red"/>
              <w:rPrChange w:id="6896" w:author="Familia Valderrama A" w:date="2014-03-12T23:33:00Z">
                <w:rPr>
                  <w:rFonts w:ascii="Arial" w:hAnsi="Arial" w:cs="Arial"/>
                  <w:color w:val="0000FF" w:themeColor="hyperlink"/>
                  <w:szCs w:val="24"/>
                  <w:u w:val="single"/>
                </w:rPr>
              </w:rPrChange>
            </w:rPr>
            <w:instrText>242735</w:instrText>
          </w:r>
          <w:r w:rsidRPr="008665E3" w:rsidDel="006914B6">
            <w:rPr>
              <w:rFonts w:ascii="Arial" w:hAnsi="Arial" w:cs="Arial"/>
              <w:szCs w:val="24"/>
            </w:rPr>
            <w:instrText xml:space="preserve">0 \r \h </w:instrText>
          </w:r>
        </w:ins>
        <w:r w:rsidRPr="008665E3" w:rsidDel="006914B6">
          <w:rPr>
            <w:rFonts w:ascii="Arial" w:hAnsi="Arial" w:cs="Arial"/>
            <w:szCs w:val="24"/>
          </w:rPr>
          <w:instrText xml:space="preserve"> \* MERGEFORMAT </w:instrText>
        </w:r>
      </w:moveFrom>
      <w:del w:id="6897" w:author="Familia Valderrama A" w:date="2014-03-12T23:39:00Z">
        <w:r w:rsidR="002956A8" w:rsidRPr="002956A8" w:rsidDel="006914B6">
          <w:rPr>
            <w:rFonts w:ascii="Arial" w:hAnsi="Arial" w:cs="Arial"/>
            <w:szCs w:val="24"/>
            <w:highlight w:val="red"/>
            <w:u w:val="single"/>
            <w:rPrChange w:id="6898" w:author="Familia Valderrama A" w:date="2014-03-12T23:33:00Z">
              <w:rPr>
                <w:rFonts w:ascii="Arial" w:hAnsi="Arial" w:cs="Arial"/>
                <w:szCs w:val="24"/>
                <w:highlight w:val="red"/>
                <w:u w:val="single"/>
              </w:rPr>
            </w:rPrChange>
          </w:rPr>
        </w:r>
      </w:del>
      <w:moveFrom w:id="6899" w:author="Familia Valderrama A" w:date="2014-03-12T23:39:00Z">
        <w:r w:rsidR="002956A8" w:rsidRPr="002956A8" w:rsidDel="006914B6">
          <w:rPr>
            <w:rFonts w:ascii="Arial" w:hAnsi="Arial" w:cs="Arial"/>
            <w:szCs w:val="24"/>
            <w:rPrChange w:id="6900" w:author="Familia Valderrama A" w:date="2014-03-12T23:33:00Z">
              <w:rPr>
                <w:rFonts w:ascii="Arial" w:hAnsi="Arial" w:cs="Arial"/>
                <w:color w:val="0000FF" w:themeColor="hyperlink"/>
                <w:szCs w:val="24"/>
                <w:u w:val="single"/>
              </w:rPr>
            </w:rPrChange>
          </w:rPr>
          <w:fldChar w:fldCharType="separate"/>
        </w:r>
        <w:ins w:id="6901" w:author="Sergio" w:date="2014-03-12T22:40:00Z">
          <w:r w:rsidR="002956A8" w:rsidRPr="002956A8">
            <w:rPr>
              <w:rFonts w:ascii="Arial" w:hAnsi="Arial" w:cs="Arial"/>
              <w:szCs w:val="24"/>
              <w:u w:val="single"/>
              <w:rPrChange w:id="6902" w:author="Familia Valderrama A" w:date="2014-03-12T23:33:00Z">
                <w:rPr>
                  <w:rFonts w:ascii="Arial" w:hAnsi="Arial" w:cs="Arial"/>
                  <w:color w:val="0000FF" w:themeColor="hyperlink"/>
                  <w:szCs w:val="24"/>
                  <w:u w:val="single"/>
                </w:rPr>
              </w:rPrChange>
            </w:rPr>
            <w:t>12.4</w:t>
          </w:r>
          <w:r w:rsidR="002956A8" w:rsidRPr="002956A8" w:rsidDel="006914B6">
            <w:rPr>
              <w:rFonts w:ascii="Arial" w:hAnsi="Arial" w:cs="Arial"/>
              <w:szCs w:val="24"/>
              <w:rPrChange w:id="6903" w:author="Familia Valderrama A" w:date="2014-03-12T23:33:00Z">
                <w:rPr>
                  <w:rFonts w:ascii="Arial" w:hAnsi="Arial" w:cs="Arial"/>
                  <w:color w:val="0000FF" w:themeColor="hyperlink"/>
                  <w:szCs w:val="24"/>
                  <w:u w:val="single"/>
                </w:rPr>
              </w:rPrChange>
            </w:rPr>
            <w:fldChar w:fldCharType="end"/>
          </w:r>
          <w:r w:rsidRPr="008665E3" w:rsidDel="006914B6">
            <w:rPr>
              <w:rFonts w:ascii="Arial" w:hAnsi="Arial" w:cs="Arial"/>
              <w:szCs w:val="24"/>
            </w:rPr>
            <w:t>.</w:t>
          </w:r>
        </w:ins>
      </w:moveFrom>
    </w:p>
    <w:p w:rsidR="008B38F0" w:rsidRDefault="002956A8">
      <w:pPr>
        <w:pStyle w:val="Prrafodelista"/>
        <w:keepNext w:val="0"/>
        <w:suppressAutoHyphens w:val="0"/>
        <w:ind w:left="0"/>
        <w:rPr>
          <w:rFonts w:ascii="Arial" w:hAnsi="Arial" w:cs="Arial"/>
          <w:szCs w:val="24"/>
          <w:rPrChange w:id="6904" w:author="Familia Valderrama A" w:date="2014-03-12T23:36:00Z">
            <w:rPr/>
          </w:rPrChange>
        </w:rPr>
        <w:pPrChange w:id="6905" w:author="Sergio" w:date="2014-03-13T00:57:00Z">
          <w:pPr>
            <w:pStyle w:val="Prrafodelista"/>
            <w:numPr>
              <w:numId w:val="39"/>
            </w:numPr>
            <w:suppressAutoHyphens w:val="0"/>
            <w:ind w:hanging="360"/>
            <w:jc w:val="left"/>
          </w:pPr>
        </w:pPrChange>
      </w:pPr>
      <w:moveFromRangeStart w:id="6906" w:author="Familia Valderrama A" w:date="2014-03-12T23:39:00Z" w:name="move382430905"/>
      <w:moveFromRangeEnd w:id="6872"/>
      <w:moveFrom w:id="6907" w:author="Familia Valderrama A" w:date="2014-03-12T23:39:00Z">
        <w:ins w:id="6908" w:author="Sergio" w:date="2014-03-12T22:35:00Z">
          <w:r w:rsidRPr="002956A8">
            <w:rPr>
              <w:rFonts w:ascii="Arial" w:hAnsi="Arial" w:cs="Arial"/>
              <w:rPrChange w:id="6909" w:author="Familia Valderrama A" w:date="2014-03-12T23:36:00Z">
                <w:rPr>
                  <w:rFonts w:ascii="Arial" w:hAnsi="Arial" w:cs="Arial"/>
                  <w:color w:val="0000FF" w:themeColor="hyperlink"/>
                  <w:szCs w:val="24"/>
                  <w:u w:val="single"/>
                </w:rPr>
              </w:rPrChange>
            </w:rPr>
            <w:t>Los actores participantes del proceso están representados por los lanes del diagrama BPMN.</w:t>
          </w:r>
        </w:ins>
      </w:moveFrom>
    </w:p>
    <w:moveFromRangeEnd w:id="6906"/>
    <w:p w:rsidR="008B38F0" w:rsidRDefault="008B38F0">
      <w:pPr>
        <w:pStyle w:val="Prrafodelista"/>
        <w:rPr>
          <w:del w:id="6910" w:author="Familia Valderrama A" w:date="2014-03-12T23:33:00Z"/>
          <w:rFonts w:ascii="Arial" w:hAnsi="Arial" w:cs="Arial"/>
          <w:szCs w:val="24"/>
        </w:rPr>
        <w:pPrChange w:id="6911" w:author="Familia Valderrama A" w:date="2014-03-12T23:34:00Z">
          <w:pPr>
            <w:pStyle w:val="Prrafodelista"/>
            <w:numPr>
              <w:numId w:val="39"/>
            </w:numPr>
            <w:suppressAutoHyphens w:val="0"/>
            <w:ind w:hanging="360"/>
            <w:jc w:val="left"/>
          </w:pPr>
        </w:pPrChange>
      </w:pPr>
    </w:p>
    <w:p w:rsidR="008B38F0" w:rsidRDefault="008B38F0">
      <w:pPr>
        <w:spacing w:before="240"/>
        <w:rPr>
          <w:del w:id="6912" w:author="Familia Valderrama A" w:date="2014-03-12T23:34:00Z"/>
        </w:rPr>
        <w:pPrChange w:id="6913" w:author="Sergio" w:date="2014-03-12T22:45:00Z">
          <w:pPr/>
        </w:pPrChange>
      </w:pPr>
    </w:p>
    <w:p w:rsidR="006914B6" w:rsidRDefault="006914B6">
      <w:pPr>
        <w:keepNext w:val="0"/>
        <w:suppressAutoHyphens w:val="0"/>
        <w:jc w:val="left"/>
        <w:rPr>
          <w:ins w:id="6914" w:author="Familia Valderrama A" w:date="2014-03-12T23:40:00Z"/>
          <w:rFonts w:ascii="Arial" w:hAnsi="Arial" w:cs="Arial"/>
          <w:b/>
          <w:szCs w:val="24"/>
        </w:rPr>
      </w:pPr>
      <w:ins w:id="6915" w:author="Familia Valderrama A" w:date="2014-03-12T23:40:00Z">
        <w:r>
          <w:rPr>
            <w:rFonts w:ascii="Arial" w:hAnsi="Arial" w:cs="Arial"/>
            <w:b/>
            <w:szCs w:val="24"/>
          </w:rPr>
          <w:br w:type="page"/>
        </w:r>
      </w:ins>
    </w:p>
    <w:p w:rsidR="008B38F0" w:rsidRDefault="002956A8">
      <w:pPr>
        <w:spacing w:before="240"/>
        <w:rPr>
          <w:ins w:id="6916" w:author="Sergio" w:date="2014-03-12T22:36:00Z"/>
          <w:rFonts w:ascii="Arial" w:hAnsi="Arial" w:cs="Arial"/>
          <w:b/>
          <w:szCs w:val="24"/>
          <w:u w:val="single"/>
          <w:rPrChange w:id="6917" w:author="Familia Valderrama A" w:date="2014-03-12T23:34:00Z">
            <w:rPr>
              <w:ins w:id="6918" w:author="Sergio" w:date="2014-03-12T22:36:00Z"/>
              <w:rFonts w:ascii="Arial" w:hAnsi="Arial" w:cs="Arial"/>
              <w:b/>
              <w:sz w:val="28"/>
              <w:szCs w:val="28"/>
            </w:rPr>
          </w:rPrChange>
        </w:rPr>
        <w:pPrChange w:id="6919" w:author="Sergio" w:date="2014-03-12T22:45:00Z">
          <w:pPr/>
        </w:pPrChange>
      </w:pPr>
      <w:commentRangeStart w:id="6920"/>
      <w:ins w:id="6921" w:author="Sergio" w:date="2014-03-12T22:36:00Z">
        <w:r w:rsidRPr="002956A8">
          <w:rPr>
            <w:rFonts w:ascii="Arial" w:hAnsi="Arial" w:cs="Arial"/>
            <w:b/>
            <w:szCs w:val="24"/>
            <w:rPrChange w:id="6922" w:author="Familia Valderrama A" w:date="2014-03-12T23:34:00Z">
              <w:rPr>
                <w:rFonts w:ascii="Arial" w:hAnsi="Arial" w:cs="Arial"/>
                <w:b/>
                <w:color w:val="0000FF" w:themeColor="hyperlink"/>
                <w:sz w:val="28"/>
                <w:szCs w:val="28"/>
                <w:u w:val="single"/>
              </w:rPr>
            </w:rPrChange>
          </w:rPr>
          <w:t xml:space="preserve">Control de calidad del </w:t>
        </w:r>
        <w:commentRangeStart w:id="6923"/>
        <w:r w:rsidRPr="002956A8">
          <w:rPr>
            <w:rFonts w:ascii="Arial" w:hAnsi="Arial" w:cs="Arial"/>
            <w:b/>
            <w:szCs w:val="24"/>
            <w:rPrChange w:id="6924" w:author="Familia Valderrama A" w:date="2014-03-12T23:34:00Z">
              <w:rPr>
                <w:rFonts w:ascii="Arial" w:hAnsi="Arial" w:cs="Arial"/>
                <w:b/>
                <w:color w:val="0000FF" w:themeColor="hyperlink"/>
                <w:sz w:val="28"/>
                <w:szCs w:val="28"/>
                <w:u w:val="single"/>
              </w:rPr>
            </w:rPrChange>
          </w:rPr>
          <w:t>código</w:t>
        </w:r>
        <w:commentRangeEnd w:id="6923"/>
        <w:r w:rsidRPr="002956A8">
          <w:rPr>
            <w:rStyle w:val="Refdecomentario"/>
            <w:rFonts w:ascii="Arial" w:hAnsi="Arial" w:cs="Arial"/>
            <w:sz w:val="24"/>
            <w:szCs w:val="24"/>
            <w:rPrChange w:id="6925" w:author="Familia Valderrama A" w:date="2014-03-12T23:34:00Z">
              <w:rPr>
                <w:rStyle w:val="Refdecomentario"/>
              </w:rPr>
            </w:rPrChange>
          </w:rPr>
          <w:commentReference w:id="6923"/>
        </w:r>
      </w:ins>
      <w:commentRangeEnd w:id="6920"/>
      <w:r w:rsidR="00C33F78">
        <w:rPr>
          <w:rStyle w:val="Refdecomentario"/>
        </w:rPr>
        <w:commentReference w:id="6920"/>
      </w:r>
    </w:p>
    <w:p w:rsidR="00952C10" w:rsidRDefault="00335463">
      <w:pPr>
        <w:rPr>
          <w:ins w:id="6926" w:author="Sergio" w:date="2014-03-12T22:36:00Z"/>
          <w:rFonts w:ascii="Arial" w:hAnsi="Arial" w:cs="Arial"/>
          <w:szCs w:val="24"/>
        </w:rPr>
      </w:pPr>
      <w:ins w:id="6927" w:author="Sergio" w:date="2014-03-12T22:36:00Z">
        <w:r w:rsidRPr="006914B6">
          <w:rPr>
            <w:rFonts w:ascii="Arial" w:hAnsi="Arial" w:cs="Arial"/>
            <w:szCs w:val="24"/>
          </w:rPr>
          <w:t>C</w:t>
        </w:r>
        <w:r w:rsidRPr="008665E3">
          <w:rPr>
            <w:rFonts w:ascii="Arial" w:hAnsi="Arial" w:cs="Arial"/>
            <w:szCs w:val="24"/>
          </w:rPr>
          <w:t>ada</w:t>
        </w:r>
        <w:r>
          <w:rPr>
            <w:rFonts w:ascii="Arial" w:hAnsi="Arial" w:cs="Arial"/>
            <w:szCs w:val="24"/>
          </w:rPr>
          <w:t xml:space="preserve"> artefacto de código debe ser elaborado en </w:t>
        </w:r>
        <w:commentRangeStart w:id="6928"/>
        <w:r>
          <w:rPr>
            <w:rFonts w:ascii="Arial" w:hAnsi="Arial" w:cs="Arial"/>
            <w:szCs w:val="24"/>
          </w:rPr>
          <w:t>su totalidad antes de iniciar</w:t>
        </w:r>
      </w:ins>
      <w:commentRangeEnd w:id="6928"/>
      <w:r w:rsidR="00C33F78">
        <w:rPr>
          <w:rStyle w:val="Refdecomentario"/>
        </w:rPr>
        <w:commentReference w:id="6928"/>
      </w:r>
      <w:ins w:id="6929" w:author="Sergio" w:date="2014-03-12T22:36:00Z">
        <w:r>
          <w:rPr>
            <w:rFonts w:ascii="Arial" w:hAnsi="Arial" w:cs="Arial"/>
            <w:szCs w:val="24"/>
          </w:rPr>
          <w:t xml:space="preserve"> con el proceso de calidad; se debe cumplir con un estándar de estructuración de código como parte de una mejora a su calidad</w:t>
        </w:r>
      </w:ins>
      <w:ins w:id="6930" w:author="Sergio" w:date="2014-03-12T22:44:00Z">
        <w:r>
          <w:rPr>
            <w:rFonts w:ascii="Arial" w:hAnsi="Arial" w:cs="Arial"/>
            <w:szCs w:val="24"/>
          </w:rPr>
          <w:t xml:space="preserve"> </w:t>
        </w:r>
      </w:ins>
      <w:customXmlInsRangeStart w:id="6931" w:author="Sergio" w:date="2014-03-12T22:44:00Z"/>
      <w:sdt>
        <w:sdtPr>
          <w:rPr>
            <w:rFonts w:ascii="Arial" w:hAnsi="Arial" w:cs="Arial"/>
            <w:szCs w:val="24"/>
          </w:rPr>
          <w:id w:val="-429193225"/>
          <w:citation/>
        </w:sdtPr>
        <w:sdtContent>
          <w:customXmlInsRangeEnd w:id="6931"/>
          <w:ins w:id="6932" w:author="Sergio" w:date="2014-03-12T22:44:00Z">
            <w:r w:rsidR="002956A8">
              <w:rPr>
                <w:rFonts w:ascii="Arial" w:hAnsi="Arial" w:cs="Arial"/>
                <w:szCs w:val="24"/>
              </w:rPr>
              <w:fldChar w:fldCharType="begin"/>
            </w:r>
            <w:r>
              <w:rPr>
                <w:rFonts w:ascii="Arial" w:hAnsi="Arial" w:cs="Arial"/>
                <w:szCs w:val="24"/>
                <w:lang w:val="es-CO"/>
              </w:rPr>
              <w:instrText xml:space="preserve"> CITATION Fan14 \l 9226 </w:instrText>
            </w:r>
          </w:ins>
          <w:r w:rsidR="002956A8">
            <w:rPr>
              <w:rFonts w:ascii="Arial" w:hAnsi="Arial" w:cs="Arial"/>
              <w:szCs w:val="24"/>
            </w:rPr>
            <w:fldChar w:fldCharType="separate"/>
          </w:r>
          <w:r w:rsidR="000F5A96" w:rsidRPr="000F5A96">
            <w:rPr>
              <w:rFonts w:ascii="Arial" w:hAnsi="Arial" w:cs="Arial"/>
              <w:noProof/>
              <w:szCs w:val="24"/>
              <w:lang w:val="es-CO"/>
            </w:rPr>
            <w:t>[47]</w:t>
          </w:r>
          <w:ins w:id="6933" w:author="Sergio" w:date="2014-03-12T22:44:00Z">
            <w:r w:rsidR="002956A8">
              <w:rPr>
                <w:rFonts w:ascii="Arial" w:hAnsi="Arial" w:cs="Arial"/>
                <w:szCs w:val="24"/>
              </w:rPr>
              <w:fldChar w:fldCharType="end"/>
            </w:r>
          </w:ins>
          <w:customXmlInsRangeStart w:id="6934" w:author="Sergio" w:date="2014-03-12T22:44:00Z"/>
        </w:sdtContent>
      </w:sdt>
      <w:customXmlInsRangeEnd w:id="6934"/>
      <w:ins w:id="6935" w:author="Sergio" w:date="2014-03-12T22:44:00Z">
        <w:r>
          <w:rPr>
            <w:rFonts w:ascii="Arial" w:hAnsi="Arial" w:cs="Arial"/>
            <w:szCs w:val="24"/>
          </w:rPr>
          <w:t>.</w:t>
        </w:r>
      </w:ins>
    </w:p>
    <w:p w:rsidR="00952C10" w:rsidRDefault="00335463">
      <w:pPr>
        <w:rPr>
          <w:ins w:id="6936" w:author="Sergio" w:date="2014-03-12T22:36:00Z"/>
          <w:rFonts w:ascii="Arial" w:hAnsi="Arial" w:cs="Arial"/>
          <w:szCs w:val="24"/>
        </w:rPr>
      </w:pPr>
      <w:ins w:id="6937" w:author="Sergio" w:date="2014-03-12T22:36:00Z">
        <w:r>
          <w:rPr>
            <w:rFonts w:ascii="Arial" w:hAnsi="Arial" w:cs="Arial"/>
            <w:szCs w:val="24"/>
          </w:rPr>
          <w:t xml:space="preserve">Se realiza al finalizar la implementación una inspección de código por parejas, esto asegura una visión distinta sobre el código y sobre distintos problemas que pueden surgir, la inspección maneja una serie de métricas </w:t>
        </w:r>
      </w:ins>
      <w:ins w:id="6938" w:author="Sergio" w:date="2014-03-12T22:44:00Z">
        <w:r w:rsidR="002956A8" w:rsidRPr="002956A8">
          <w:rPr>
            <w:rFonts w:ascii="Arial" w:hAnsi="Arial" w:cs="Arial"/>
            <w:szCs w:val="24"/>
            <w:u w:val="single"/>
            <w:rPrChange w:id="6939" w:author="Sergio" w:date="2014-03-12T22:44:00Z">
              <w:rPr>
                <w:rFonts w:ascii="Arial" w:hAnsi="Arial" w:cs="Arial"/>
                <w:color w:val="0000FF" w:themeColor="hyperlink"/>
                <w:sz w:val="16"/>
                <w:szCs w:val="24"/>
                <w:u w:val="single"/>
              </w:rPr>
            </w:rPrChange>
          </w:rPr>
          <w:fldChar w:fldCharType="begin"/>
        </w:r>
        <w:r w:rsidR="002956A8" w:rsidRPr="002956A8">
          <w:rPr>
            <w:rFonts w:ascii="Arial" w:hAnsi="Arial" w:cs="Arial"/>
            <w:szCs w:val="24"/>
            <w:u w:val="single"/>
            <w:rPrChange w:id="6940" w:author="Sergio" w:date="2014-03-12T22:44:00Z">
              <w:rPr>
                <w:rFonts w:ascii="Arial" w:hAnsi="Arial" w:cs="Arial"/>
                <w:color w:val="0000FF" w:themeColor="hyperlink"/>
                <w:sz w:val="16"/>
                <w:szCs w:val="24"/>
                <w:u w:val="single"/>
              </w:rPr>
            </w:rPrChange>
          </w:rPr>
          <w:instrText xml:space="preserve"> REF _Ref382427603 \r \h </w:instrText>
        </w:r>
      </w:ins>
      <w:r w:rsidR="008E0454">
        <w:rPr>
          <w:rFonts w:ascii="Arial" w:hAnsi="Arial" w:cs="Arial"/>
          <w:szCs w:val="24"/>
          <w:u w:val="single"/>
        </w:rPr>
        <w:instrText xml:space="preserve"> \* MERGEFORMAT </w:instrText>
      </w:r>
      <w:r w:rsidR="002956A8" w:rsidRPr="002956A8">
        <w:rPr>
          <w:rFonts w:ascii="Arial" w:hAnsi="Arial" w:cs="Arial"/>
          <w:szCs w:val="24"/>
          <w:u w:val="single"/>
          <w:rPrChange w:id="6941" w:author="Sergio" w:date="2014-03-12T22:44:00Z">
            <w:rPr>
              <w:rFonts w:ascii="Arial" w:hAnsi="Arial" w:cs="Arial"/>
              <w:szCs w:val="24"/>
              <w:u w:val="single"/>
            </w:rPr>
          </w:rPrChange>
        </w:rPr>
      </w:r>
      <w:r w:rsidR="002956A8" w:rsidRPr="002956A8">
        <w:rPr>
          <w:rFonts w:ascii="Arial" w:hAnsi="Arial" w:cs="Arial"/>
          <w:szCs w:val="24"/>
          <w:u w:val="single"/>
          <w:rPrChange w:id="6942" w:author="Sergio" w:date="2014-03-12T22:44:00Z">
            <w:rPr>
              <w:rFonts w:ascii="Arial" w:hAnsi="Arial" w:cs="Arial"/>
              <w:color w:val="0000FF" w:themeColor="hyperlink"/>
              <w:sz w:val="16"/>
              <w:szCs w:val="24"/>
              <w:u w:val="single"/>
            </w:rPr>
          </w:rPrChange>
        </w:rPr>
        <w:fldChar w:fldCharType="separate"/>
      </w:r>
      <w:ins w:id="6943" w:author="Estudiante" w:date="2014-04-01T16:48:00Z">
        <w:r w:rsidR="000910A8">
          <w:rPr>
            <w:rFonts w:ascii="Arial" w:hAnsi="Arial" w:cs="Arial"/>
            <w:szCs w:val="24"/>
            <w:u w:val="single"/>
          </w:rPr>
          <w:t>0</w:t>
        </w:r>
      </w:ins>
      <w:ins w:id="6944" w:author="Sergio" w:date="2014-03-12T22:44:00Z">
        <w:del w:id="6945" w:author="Estudiante" w:date="2014-04-01T16:47:00Z">
          <w:r w:rsidR="002956A8" w:rsidRPr="002956A8">
            <w:rPr>
              <w:rFonts w:ascii="Arial" w:hAnsi="Arial" w:cs="Arial"/>
              <w:szCs w:val="24"/>
              <w:u w:val="single"/>
              <w:rPrChange w:id="6946" w:author="Sergio" w:date="2014-03-12T22:44:00Z">
                <w:rPr>
                  <w:rFonts w:ascii="Arial" w:hAnsi="Arial" w:cs="Arial"/>
                  <w:color w:val="0000FF" w:themeColor="hyperlink"/>
                  <w:sz w:val="16"/>
                  <w:szCs w:val="24"/>
                  <w:u w:val="single"/>
                </w:rPr>
              </w:rPrChange>
            </w:rPr>
            <w:delText>12.4</w:delText>
          </w:r>
        </w:del>
        <w:r w:rsidR="002956A8" w:rsidRPr="002956A8">
          <w:rPr>
            <w:rFonts w:ascii="Arial" w:hAnsi="Arial" w:cs="Arial"/>
            <w:szCs w:val="24"/>
            <w:u w:val="single"/>
            <w:rPrChange w:id="6947" w:author="Sergio" w:date="2014-03-12T22:44:00Z">
              <w:rPr>
                <w:rFonts w:ascii="Arial" w:hAnsi="Arial" w:cs="Arial"/>
                <w:color w:val="0000FF" w:themeColor="hyperlink"/>
                <w:sz w:val="16"/>
                <w:szCs w:val="24"/>
                <w:u w:val="single"/>
              </w:rPr>
            </w:rPrChange>
          </w:rPr>
          <w:fldChar w:fldCharType="end"/>
        </w:r>
        <w:r w:rsidR="008E0454">
          <w:rPr>
            <w:rFonts w:ascii="Arial" w:hAnsi="Arial" w:cs="Arial"/>
            <w:szCs w:val="24"/>
          </w:rPr>
          <w:t xml:space="preserve">, </w:t>
        </w:r>
      </w:ins>
      <w:ins w:id="6948" w:author="Sergio" w:date="2014-03-12T22:36:00Z">
        <w:r>
          <w:rPr>
            <w:rFonts w:ascii="Arial" w:hAnsi="Arial" w:cs="Arial"/>
            <w:szCs w:val="24"/>
          </w:rPr>
          <w:t>para determinar la eficacia de esta.</w:t>
        </w:r>
      </w:ins>
    </w:p>
    <w:p w:rsidR="00952C10" w:rsidRDefault="00335463">
      <w:pPr>
        <w:rPr>
          <w:ins w:id="6949" w:author="Sergio" w:date="2014-03-12T22:36:00Z"/>
          <w:rFonts w:ascii="Arial" w:hAnsi="Arial" w:cs="Arial"/>
          <w:szCs w:val="24"/>
        </w:rPr>
      </w:pPr>
      <w:ins w:id="6950" w:author="Sergio" w:date="2014-03-12T22:36:00Z">
        <w:r>
          <w:rPr>
            <w:rFonts w:ascii="Arial" w:hAnsi="Arial" w:cs="Arial"/>
            <w:szCs w:val="24"/>
          </w:rPr>
          <w:t xml:space="preserve">En el anexo </w:t>
        </w:r>
        <w:r w:rsidR="002956A8" w:rsidRPr="002956A8">
          <w:rPr>
            <w:rFonts w:ascii="Arial" w:hAnsi="Arial" w:cs="Arial"/>
            <w:szCs w:val="24"/>
            <w:highlight w:val="red"/>
            <w:rPrChange w:id="6951" w:author="Sergio" w:date="2014-03-12T22:44:00Z">
              <w:rPr>
                <w:rFonts w:ascii="Arial" w:hAnsi="Arial" w:cs="Arial"/>
                <w:color w:val="0000FF" w:themeColor="hyperlink"/>
                <w:sz w:val="16"/>
                <w:szCs w:val="24"/>
                <w:u w:val="single"/>
              </w:rPr>
            </w:rPrChange>
          </w:rPr>
          <w:t>CalidadCodigo</w:t>
        </w:r>
        <w:r>
          <w:rPr>
            <w:rFonts w:ascii="Arial" w:hAnsi="Arial" w:cs="Arial"/>
            <w:szCs w:val="24"/>
          </w:rPr>
          <w:t>, se puede ver el diagrama BPMN donde se explica el proceso que utiliza Softlute para evitar, identificar y corregir estos errores.</w:t>
        </w:r>
      </w:ins>
    </w:p>
    <w:p w:rsidR="00952C10" w:rsidRDefault="00335463">
      <w:pPr>
        <w:rPr>
          <w:ins w:id="6952" w:author="Sergio" w:date="2014-03-12T22:36:00Z"/>
          <w:rFonts w:ascii="Arial" w:hAnsi="Arial" w:cs="Arial"/>
          <w:szCs w:val="24"/>
        </w:rPr>
      </w:pPr>
      <w:ins w:id="6953" w:author="Sergio" w:date="2014-03-12T22:36:00Z">
        <w:r>
          <w:rPr>
            <w:rFonts w:ascii="Arial" w:hAnsi="Arial" w:cs="Arial"/>
            <w:szCs w:val="24"/>
          </w:rPr>
          <w:t>Algunos detalles a tener en cuenta para el anexo de proceso de gestión de calidad son:</w:t>
        </w:r>
      </w:ins>
    </w:p>
    <w:p w:rsidR="008B38F0" w:rsidRDefault="00335463">
      <w:pPr>
        <w:pStyle w:val="Prrafodelista"/>
        <w:numPr>
          <w:ilvl w:val="0"/>
          <w:numId w:val="39"/>
        </w:numPr>
        <w:suppressAutoHyphens w:val="0"/>
        <w:rPr>
          <w:ins w:id="6954" w:author="Sergio" w:date="2014-03-12T22:36:00Z"/>
          <w:rFonts w:ascii="Arial" w:hAnsi="Arial" w:cs="Arial"/>
          <w:szCs w:val="24"/>
        </w:rPr>
        <w:pPrChange w:id="6955" w:author="Sergio" w:date="2014-03-12T22:45:00Z">
          <w:pPr>
            <w:pStyle w:val="Prrafodelista"/>
            <w:numPr>
              <w:numId w:val="39"/>
            </w:numPr>
            <w:suppressAutoHyphens w:val="0"/>
            <w:ind w:hanging="360"/>
            <w:jc w:val="left"/>
          </w:pPr>
        </w:pPrChange>
      </w:pPr>
      <w:ins w:id="6956" w:author="Sergio" w:date="2014-03-12T22:36:00Z">
        <w:r>
          <w:rPr>
            <w:rFonts w:ascii="Arial" w:hAnsi="Arial" w:cs="Arial"/>
            <w:szCs w:val="24"/>
          </w:rPr>
          <w:t xml:space="preserve">Se debe cumplir un </w:t>
        </w:r>
        <w:r w:rsidR="002956A8" w:rsidRPr="002956A8">
          <w:fldChar w:fldCharType="begin"/>
        </w:r>
        <w:r>
          <w:instrText xml:space="preserve"> HYPERLINK "http://google-styleguide.googlecode.com/svn/trunk/htmlcssguide.xml" </w:instrText>
        </w:r>
        <w:r w:rsidR="002956A8" w:rsidRPr="002956A8">
          <w:fldChar w:fldCharType="separate"/>
        </w:r>
        <w:r w:rsidRPr="008B3493">
          <w:rPr>
            <w:rStyle w:val="Hipervnculo"/>
            <w:rFonts w:ascii="Arial" w:hAnsi="Arial" w:cs="Arial"/>
            <w:szCs w:val="24"/>
          </w:rPr>
          <w:t>estándar</w:t>
        </w:r>
        <w:r w:rsidR="002956A8">
          <w:rPr>
            <w:rStyle w:val="Hipervnculo"/>
            <w:rFonts w:ascii="Arial" w:hAnsi="Arial" w:cs="Arial"/>
            <w:szCs w:val="24"/>
          </w:rPr>
          <w:fldChar w:fldCharType="end"/>
        </w:r>
        <w:r>
          <w:rPr>
            <w:rFonts w:ascii="Arial" w:hAnsi="Arial" w:cs="Arial"/>
            <w:szCs w:val="24"/>
          </w:rPr>
          <w:t xml:space="preserve"> </w:t>
        </w:r>
      </w:ins>
      <w:customXmlInsRangeStart w:id="6957" w:author="Sergio" w:date="2014-03-12T22:45:00Z"/>
      <w:sdt>
        <w:sdtPr>
          <w:rPr>
            <w:rFonts w:ascii="Arial" w:hAnsi="Arial" w:cs="Arial"/>
            <w:szCs w:val="24"/>
          </w:rPr>
          <w:id w:val="1610553141"/>
          <w:citation/>
        </w:sdtPr>
        <w:sdtContent>
          <w:customXmlInsRangeEnd w:id="6957"/>
          <w:ins w:id="6958" w:author="Sergio" w:date="2014-03-12T22:45:00Z">
            <w:r w:rsidR="002956A8">
              <w:rPr>
                <w:rFonts w:ascii="Arial" w:hAnsi="Arial" w:cs="Arial"/>
                <w:szCs w:val="24"/>
              </w:rPr>
              <w:fldChar w:fldCharType="begin"/>
            </w:r>
            <w:r w:rsidR="008E0454">
              <w:rPr>
                <w:rFonts w:ascii="Arial" w:hAnsi="Arial" w:cs="Arial"/>
                <w:szCs w:val="24"/>
                <w:lang w:val="es-CO"/>
              </w:rPr>
              <w:instrText xml:space="preserve"> CITATION Goo14 \l 9226 </w:instrText>
            </w:r>
          </w:ins>
          <w:r w:rsidR="002956A8">
            <w:rPr>
              <w:rFonts w:ascii="Arial" w:hAnsi="Arial" w:cs="Arial"/>
              <w:szCs w:val="24"/>
            </w:rPr>
            <w:fldChar w:fldCharType="separate"/>
          </w:r>
          <w:r w:rsidR="000F5A96" w:rsidRPr="000F5A96">
            <w:rPr>
              <w:rFonts w:ascii="Arial" w:hAnsi="Arial" w:cs="Arial"/>
              <w:noProof/>
              <w:szCs w:val="24"/>
              <w:lang w:val="es-CO"/>
            </w:rPr>
            <w:t>[48]</w:t>
          </w:r>
          <w:ins w:id="6959" w:author="Sergio" w:date="2014-03-12T22:45:00Z">
            <w:r w:rsidR="002956A8">
              <w:rPr>
                <w:rFonts w:ascii="Arial" w:hAnsi="Arial" w:cs="Arial"/>
                <w:szCs w:val="24"/>
              </w:rPr>
              <w:fldChar w:fldCharType="end"/>
            </w:r>
          </w:ins>
          <w:customXmlInsRangeStart w:id="6960" w:author="Sergio" w:date="2014-03-12T22:45:00Z"/>
        </w:sdtContent>
      </w:sdt>
      <w:customXmlInsRangeEnd w:id="6960"/>
      <w:ins w:id="6961" w:author="Sergio" w:date="2014-03-12T22:45:00Z">
        <w:r w:rsidR="008E0454">
          <w:rPr>
            <w:rFonts w:ascii="Arial" w:hAnsi="Arial" w:cs="Arial"/>
            <w:szCs w:val="24"/>
          </w:rPr>
          <w:t xml:space="preserve"> </w:t>
        </w:r>
      </w:ins>
      <w:ins w:id="6962" w:author="Sergio" w:date="2014-03-12T22:36:00Z">
        <w:r>
          <w:rPr>
            <w:rFonts w:ascii="Arial" w:hAnsi="Arial" w:cs="Arial"/>
            <w:szCs w:val="24"/>
          </w:rPr>
          <w:t>para asegurar una buena calidad con respecto a la forma en que otros desarrolladores puedan entender el código.</w:t>
        </w:r>
      </w:ins>
    </w:p>
    <w:p w:rsidR="008B38F0" w:rsidRDefault="00335463">
      <w:pPr>
        <w:pStyle w:val="Prrafodelista"/>
        <w:numPr>
          <w:ilvl w:val="0"/>
          <w:numId w:val="39"/>
        </w:numPr>
        <w:suppressAutoHyphens w:val="0"/>
        <w:rPr>
          <w:ins w:id="6963" w:author="Sergio" w:date="2014-03-12T22:36:00Z"/>
          <w:rFonts w:ascii="Arial" w:hAnsi="Arial" w:cs="Arial"/>
          <w:szCs w:val="24"/>
        </w:rPr>
        <w:pPrChange w:id="6964" w:author="Sergio" w:date="2014-03-12T22:45:00Z">
          <w:pPr>
            <w:pStyle w:val="Prrafodelista"/>
            <w:numPr>
              <w:numId w:val="39"/>
            </w:numPr>
            <w:suppressAutoHyphens w:val="0"/>
            <w:ind w:hanging="360"/>
            <w:jc w:val="left"/>
          </w:pPr>
        </w:pPrChange>
      </w:pPr>
      <w:ins w:id="6965" w:author="Sergio" w:date="2014-03-12T22:36:00Z">
        <w:r>
          <w:rPr>
            <w:rFonts w:ascii="Arial" w:hAnsi="Arial" w:cs="Arial"/>
            <w:szCs w:val="24"/>
          </w:rPr>
          <w:t>Las inspecciones son solamente hechas cuando se termine la escritura del código en su totalidad.</w:t>
        </w:r>
      </w:ins>
    </w:p>
    <w:p w:rsidR="008B38F0" w:rsidRDefault="00335463">
      <w:pPr>
        <w:pStyle w:val="Prrafodelista"/>
        <w:numPr>
          <w:ilvl w:val="0"/>
          <w:numId w:val="39"/>
        </w:numPr>
        <w:suppressAutoHyphens w:val="0"/>
        <w:rPr>
          <w:ins w:id="6966" w:author="Sergio" w:date="2014-03-12T22:36:00Z"/>
          <w:rFonts w:ascii="Arial" w:hAnsi="Arial" w:cs="Arial"/>
          <w:szCs w:val="24"/>
        </w:rPr>
        <w:pPrChange w:id="6967" w:author="Sergio" w:date="2014-03-12T22:45:00Z">
          <w:pPr>
            <w:pStyle w:val="Prrafodelista"/>
            <w:numPr>
              <w:numId w:val="39"/>
            </w:numPr>
            <w:suppressAutoHyphens w:val="0"/>
            <w:ind w:hanging="360"/>
            <w:jc w:val="left"/>
          </w:pPr>
        </w:pPrChange>
      </w:pPr>
      <w:ins w:id="6968" w:author="Sergio" w:date="2014-03-12T22:36:00Z">
        <w:r>
          <w:rPr>
            <w:rFonts w:ascii="Arial" w:hAnsi="Arial" w:cs="Arial"/>
            <w:szCs w:val="24"/>
          </w:rPr>
          <w:t>Las métricas asociadas a inspecciones se pueden encontrar en</w:t>
        </w:r>
      </w:ins>
      <w:ins w:id="6969" w:author="Sergio" w:date="2014-03-12T22:46:00Z">
        <w:r w:rsidR="002956A8">
          <w:rPr>
            <w:rFonts w:ascii="Arial" w:hAnsi="Arial" w:cs="Arial"/>
            <w:szCs w:val="24"/>
          </w:rPr>
          <w:fldChar w:fldCharType="begin"/>
        </w:r>
        <w:r w:rsidR="008E0454">
          <w:rPr>
            <w:rFonts w:ascii="Arial" w:hAnsi="Arial" w:cs="Arial"/>
            <w:szCs w:val="24"/>
          </w:rPr>
          <w:instrText xml:space="preserve"> REF _Ref382427701 \r \h </w:instrText>
        </w:r>
      </w:ins>
      <w:r w:rsidR="008E0454">
        <w:rPr>
          <w:rFonts w:ascii="Arial" w:hAnsi="Arial" w:cs="Arial"/>
          <w:szCs w:val="24"/>
        </w:rPr>
        <w:instrText xml:space="preserve"> \* MERGEFORMAT </w:instrText>
      </w:r>
      <w:r w:rsidR="002956A8">
        <w:rPr>
          <w:rFonts w:ascii="Arial" w:hAnsi="Arial" w:cs="Arial"/>
          <w:szCs w:val="24"/>
        </w:rPr>
      </w:r>
      <w:r w:rsidR="002956A8">
        <w:rPr>
          <w:rFonts w:ascii="Arial" w:hAnsi="Arial" w:cs="Arial"/>
          <w:szCs w:val="24"/>
        </w:rPr>
        <w:fldChar w:fldCharType="separate"/>
      </w:r>
      <w:ins w:id="6970" w:author="Estudiante" w:date="2014-04-01T16:48:00Z">
        <w:r w:rsidR="002956A8" w:rsidRPr="002956A8">
          <w:rPr>
            <w:rFonts w:ascii="Arial" w:hAnsi="Arial" w:cs="Arial"/>
            <w:szCs w:val="24"/>
            <w:u w:val="single"/>
            <w:rPrChange w:id="6971" w:author="Estudiante" w:date="2014-04-01T16:48:00Z">
              <w:rPr>
                <w:rFonts w:ascii="Arial" w:hAnsi="Arial" w:cs="Arial"/>
                <w:sz w:val="16"/>
                <w:szCs w:val="24"/>
              </w:rPr>
            </w:rPrChange>
          </w:rPr>
          <w:t>0</w:t>
        </w:r>
      </w:ins>
      <w:ins w:id="6972" w:author="Sergio" w:date="2014-03-12T22:46:00Z">
        <w:del w:id="6973" w:author="Estudiante" w:date="2014-04-01T16:47:00Z">
          <w:r w:rsidR="002956A8" w:rsidRPr="002956A8">
            <w:rPr>
              <w:rFonts w:ascii="Arial" w:hAnsi="Arial" w:cs="Arial"/>
              <w:szCs w:val="24"/>
              <w:u w:val="single"/>
              <w:rPrChange w:id="6974" w:author="Sergio" w:date="2014-03-12T22:46:00Z">
                <w:rPr>
                  <w:rFonts w:ascii="Arial" w:hAnsi="Arial" w:cs="Arial"/>
                  <w:color w:val="0000FF" w:themeColor="hyperlink"/>
                  <w:sz w:val="16"/>
                  <w:szCs w:val="24"/>
                  <w:u w:val="single"/>
                </w:rPr>
              </w:rPrChange>
            </w:rPr>
            <w:delText>12.4</w:delText>
          </w:r>
        </w:del>
        <w:r w:rsidR="002956A8">
          <w:rPr>
            <w:rFonts w:ascii="Arial" w:hAnsi="Arial" w:cs="Arial"/>
            <w:szCs w:val="24"/>
          </w:rPr>
          <w:fldChar w:fldCharType="end"/>
        </w:r>
      </w:ins>
      <w:ins w:id="6975" w:author="Sergio" w:date="2014-03-12T22:36:00Z">
        <w:r>
          <w:rPr>
            <w:rFonts w:ascii="Arial" w:hAnsi="Arial" w:cs="Arial"/>
            <w:szCs w:val="24"/>
          </w:rPr>
          <w:t>.</w:t>
        </w:r>
      </w:ins>
    </w:p>
    <w:p w:rsidR="008B38F0" w:rsidRDefault="00335463">
      <w:pPr>
        <w:pStyle w:val="Prrafodelista"/>
        <w:numPr>
          <w:ilvl w:val="0"/>
          <w:numId w:val="39"/>
        </w:numPr>
        <w:suppressAutoHyphens w:val="0"/>
        <w:rPr>
          <w:ins w:id="6976" w:author="Sergio" w:date="2014-03-12T22:36:00Z"/>
          <w:rFonts w:ascii="Arial" w:hAnsi="Arial" w:cs="Arial"/>
          <w:szCs w:val="24"/>
        </w:rPr>
        <w:pPrChange w:id="6977" w:author="Sergio" w:date="2014-03-12T22:45:00Z">
          <w:pPr>
            <w:pStyle w:val="Prrafodelista"/>
            <w:numPr>
              <w:numId w:val="39"/>
            </w:numPr>
            <w:suppressAutoHyphens w:val="0"/>
            <w:ind w:hanging="360"/>
            <w:jc w:val="left"/>
          </w:pPr>
        </w:pPrChange>
      </w:pPr>
      <w:ins w:id="6978" w:author="Sergio" w:date="2014-03-12T22:36:00Z">
        <w:r>
          <w:rPr>
            <w:rFonts w:ascii="Arial" w:hAnsi="Arial" w:cs="Arial"/>
            <w:szCs w:val="24"/>
          </w:rPr>
          <w:t>Dentro de la documentación debe ir la plantilla de inspección para cada artefacto.</w:t>
        </w:r>
      </w:ins>
    </w:p>
    <w:p w:rsidR="008B38F0" w:rsidRDefault="00335463">
      <w:pPr>
        <w:pStyle w:val="Prrafodelista"/>
        <w:numPr>
          <w:ilvl w:val="0"/>
          <w:numId w:val="39"/>
        </w:numPr>
        <w:suppressAutoHyphens w:val="0"/>
        <w:rPr>
          <w:ins w:id="6979" w:author="Sergio" w:date="2014-03-12T22:36:00Z"/>
          <w:rFonts w:ascii="Arial" w:hAnsi="Arial" w:cs="Arial"/>
          <w:szCs w:val="24"/>
        </w:rPr>
        <w:pPrChange w:id="6980" w:author="Sergio" w:date="2014-03-12T22:45:00Z">
          <w:pPr>
            <w:pStyle w:val="Prrafodelista"/>
            <w:numPr>
              <w:numId w:val="39"/>
            </w:numPr>
            <w:suppressAutoHyphens w:val="0"/>
            <w:ind w:hanging="360"/>
            <w:jc w:val="left"/>
          </w:pPr>
        </w:pPrChange>
      </w:pPr>
      <w:ins w:id="6981" w:author="Sergio" w:date="2014-03-12T22:36:00Z">
        <w:r>
          <w:rPr>
            <w:rFonts w:ascii="Arial" w:hAnsi="Arial" w:cs="Arial"/>
            <w:szCs w:val="24"/>
          </w:rPr>
          <w:t>Los actores participantes del proceso están representados por los lanes del diagrama BPMN.</w:t>
        </w:r>
      </w:ins>
    </w:p>
    <w:p w:rsidR="008B38F0" w:rsidRDefault="008B38F0">
      <w:pPr>
        <w:rPr>
          <w:ins w:id="6982" w:author="Sergio" w:date="2014-03-12T22:34:00Z"/>
          <w:rFonts w:ascii="Arial" w:hAnsi="Arial" w:cs="Arial"/>
          <w:color w:val="000090"/>
          <w:rPrChange w:id="6983" w:author="Sergio" w:date="2014-03-12T22:35:00Z">
            <w:rPr>
              <w:ins w:id="6984" w:author="Sergio" w:date="2014-03-12T22:34:00Z"/>
              <w:rFonts w:ascii="Arial" w:hAnsi="Arial" w:cs="Arial"/>
              <w:color w:val="000090"/>
              <w:lang w:val="es-ES_tradnl"/>
            </w:rPr>
          </w:rPrChange>
        </w:rPr>
        <w:pPrChange w:id="6985" w:author="Sergio" w:date="2014-03-12T22:35:00Z">
          <w:pPr>
            <w:ind w:left="578"/>
          </w:pPr>
        </w:pPrChange>
      </w:pPr>
    </w:p>
    <w:p w:rsidR="00380229" w:rsidDel="00335463" w:rsidRDefault="005B51FA">
      <w:pPr>
        <w:rPr>
          <w:del w:id="6986" w:author="Sergio" w:date="2014-03-12T22:34:00Z"/>
          <w:rFonts w:ascii="Arial" w:hAnsi="Arial" w:cs="Arial"/>
          <w:lang w:val="es-ES_tradnl"/>
        </w:rPr>
      </w:pPr>
      <w:del w:id="6987" w:author="Sergio" w:date="2014-03-12T22:34:00Z">
        <w:r w:rsidRPr="0007042C" w:rsidDel="00335463">
          <w:rPr>
            <w:rFonts w:ascii="Arial" w:hAnsi="Arial" w:cs="Arial"/>
            <w:color w:val="000090"/>
            <w:lang w:val="es-ES_tradnl"/>
          </w:rPr>
          <w:delText xml:space="preserve">Propósito: Que los integrantes </w:delText>
        </w:r>
        <w:r w:rsidR="00667D15" w:rsidRPr="0007042C" w:rsidDel="00335463">
          <w:rPr>
            <w:rFonts w:ascii="Arial" w:hAnsi="Arial" w:cs="Arial"/>
            <w:color w:val="000090"/>
            <w:lang w:val="es-ES_tradnl"/>
          </w:rPr>
          <w:delText>conozcan las actividades relacionadas a</w:delText>
        </w:r>
        <w:r w:rsidRPr="0007042C" w:rsidDel="00335463">
          <w:rPr>
            <w:rFonts w:ascii="Arial" w:hAnsi="Arial" w:cs="Arial"/>
            <w:color w:val="000090"/>
            <w:lang w:val="es-ES_tradnl"/>
          </w:rPr>
          <w:delText xml:space="preserve"> todos los procesos de control de calidad del proyecto.</w:delText>
        </w:r>
      </w:del>
    </w:p>
    <w:p w:rsidR="00380229" w:rsidDel="00335463" w:rsidRDefault="005B51FA">
      <w:pPr>
        <w:rPr>
          <w:del w:id="6988" w:author="Sergio" w:date="2014-03-12T22:34:00Z"/>
          <w:rFonts w:ascii="Arial" w:hAnsi="Arial" w:cs="Arial"/>
          <w:lang w:val="es-ES_tradnl"/>
        </w:rPr>
      </w:pPr>
      <w:del w:id="6989" w:author="Sergio" w:date="2014-03-12T22:34:00Z">
        <w:r w:rsidRPr="0007042C" w:rsidDel="00335463">
          <w:rPr>
            <w:rFonts w:ascii="Arial" w:hAnsi="Arial" w:cs="Arial"/>
            <w:color w:val="000090"/>
            <w:lang w:val="es-ES_tradnl"/>
          </w:rPr>
          <w:delText>Contenido</w:delText>
        </w:r>
      </w:del>
    </w:p>
    <w:p w:rsidR="00380229" w:rsidDel="00335463" w:rsidRDefault="005B51FA">
      <w:pPr>
        <w:ind w:left="578"/>
        <w:rPr>
          <w:del w:id="6990" w:author="Sergio" w:date="2014-03-12T22:34:00Z"/>
          <w:rFonts w:ascii="Arial" w:hAnsi="Arial" w:cs="Arial"/>
          <w:lang w:val="es-ES_tradnl"/>
        </w:rPr>
      </w:pPr>
      <w:del w:id="6991" w:author="Sergio" w:date="2014-03-12T22:34:00Z">
        <w:r w:rsidRPr="0007042C" w:rsidDel="00335463">
          <w:rPr>
            <w:rFonts w:ascii="Arial" w:hAnsi="Arial" w:cs="Arial"/>
            <w:color w:val="000090"/>
            <w:lang w:val="es-ES_tradnl"/>
          </w:rPr>
          <w:delText xml:space="preserve">Explicación de alto nivel de todos los procesos asociados a control de calidad, lo cual incluye verificación, validación, revisiones y auditorías al proyecto. Por ejemplo: revisiones de calidad de documentos, pruebas unitarias, de sistema, revisiones externas, etc. Para cada proceso indicar: nombre del proceso, momentos del proyecto en que ocurren y quiénes son los responsables. Se recomienda resumir esta información en una tabla. </w:delText>
        </w:r>
      </w:del>
    </w:p>
    <w:p w:rsidR="00380229" w:rsidDel="00335463" w:rsidRDefault="005B51FA">
      <w:pPr>
        <w:ind w:left="578"/>
        <w:rPr>
          <w:del w:id="6992" w:author="Sergio" w:date="2014-03-12T22:34:00Z"/>
          <w:rFonts w:ascii="Arial" w:hAnsi="Arial" w:cs="Arial"/>
          <w:lang w:val="es-ES_tradnl"/>
        </w:rPr>
      </w:pPr>
      <w:del w:id="6993" w:author="Sergio" w:date="2014-03-12T22:34:00Z">
        <w:r w:rsidRPr="0007042C" w:rsidDel="00335463">
          <w:rPr>
            <w:rFonts w:ascii="Arial" w:hAnsi="Arial" w:cs="Arial"/>
            <w:color w:val="000090"/>
            <w:lang w:val="es-ES_tradnl"/>
          </w:rPr>
          <w:delText xml:space="preserve">Describir el detalle de los procesos de control de calidad, usando BPMN y párrafos explicativos. </w:delText>
        </w:r>
      </w:del>
    </w:p>
    <w:p w:rsidR="00380229" w:rsidDel="00335463" w:rsidRDefault="005B51FA">
      <w:pPr>
        <w:rPr>
          <w:del w:id="6994" w:author="Sergio" w:date="2014-03-12T22:34:00Z"/>
          <w:rFonts w:ascii="Arial" w:hAnsi="Arial" w:cs="Arial"/>
          <w:lang w:val="es-ES_tradnl"/>
        </w:rPr>
      </w:pPr>
      <w:del w:id="6995" w:author="Sergio" w:date="2014-03-12T22:34:00Z">
        <w:r w:rsidRPr="0007042C" w:rsidDel="00335463">
          <w:rPr>
            <w:rFonts w:ascii="Arial" w:hAnsi="Arial" w:cs="Arial"/>
            <w:color w:val="000090"/>
            <w:lang w:val="es-ES_tradnl"/>
          </w:rPr>
          <w:delText>Tamaño máximo: 4 páginas</w:delText>
        </w:r>
      </w:del>
    </w:p>
    <w:p w:rsidR="00380229" w:rsidDel="00335463" w:rsidRDefault="005B51FA">
      <w:pPr>
        <w:rPr>
          <w:del w:id="6996" w:author="Sergio" w:date="2014-03-12T22:34:00Z"/>
          <w:rFonts w:ascii="Arial" w:hAnsi="Arial" w:cs="Arial"/>
          <w:lang w:val="es-ES_tradnl"/>
        </w:rPr>
      </w:pPr>
      <w:del w:id="6997" w:author="Sergio" w:date="2014-03-12T22:34:00Z">
        <w:r w:rsidRPr="0007042C" w:rsidDel="00335463">
          <w:rPr>
            <w:rFonts w:ascii="Arial" w:hAnsi="Arial" w:cs="Arial"/>
            <w:color w:val="000090"/>
            <w:lang w:val="es-ES_tradnl"/>
          </w:rPr>
          <w:delText xml:space="preserve">Referencias: [1], </w:delText>
        </w:r>
        <w:r w:rsidR="00DA1BFE" w:rsidRPr="0007042C" w:rsidDel="00335463">
          <w:rPr>
            <w:rFonts w:ascii="Arial" w:hAnsi="Arial" w:cs="Arial"/>
            <w:color w:val="000090"/>
            <w:lang w:val="es-ES_tradnl"/>
          </w:rPr>
          <w:delText>secciones</w:delText>
        </w:r>
        <w:r w:rsidRPr="0007042C" w:rsidDel="00335463">
          <w:rPr>
            <w:rFonts w:ascii="Arial" w:hAnsi="Arial" w:cs="Arial"/>
            <w:color w:val="000090"/>
            <w:lang w:val="es-ES_tradnl"/>
          </w:rPr>
          <w:delText xml:space="preserve"> 5.8.8 y 5.8.9.</w:delText>
        </w:r>
      </w:del>
    </w:p>
    <w:p w:rsidR="00380229" w:rsidRDefault="00380229">
      <w:pPr>
        <w:rPr>
          <w:rFonts w:ascii="Arial" w:hAnsi="Arial" w:cs="Arial"/>
          <w:lang w:val="es-ES_tradnl"/>
        </w:rPr>
      </w:pPr>
    </w:p>
    <w:p w:rsidR="00380229" w:rsidRDefault="005B51FA">
      <w:pPr>
        <w:pStyle w:val="Ttulo1"/>
        <w:rPr>
          <w:ins w:id="6998" w:author="Sala Virtual Piso 01" w:date="2014-03-13T14:35:00Z"/>
          <w:rFonts w:ascii="Arial" w:hAnsi="Arial" w:cs="Arial"/>
          <w:lang w:val="es-ES_tradnl"/>
        </w:rPr>
      </w:pPr>
      <w:bookmarkStart w:id="6999" w:name="_Toc384230558"/>
      <w:r w:rsidRPr="0007042C">
        <w:rPr>
          <w:rFonts w:ascii="Arial" w:hAnsi="Arial" w:cs="Arial"/>
          <w:lang w:val="es-ES_tradnl"/>
        </w:rPr>
        <w:t>Anexos</w:t>
      </w:r>
      <w:bookmarkEnd w:id="6999"/>
    </w:p>
    <w:p w:rsidR="008B38F0" w:rsidRDefault="008B38F0">
      <w:pPr>
        <w:pStyle w:val="Textbody"/>
        <w:rPr>
          <w:ins w:id="7000" w:author="Sala Virtual Piso 01" w:date="2014-03-13T14:35:00Z"/>
          <w:lang w:val="es-ES_tradnl"/>
        </w:rPr>
        <w:pPrChange w:id="7001" w:author="Sala Virtual Piso 01" w:date="2014-03-13T14:35:00Z">
          <w:pPr>
            <w:pStyle w:val="Ttulo1"/>
          </w:pPr>
        </w:pPrChange>
      </w:pPr>
    </w:p>
    <w:p w:rsidR="008B38F0" w:rsidRDefault="002956A8">
      <w:pPr>
        <w:pStyle w:val="Textbody"/>
        <w:rPr>
          <w:ins w:id="7002" w:author="Equipo11" w:date="2014-03-13T15:07:00Z"/>
          <w:rStyle w:val="Hipervnculo"/>
          <w:b/>
          <w:bCs/>
          <w:lang w:val="es-ES_tradnl"/>
        </w:rPr>
        <w:pPrChange w:id="7003" w:author="Sala Virtual Piso 01" w:date="2014-03-13T14:35:00Z">
          <w:pPr>
            <w:pStyle w:val="Ttulo1"/>
          </w:pPr>
        </w:pPrChange>
      </w:pPr>
      <w:ins w:id="7004" w:author="Equipo11" w:date="2014-03-13T15:07:00Z">
        <w:r>
          <w:rPr>
            <w:lang w:val="es-ES_tradnl"/>
          </w:rPr>
          <w:fldChar w:fldCharType="begin"/>
        </w:r>
      </w:ins>
      <w:ins w:id="7005" w:author="Estudiante" w:date="2014-04-01T17:36:00Z">
        <w:r w:rsidR="001B2A73">
          <w:rPr>
            <w:lang w:val="es-ES_tradnl"/>
          </w:rPr>
          <w:instrText>HYPERLINK "C:\\Users\\Estudiante\\AppData\\Local\\Temp\\Anexos\\Actividades primera entrega.docx"</w:instrText>
        </w:r>
      </w:ins>
      <w:ins w:id="7006" w:author="Equipo11" w:date="2014-03-13T15:07:00Z">
        <w:del w:id="7007" w:author="Estudiante" w:date="2014-04-01T17:36:00Z">
          <w:r w:rsidR="00DC15B6" w:rsidDel="001B2A73">
            <w:rPr>
              <w:lang w:val="es-ES_tradnl"/>
            </w:rPr>
            <w:delInstrText xml:space="preserve"> HYPERLINK "Anexos/Actividades%20primera%20entrega.docx" </w:delInstrText>
          </w:r>
        </w:del>
        <w:r>
          <w:rPr>
            <w:lang w:val="es-ES_tradnl"/>
          </w:rPr>
          <w:fldChar w:fldCharType="separate"/>
        </w:r>
        <w:r w:rsidR="009A457B" w:rsidRPr="00DC15B6">
          <w:rPr>
            <w:rStyle w:val="Hipervnculo"/>
            <w:lang w:val="es-ES_tradnl"/>
          </w:rPr>
          <w:t xml:space="preserve">Actividades primera </w:t>
        </w:r>
        <w:r w:rsidR="009A457B" w:rsidRPr="005653E0">
          <w:rPr>
            <w:rStyle w:val="Hipervnculo"/>
            <w:lang w:val="es-ES_tradnl"/>
          </w:rPr>
          <w:t>entrega</w:t>
        </w:r>
        <w:r w:rsidR="009A457B" w:rsidRPr="00DC15B6">
          <w:rPr>
            <w:rStyle w:val="Hipervnculo"/>
            <w:lang w:val="es-ES_tradnl"/>
          </w:rPr>
          <w:t>.docx</w:t>
        </w:r>
      </w:ins>
    </w:p>
    <w:p w:rsidR="008B38F0" w:rsidRDefault="002956A8">
      <w:pPr>
        <w:pStyle w:val="Textbody"/>
        <w:rPr>
          <w:ins w:id="7008" w:author="Sala Virtual Piso 01" w:date="2014-03-13T14:36:00Z"/>
          <w:lang w:val="es-ES_tradnl"/>
        </w:rPr>
        <w:pPrChange w:id="7009" w:author="Sala Virtual Piso 01" w:date="2014-03-13T14:35:00Z">
          <w:pPr>
            <w:pStyle w:val="Ttulo1"/>
          </w:pPr>
        </w:pPrChange>
      </w:pPr>
      <w:ins w:id="7010" w:author="Equipo11" w:date="2014-03-13T15:07:00Z">
        <w:r>
          <w:rPr>
            <w:lang w:val="es-ES_tradnl"/>
          </w:rPr>
          <w:fldChar w:fldCharType="end"/>
        </w:r>
        <w:r>
          <w:rPr>
            <w:lang w:val="es-ES_tradnl"/>
          </w:rPr>
          <w:fldChar w:fldCharType="begin"/>
        </w:r>
      </w:ins>
      <w:ins w:id="7011" w:author="Estudiante" w:date="2014-04-01T17:36:00Z">
        <w:r w:rsidR="001B2A73">
          <w:rPr>
            <w:lang w:val="es-ES_tradnl"/>
          </w:rPr>
          <w:instrText>HYPERLINK "C:\\Users\\Estudiante\\AppData\\Local\\Temp\\Anexos\\Arbol de navegacion.pdf"</w:instrText>
        </w:r>
      </w:ins>
      <w:ins w:id="7012" w:author="Equipo11" w:date="2014-03-13T15:07:00Z">
        <w:del w:id="7013" w:author="Estudiante" w:date="2014-04-01T17:36:00Z">
          <w:r w:rsidR="00DC15B6" w:rsidDel="001B2A73">
            <w:rPr>
              <w:lang w:val="es-ES_tradnl"/>
            </w:rPr>
            <w:delInstrText xml:space="preserve"> HYPERLINK "Anexos/Arbol%20de%20navegacion.pdf" </w:delInstrText>
          </w:r>
        </w:del>
        <w:r>
          <w:rPr>
            <w:lang w:val="es-ES_tradnl"/>
          </w:rPr>
          <w:fldChar w:fldCharType="separate"/>
        </w:r>
        <w:r w:rsidR="009A457B" w:rsidRPr="00DC15B6">
          <w:rPr>
            <w:rStyle w:val="Hipervnculo"/>
            <w:lang w:val="es-ES_tradnl"/>
          </w:rPr>
          <w:t>Arbol de navegación.pdf</w:t>
        </w:r>
        <w:r>
          <w:rPr>
            <w:lang w:val="es-ES_tradnl"/>
          </w:rPr>
          <w:fldChar w:fldCharType="end"/>
        </w:r>
      </w:ins>
    </w:p>
    <w:p w:rsidR="008B38F0" w:rsidRDefault="002956A8">
      <w:pPr>
        <w:pStyle w:val="Textbody"/>
        <w:rPr>
          <w:ins w:id="7014" w:author="Sala Virtual Piso 01" w:date="2014-03-13T14:36:00Z"/>
          <w:lang w:val="es-ES_tradnl"/>
        </w:rPr>
        <w:pPrChange w:id="7015" w:author="Sala Virtual Piso 01" w:date="2014-03-13T14:35:00Z">
          <w:pPr>
            <w:pStyle w:val="Ttulo1"/>
          </w:pPr>
        </w:pPrChange>
      </w:pPr>
      <w:ins w:id="7016" w:author="Equipo11" w:date="2014-03-13T15:07:00Z">
        <w:r>
          <w:rPr>
            <w:lang w:val="es-ES_tradnl"/>
          </w:rPr>
          <w:fldChar w:fldCharType="begin"/>
        </w:r>
      </w:ins>
      <w:ins w:id="7017" w:author="Estudiante" w:date="2014-04-01T17:36:00Z">
        <w:r w:rsidR="001B2A73">
          <w:rPr>
            <w:lang w:val="es-ES_tradnl"/>
          </w:rPr>
          <w:instrText>HYPERLINK "C:\\Users\\Estudiante\\AppData\\Local\\Temp\\Anexos\\Descripcion funcional del proyecto.xlsx"</w:instrText>
        </w:r>
      </w:ins>
      <w:ins w:id="7018" w:author="Equipo11" w:date="2014-03-13T15:07:00Z">
        <w:del w:id="7019" w:author="Estudiante" w:date="2014-04-01T17:36:00Z">
          <w:r w:rsidR="00DC15B6" w:rsidDel="001B2A73">
            <w:rPr>
              <w:lang w:val="es-ES_tradnl"/>
            </w:rPr>
            <w:delInstrText xml:space="preserve"> HYPERLINK "Anexos/Descripcion%20funcional%20del%20proyecto.xlsx" </w:delInstrText>
          </w:r>
        </w:del>
        <w:r>
          <w:rPr>
            <w:lang w:val="es-ES_tradnl"/>
          </w:rPr>
          <w:fldChar w:fldCharType="separate"/>
        </w:r>
        <w:r w:rsidR="009A457B" w:rsidRPr="00DC15B6">
          <w:rPr>
            <w:rStyle w:val="Hipervnculo"/>
            <w:lang w:val="es-ES_tradnl"/>
          </w:rPr>
          <w:t>Descripcion funcional del proyecto.xlsx</w:t>
        </w:r>
        <w:r>
          <w:rPr>
            <w:lang w:val="es-ES_tradnl"/>
          </w:rPr>
          <w:fldChar w:fldCharType="end"/>
        </w:r>
      </w:ins>
    </w:p>
    <w:p w:rsidR="008B38F0" w:rsidRDefault="002956A8">
      <w:pPr>
        <w:pStyle w:val="Textbody"/>
        <w:rPr>
          <w:ins w:id="7020" w:author="Sala Virtual Piso 01" w:date="2014-03-13T14:36:00Z"/>
          <w:lang w:val="es-ES_tradnl"/>
        </w:rPr>
        <w:pPrChange w:id="7021" w:author="Sala Virtual Piso 01" w:date="2014-03-13T14:35:00Z">
          <w:pPr>
            <w:pStyle w:val="Ttulo1"/>
          </w:pPr>
        </w:pPrChange>
      </w:pPr>
      <w:ins w:id="7022" w:author="Equipo11" w:date="2014-03-13T15:07:00Z">
        <w:r>
          <w:rPr>
            <w:lang w:val="es-ES_tradnl"/>
          </w:rPr>
          <w:fldChar w:fldCharType="begin"/>
        </w:r>
      </w:ins>
      <w:ins w:id="7023" w:author="Estudiante" w:date="2014-04-01T17:36:00Z">
        <w:r w:rsidR="001B2A73">
          <w:rPr>
            <w:lang w:val="es-ES_tradnl"/>
          </w:rPr>
          <w:instrText>HYPERLINK "C:\\Users\\Estudiante\\AppData\\Local\\Temp\\Anexos\\Enunciado del proyecto.docx"</w:instrText>
        </w:r>
      </w:ins>
      <w:ins w:id="7024" w:author="Equipo11" w:date="2014-03-13T15:07:00Z">
        <w:del w:id="7025" w:author="Estudiante" w:date="2014-04-01T17:36:00Z">
          <w:r w:rsidR="00DC15B6" w:rsidDel="001B2A73">
            <w:rPr>
              <w:lang w:val="es-ES_tradnl"/>
            </w:rPr>
            <w:delInstrText xml:space="preserve"> HYPERLINK "Anexos/Enunciado%20del%20proyecto.docx" </w:delInstrText>
          </w:r>
        </w:del>
        <w:r>
          <w:rPr>
            <w:lang w:val="es-ES_tradnl"/>
          </w:rPr>
          <w:fldChar w:fldCharType="separate"/>
        </w:r>
        <w:r w:rsidR="009A457B" w:rsidRPr="00DC15B6">
          <w:rPr>
            <w:rStyle w:val="Hipervnculo"/>
            <w:lang w:val="es-ES_tradnl"/>
          </w:rPr>
          <w:t>Enunciado del proyecto.docx</w:t>
        </w:r>
        <w:r>
          <w:rPr>
            <w:lang w:val="es-ES_tradnl"/>
          </w:rPr>
          <w:fldChar w:fldCharType="end"/>
        </w:r>
      </w:ins>
    </w:p>
    <w:p w:rsidR="008B38F0" w:rsidRDefault="002956A8">
      <w:pPr>
        <w:pStyle w:val="Textbody"/>
        <w:rPr>
          <w:ins w:id="7026" w:author="Sala Virtual Piso 01" w:date="2014-03-13T14:36:00Z"/>
          <w:lang w:val="es-ES_tradnl"/>
        </w:rPr>
        <w:pPrChange w:id="7027" w:author="Sala Virtual Piso 01" w:date="2014-03-13T14:35:00Z">
          <w:pPr>
            <w:pStyle w:val="Ttulo1"/>
          </w:pPr>
        </w:pPrChange>
      </w:pPr>
      <w:ins w:id="7028" w:author="Equipo11" w:date="2014-03-13T15:07:00Z">
        <w:r>
          <w:rPr>
            <w:lang w:val="es-ES_tradnl"/>
          </w:rPr>
          <w:fldChar w:fldCharType="begin"/>
        </w:r>
      </w:ins>
      <w:ins w:id="7029" w:author="Estudiante" w:date="2014-04-01T17:36:00Z">
        <w:r w:rsidR="001B2A73">
          <w:rPr>
            <w:lang w:val="es-ES_tradnl"/>
          </w:rPr>
          <w:instrText>HYPERLINK "C:\\Users\\Estudiante\\AppData\\Local\\Temp\\Anexos\\Estimacion[SoftLute].docx"</w:instrText>
        </w:r>
      </w:ins>
      <w:ins w:id="7030" w:author="Equipo11" w:date="2014-03-13T15:07:00Z">
        <w:del w:id="7031" w:author="Estudiante" w:date="2014-04-01T17:36:00Z">
          <w:r w:rsidR="00DC15B6" w:rsidDel="001B2A73">
            <w:rPr>
              <w:lang w:val="es-ES_tradnl"/>
            </w:rPr>
            <w:delInstrText xml:space="preserve"> HYPERLINK "Anexos/Estimacion%5bSoftLute%5d.docx" </w:delInstrText>
          </w:r>
        </w:del>
        <w:r>
          <w:rPr>
            <w:lang w:val="es-ES_tradnl"/>
          </w:rPr>
          <w:fldChar w:fldCharType="separate"/>
        </w:r>
        <w:r w:rsidR="009A457B" w:rsidRPr="00DC15B6">
          <w:rPr>
            <w:rStyle w:val="Hipervnculo"/>
            <w:lang w:val="es-ES_tradnl"/>
          </w:rPr>
          <w:t>Estimacion[SoftLute].docx</w:t>
        </w:r>
        <w:r>
          <w:rPr>
            <w:lang w:val="es-ES_tradnl"/>
          </w:rPr>
          <w:fldChar w:fldCharType="end"/>
        </w:r>
      </w:ins>
    </w:p>
    <w:p w:rsidR="008B38F0" w:rsidRDefault="002956A8">
      <w:pPr>
        <w:pStyle w:val="Textbody"/>
        <w:rPr>
          <w:ins w:id="7032" w:author="Sala Virtual Piso 01" w:date="2014-03-13T14:36:00Z"/>
          <w:lang w:val="es-ES_tradnl"/>
        </w:rPr>
        <w:pPrChange w:id="7033" w:author="Sala Virtual Piso 01" w:date="2014-03-13T14:35:00Z">
          <w:pPr>
            <w:pStyle w:val="Ttulo1"/>
          </w:pPr>
        </w:pPrChange>
      </w:pPr>
      <w:ins w:id="7034" w:author="Equipo11" w:date="2014-03-13T15:08:00Z">
        <w:r>
          <w:rPr>
            <w:lang w:val="es-ES_tradnl"/>
          </w:rPr>
          <w:fldChar w:fldCharType="begin"/>
        </w:r>
      </w:ins>
      <w:ins w:id="7035" w:author="Estudiante" w:date="2014-04-01T17:36:00Z">
        <w:r w:rsidR="001B2A73">
          <w:rPr>
            <w:lang w:val="es-ES_tradnl"/>
          </w:rPr>
          <w:instrText>HYPERLINK "C:\\Users\\Estudiante\\AppData\\Local\\Temp\\Anexos\\Propuestas de Proyecto.pptx"</w:instrText>
        </w:r>
      </w:ins>
      <w:ins w:id="7036" w:author="Equipo11" w:date="2014-03-13T15:08:00Z">
        <w:del w:id="7037" w:author="Estudiante" w:date="2014-04-01T17:36:00Z">
          <w:r w:rsidR="00DC15B6" w:rsidDel="001B2A73">
            <w:rPr>
              <w:lang w:val="es-ES_tradnl"/>
            </w:rPr>
            <w:delInstrText xml:space="preserve"> HYPERLINK "Anexos/Propuestas%20de%20Proyecto.pptx" </w:delInstrText>
          </w:r>
        </w:del>
        <w:r>
          <w:rPr>
            <w:lang w:val="es-ES_tradnl"/>
          </w:rPr>
          <w:fldChar w:fldCharType="separate"/>
        </w:r>
        <w:r w:rsidR="009A457B" w:rsidRPr="00DC15B6">
          <w:rPr>
            <w:rStyle w:val="Hipervnculo"/>
            <w:lang w:val="es-ES_tradnl"/>
          </w:rPr>
          <w:t>Propuestas de Proyecto.pptx</w:t>
        </w:r>
        <w:r>
          <w:rPr>
            <w:lang w:val="es-ES_tradnl"/>
          </w:rPr>
          <w:fldChar w:fldCharType="end"/>
        </w:r>
      </w:ins>
    </w:p>
    <w:p w:rsidR="008B38F0" w:rsidRDefault="002956A8">
      <w:pPr>
        <w:pStyle w:val="Textbody"/>
        <w:rPr>
          <w:ins w:id="7038" w:author="Sala Virtual Piso 01" w:date="2014-03-13T14:38:00Z"/>
          <w:lang w:val="es-ES_tradnl"/>
        </w:rPr>
        <w:pPrChange w:id="7039" w:author="Sala Virtual Piso 01" w:date="2014-03-13T14:35:00Z">
          <w:pPr>
            <w:pStyle w:val="Ttulo1"/>
          </w:pPr>
        </w:pPrChange>
      </w:pPr>
      <w:ins w:id="7040" w:author="Equipo11" w:date="2014-03-13T15:08:00Z">
        <w:r>
          <w:rPr>
            <w:lang w:val="es-ES_tradnl"/>
          </w:rPr>
          <w:fldChar w:fldCharType="begin"/>
        </w:r>
      </w:ins>
      <w:ins w:id="7041" w:author="Estudiante" w:date="2014-04-01T17:36:00Z">
        <w:r w:rsidR="001B2A73">
          <w:rPr>
            <w:lang w:val="es-ES_tradnl"/>
          </w:rPr>
          <w:instrText>HYPERLINK "C:\\Users\\Estudiante\\AppData\\Local\\Temp\\Anexos\\Reglamento-AdivinaQuien.docx"</w:instrText>
        </w:r>
      </w:ins>
      <w:ins w:id="7042" w:author="Equipo11" w:date="2014-03-13T15:08:00Z">
        <w:del w:id="7043" w:author="Estudiante" w:date="2014-04-01T17:36:00Z">
          <w:r w:rsidR="00DC15B6" w:rsidDel="001B2A73">
            <w:rPr>
              <w:lang w:val="es-ES_tradnl"/>
            </w:rPr>
            <w:delInstrText xml:space="preserve"> HYPERLINK "Anexos/Reglamento-AdivinaQuien.docx" </w:delInstrText>
          </w:r>
        </w:del>
        <w:r>
          <w:rPr>
            <w:lang w:val="es-ES_tradnl"/>
          </w:rPr>
          <w:fldChar w:fldCharType="separate"/>
        </w:r>
        <w:r w:rsidR="009A457B" w:rsidRPr="00DC15B6">
          <w:rPr>
            <w:rStyle w:val="Hipervnculo"/>
            <w:lang w:val="es-ES_tradnl"/>
          </w:rPr>
          <w:t>Reglamento-AdivinaQuien.docx</w:t>
        </w:r>
        <w:r>
          <w:rPr>
            <w:lang w:val="es-ES_tradnl"/>
          </w:rPr>
          <w:fldChar w:fldCharType="end"/>
        </w:r>
      </w:ins>
    </w:p>
    <w:p w:rsidR="008B38F0" w:rsidRDefault="002956A8">
      <w:pPr>
        <w:pStyle w:val="Textbody"/>
        <w:rPr>
          <w:ins w:id="7044" w:author="Sala Virtual Piso 01" w:date="2014-03-13T14:38:00Z"/>
          <w:lang w:val="es-ES_tradnl"/>
        </w:rPr>
        <w:pPrChange w:id="7045" w:author="Sala Virtual Piso 01" w:date="2014-03-13T14:35:00Z">
          <w:pPr>
            <w:pStyle w:val="Ttulo1"/>
          </w:pPr>
        </w:pPrChange>
      </w:pPr>
      <w:ins w:id="7046" w:author="Equipo11" w:date="2014-03-13T15:08:00Z">
        <w:r>
          <w:rPr>
            <w:lang w:val="es-ES_tradnl"/>
          </w:rPr>
          <w:fldChar w:fldCharType="begin"/>
        </w:r>
      </w:ins>
      <w:ins w:id="7047" w:author="Estudiante" w:date="2014-04-01T17:36:00Z">
        <w:r w:rsidR="001B2A73">
          <w:rPr>
            <w:lang w:val="es-ES_tradnl"/>
          </w:rPr>
          <w:instrText>HYPERLINK "C:\\Users\\Estudiante\\AppData\\Local\\Temp\\Anexos\\Reglas de trabajo.docx"</w:instrText>
        </w:r>
      </w:ins>
      <w:ins w:id="7048" w:author="Equipo11" w:date="2014-03-13T15:08:00Z">
        <w:del w:id="7049" w:author="Estudiante" w:date="2014-04-01T17:36:00Z">
          <w:r w:rsidR="00DC15B6" w:rsidDel="001B2A73">
            <w:rPr>
              <w:lang w:val="es-ES_tradnl"/>
            </w:rPr>
            <w:delInstrText xml:space="preserve"> HYPERLINK "Anexos/Reglas%20de%20trabajo.docx" </w:delInstrText>
          </w:r>
        </w:del>
        <w:r>
          <w:rPr>
            <w:lang w:val="es-ES_tradnl"/>
          </w:rPr>
          <w:fldChar w:fldCharType="separate"/>
        </w:r>
        <w:r w:rsidR="009A457B" w:rsidRPr="00DC15B6">
          <w:rPr>
            <w:rStyle w:val="Hipervnculo"/>
            <w:lang w:val="es-ES_tradnl"/>
          </w:rPr>
          <w:t>Reglas de trabajo.docx</w:t>
        </w:r>
        <w:r>
          <w:rPr>
            <w:lang w:val="es-ES_tradnl"/>
          </w:rPr>
          <w:fldChar w:fldCharType="end"/>
        </w:r>
      </w:ins>
    </w:p>
    <w:p w:rsidR="008B38F0" w:rsidRDefault="002956A8">
      <w:pPr>
        <w:pStyle w:val="Textbody"/>
        <w:rPr>
          <w:ins w:id="7050" w:author="Sala Virtual Piso 01" w:date="2014-03-13T14:38:00Z"/>
          <w:lang w:val="es-ES_tradnl"/>
        </w:rPr>
        <w:pPrChange w:id="7051" w:author="Sala Virtual Piso 01" w:date="2014-03-13T14:35:00Z">
          <w:pPr>
            <w:pStyle w:val="Ttulo1"/>
          </w:pPr>
        </w:pPrChange>
      </w:pPr>
      <w:ins w:id="7052" w:author="Equipo11" w:date="2014-03-13T15:08:00Z">
        <w:r>
          <w:rPr>
            <w:lang w:val="es-ES_tradnl"/>
          </w:rPr>
          <w:fldChar w:fldCharType="begin"/>
        </w:r>
      </w:ins>
      <w:ins w:id="7053" w:author="Estudiante" w:date="2014-04-01T17:36:00Z">
        <w:r w:rsidR="001B2A73">
          <w:rPr>
            <w:lang w:val="es-ES_tradnl"/>
          </w:rPr>
          <w:instrText>HYPERLINK "C:\\Users\\Estudiante\\AppData\\Local\\Temp\\Anexos\\Riesgos.docx"</w:instrText>
        </w:r>
      </w:ins>
      <w:ins w:id="7054" w:author="Equipo11" w:date="2014-03-13T15:08:00Z">
        <w:del w:id="7055" w:author="Estudiante" w:date="2014-04-01T17:36:00Z">
          <w:r w:rsidR="00DC15B6" w:rsidDel="001B2A73">
            <w:rPr>
              <w:lang w:val="es-ES_tradnl"/>
            </w:rPr>
            <w:delInstrText xml:space="preserve"> HYPERLINK "Anexos/Riesgos.docx" </w:delInstrText>
          </w:r>
        </w:del>
        <w:r>
          <w:rPr>
            <w:lang w:val="es-ES_tradnl"/>
          </w:rPr>
          <w:fldChar w:fldCharType="separate"/>
        </w:r>
        <w:r w:rsidR="009A457B" w:rsidRPr="00DC15B6">
          <w:rPr>
            <w:rStyle w:val="Hipervnculo"/>
            <w:lang w:val="es-ES_tradnl"/>
          </w:rPr>
          <w:t>Riesgos.docx</w:t>
        </w:r>
        <w:r>
          <w:rPr>
            <w:lang w:val="es-ES_tradnl"/>
          </w:rPr>
          <w:fldChar w:fldCharType="end"/>
        </w:r>
      </w:ins>
    </w:p>
    <w:p w:rsidR="009A457B" w:rsidRPr="009A457B" w:rsidRDefault="002956A8" w:rsidP="009A457B">
      <w:pPr>
        <w:pStyle w:val="Textbody"/>
        <w:rPr>
          <w:ins w:id="7056" w:author="Sala Virtual Piso 01" w:date="2014-03-13T14:39:00Z"/>
          <w:lang w:val="es-ES_tradnl"/>
        </w:rPr>
      </w:pPr>
      <w:ins w:id="7057" w:author="Equipo11" w:date="2014-03-13T15:08:00Z">
        <w:r>
          <w:rPr>
            <w:lang w:val="es-ES_tradnl"/>
          </w:rPr>
          <w:fldChar w:fldCharType="begin"/>
        </w:r>
      </w:ins>
      <w:ins w:id="7058" w:author="Estudiante" w:date="2014-04-01T17:36:00Z">
        <w:r w:rsidR="001B2A73">
          <w:rPr>
            <w:lang w:val="es-ES_tradnl"/>
          </w:rPr>
          <w:instrText>HYPERLINK "C:\\Users\\Estudiante\\AppData\\Local\\Temp\\Anexos\\Cronograma\\Cronograma Inicial.mpp"</w:instrText>
        </w:r>
      </w:ins>
      <w:ins w:id="7059" w:author="Equipo11" w:date="2014-03-13T15:08:00Z">
        <w:del w:id="7060" w:author="Estudiante" w:date="2014-04-01T17:36:00Z">
          <w:r w:rsidR="00DC15B6" w:rsidDel="001B2A73">
            <w:rPr>
              <w:lang w:val="es-ES_tradnl"/>
            </w:rPr>
            <w:delInstrText xml:space="preserve"> HYPERLINK "Anexos/Cronograma/Cronograma%20Inicial.mpp" </w:delInstrText>
          </w:r>
        </w:del>
        <w:r>
          <w:rPr>
            <w:lang w:val="es-ES_tradnl"/>
          </w:rPr>
          <w:fldChar w:fldCharType="separate"/>
        </w:r>
        <w:r w:rsidR="009A457B" w:rsidRPr="00DC15B6">
          <w:rPr>
            <w:rStyle w:val="Hipervnculo"/>
            <w:lang w:val="es-ES_tradnl"/>
          </w:rPr>
          <w:t>Cronograma Inicial.mpp</w:t>
        </w:r>
        <w:r>
          <w:rPr>
            <w:lang w:val="es-ES_tradnl"/>
          </w:rPr>
          <w:fldChar w:fldCharType="end"/>
        </w:r>
      </w:ins>
    </w:p>
    <w:p w:rsidR="008B38F0" w:rsidRDefault="002956A8">
      <w:pPr>
        <w:pStyle w:val="Textbody"/>
        <w:rPr>
          <w:ins w:id="7061" w:author="Sala Virtual Piso 01" w:date="2014-03-13T14:39:00Z"/>
          <w:lang w:val="es-ES_tradnl"/>
        </w:rPr>
        <w:pPrChange w:id="7062" w:author="Sala Virtual Piso 01" w:date="2014-03-13T14:35:00Z">
          <w:pPr>
            <w:pStyle w:val="Ttulo1"/>
          </w:pPr>
        </w:pPrChange>
      </w:pPr>
      <w:ins w:id="7063" w:author="Equipo11" w:date="2014-03-13T15:08:00Z">
        <w:r>
          <w:rPr>
            <w:lang w:val="es-ES_tradnl"/>
          </w:rPr>
          <w:fldChar w:fldCharType="begin"/>
        </w:r>
      </w:ins>
      <w:ins w:id="7064" w:author="Estudiante" w:date="2014-04-01T17:36:00Z">
        <w:r w:rsidR="001B2A73">
          <w:rPr>
            <w:lang w:val="es-ES_tradnl"/>
          </w:rPr>
          <w:instrText>HYPERLINK "C:\\Users\\Estudiante\\AppData\\Local\\Temp\\Anexos\\Cronograma\\Cronograma Planeado.mpp"</w:instrText>
        </w:r>
      </w:ins>
      <w:ins w:id="7065" w:author="Equipo11" w:date="2014-03-13T15:08:00Z">
        <w:del w:id="7066" w:author="Estudiante" w:date="2014-04-01T17:36:00Z">
          <w:r w:rsidR="00DC15B6" w:rsidDel="001B2A73">
            <w:rPr>
              <w:lang w:val="es-ES_tradnl"/>
            </w:rPr>
            <w:delInstrText xml:space="preserve"> HYPERLINK "Anexos/Cronograma/Cronograma%20Planeado.mpp" </w:delInstrText>
          </w:r>
        </w:del>
        <w:r>
          <w:rPr>
            <w:lang w:val="es-ES_tradnl"/>
          </w:rPr>
          <w:fldChar w:fldCharType="separate"/>
        </w:r>
        <w:r w:rsidR="009A457B" w:rsidRPr="00DC15B6">
          <w:rPr>
            <w:rStyle w:val="Hipervnculo"/>
            <w:lang w:val="es-ES_tradnl"/>
          </w:rPr>
          <w:t>Cronograma Planeado.mpp</w:t>
        </w:r>
        <w:r>
          <w:rPr>
            <w:lang w:val="es-ES_tradnl"/>
          </w:rPr>
          <w:fldChar w:fldCharType="end"/>
        </w:r>
      </w:ins>
    </w:p>
    <w:p w:rsidR="008B38F0" w:rsidRDefault="002956A8">
      <w:pPr>
        <w:pStyle w:val="Textbody"/>
        <w:rPr>
          <w:ins w:id="7067" w:author="Sala Virtual Piso 01" w:date="2014-03-13T14:40:00Z"/>
          <w:lang w:val="es-ES_tradnl"/>
        </w:rPr>
        <w:pPrChange w:id="7068" w:author="Sala Virtual Piso 01" w:date="2014-03-13T14:35:00Z">
          <w:pPr>
            <w:pStyle w:val="Ttulo1"/>
          </w:pPr>
        </w:pPrChange>
      </w:pPr>
      <w:ins w:id="7069" w:author="Equipo11" w:date="2014-03-13T15:08:00Z">
        <w:r>
          <w:rPr>
            <w:lang w:val="es-ES_tradnl"/>
          </w:rPr>
          <w:fldChar w:fldCharType="begin"/>
        </w:r>
      </w:ins>
      <w:ins w:id="7070" w:author="Estudiante" w:date="2014-04-01T17:36:00Z">
        <w:r w:rsidR="001B2A73">
          <w:rPr>
            <w:lang w:val="es-ES_tradnl"/>
          </w:rPr>
          <w:instrText>HYPERLINK "C:\\Users\\Estudiante\\AppData\\Local\\Temp\\Anexos\\Cronograma\\Cronograma Real.mpp"</w:instrText>
        </w:r>
      </w:ins>
      <w:ins w:id="7071" w:author="Equipo11" w:date="2014-03-13T15:08:00Z">
        <w:del w:id="7072" w:author="Estudiante" w:date="2014-04-01T17:36:00Z">
          <w:r w:rsidR="00DC15B6" w:rsidDel="001B2A73">
            <w:rPr>
              <w:lang w:val="es-ES_tradnl"/>
            </w:rPr>
            <w:delInstrText xml:space="preserve"> HYPERLINK "Anexos/Cronograma/Cronograma%20Real.mpp" </w:delInstrText>
          </w:r>
        </w:del>
        <w:r>
          <w:rPr>
            <w:lang w:val="es-ES_tradnl"/>
          </w:rPr>
          <w:fldChar w:fldCharType="separate"/>
        </w:r>
        <w:r w:rsidR="009A457B" w:rsidRPr="00DC15B6">
          <w:rPr>
            <w:rStyle w:val="Hipervnculo"/>
            <w:lang w:val="es-ES_tradnl"/>
          </w:rPr>
          <w:t>Cronograma real.mpp</w:t>
        </w:r>
        <w:r>
          <w:rPr>
            <w:lang w:val="es-ES_tradnl"/>
          </w:rPr>
          <w:fldChar w:fldCharType="end"/>
        </w:r>
      </w:ins>
    </w:p>
    <w:p w:rsidR="008B38F0" w:rsidRDefault="002956A8">
      <w:pPr>
        <w:pStyle w:val="Textbody"/>
        <w:rPr>
          <w:ins w:id="7073" w:author="Sala Virtual Piso 01" w:date="2014-03-13T14:40:00Z"/>
          <w:lang w:val="es-ES_tradnl"/>
        </w:rPr>
        <w:pPrChange w:id="7074" w:author="Sala Virtual Piso 01" w:date="2014-03-13T14:35:00Z">
          <w:pPr>
            <w:pStyle w:val="Ttulo1"/>
          </w:pPr>
        </w:pPrChange>
      </w:pPr>
      <w:ins w:id="7075" w:author="Equipo11" w:date="2014-03-13T15:09:00Z">
        <w:r>
          <w:rPr>
            <w:lang w:val="es-ES_tradnl"/>
          </w:rPr>
          <w:fldChar w:fldCharType="begin"/>
        </w:r>
      </w:ins>
      <w:ins w:id="7076" w:author="Estudiante" w:date="2014-04-01T17:36:00Z">
        <w:r w:rsidR="001B2A73">
          <w:rPr>
            <w:lang w:val="es-ES_tradnl"/>
          </w:rPr>
          <w:instrText>HYPERLINK "C:\\Users\\Estudiante\\AppData\\Local\\Temp\\Plantillas\\Acta de Retroalimentación.docx"</w:instrText>
        </w:r>
      </w:ins>
      <w:ins w:id="7077" w:author="Equipo11" w:date="2014-03-13T15:09:00Z">
        <w:del w:id="7078" w:author="Estudiante" w:date="2014-04-01T17:36:00Z">
          <w:r w:rsidR="00DC15B6" w:rsidDel="001B2A73">
            <w:rPr>
              <w:lang w:val="es-ES_tradnl"/>
            </w:rPr>
            <w:delInstrText xml:space="preserve"> HYPERLINK "Plantillas/Acta%20de%20Retroalimentación.docx" </w:delInstrText>
          </w:r>
        </w:del>
        <w:r>
          <w:rPr>
            <w:lang w:val="es-ES_tradnl"/>
          </w:rPr>
          <w:fldChar w:fldCharType="separate"/>
        </w:r>
        <w:r w:rsidR="00B34213" w:rsidRPr="00DC15B6">
          <w:rPr>
            <w:rStyle w:val="Hipervnculo"/>
            <w:lang w:val="es-ES_tradnl"/>
          </w:rPr>
          <w:t>Acta de Retroalimentacion.docx</w:t>
        </w:r>
        <w:r>
          <w:rPr>
            <w:lang w:val="es-ES_tradnl"/>
          </w:rPr>
          <w:fldChar w:fldCharType="end"/>
        </w:r>
      </w:ins>
    </w:p>
    <w:p w:rsidR="008B38F0" w:rsidRDefault="002956A8">
      <w:pPr>
        <w:pStyle w:val="Textbody"/>
        <w:rPr>
          <w:ins w:id="7079" w:author="Sala Virtual Piso 01" w:date="2014-03-13T14:40:00Z"/>
          <w:lang w:val="es-ES_tradnl"/>
        </w:rPr>
        <w:pPrChange w:id="7080" w:author="Sala Virtual Piso 01" w:date="2014-03-13T14:35:00Z">
          <w:pPr>
            <w:pStyle w:val="Ttulo1"/>
          </w:pPr>
        </w:pPrChange>
      </w:pPr>
      <w:ins w:id="7081" w:author="Equipo11" w:date="2014-03-13T15:09:00Z">
        <w:r>
          <w:rPr>
            <w:lang w:val="es-ES_tradnl"/>
          </w:rPr>
          <w:fldChar w:fldCharType="begin"/>
        </w:r>
      </w:ins>
      <w:ins w:id="7082" w:author="Estudiante" w:date="2014-04-01T17:36:00Z">
        <w:r w:rsidR="001B2A73">
          <w:rPr>
            <w:lang w:val="es-ES_tradnl"/>
          </w:rPr>
          <w:instrText>HYPERLINK "C:\\Users\\Estudiante\\AppData\\Local\\Temp\\Plantillas\\Acta de Reunión .docx"</w:instrText>
        </w:r>
      </w:ins>
      <w:ins w:id="7083" w:author="Equipo11" w:date="2014-03-13T15:09:00Z">
        <w:del w:id="7084" w:author="Estudiante" w:date="2014-04-01T17:36:00Z">
          <w:r w:rsidR="00DC15B6" w:rsidDel="001B2A73">
            <w:rPr>
              <w:lang w:val="es-ES_tradnl"/>
            </w:rPr>
            <w:delInstrText xml:space="preserve"> HYPERLINK "Plantillas/Acta%20de%20Reunión%20.docx" </w:delInstrText>
          </w:r>
        </w:del>
        <w:r>
          <w:rPr>
            <w:lang w:val="es-ES_tradnl"/>
          </w:rPr>
          <w:fldChar w:fldCharType="separate"/>
        </w:r>
        <w:r w:rsidR="00B34213" w:rsidRPr="00DC15B6">
          <w:rPr>
            <w:rStyle w:val="Hipervnculo"/>
            <w:lang w:val="es-ES_tradnl"/>
          </w:rPr>
          <w:t>Acta de reunión.docx</w:t>
        </w:r>
        <w:r>
          <w:rPr>
            <w:lang w:val="es-ES_tradnl"/>
          </w:rPr>
          <w:fldChar w:fldCharType="end"/>
        </w:r>
      </w:ins>
    </w:p>
    <w:p w:rsidR="008B38F0" w:rsidRDefault="002956A8">
      <w:pPr>
        <w:pStyle w:val="Textbody"/>
        <w:rPr>
          <w:ins w:id="7085" w:author="Sala Virtual Piso 01" w:date="2014-03-13T14:41:00Z"/>
          <w:lang w:val="es-ES_tradnl"/>
        </w:rPr>
        <w:pPrChange w:id="7086" w:author="Sala Virtual Piso 01" w:date="2014-03-13T14:35:00Z">
          <w:pPr>
            <w:pStyle w:val="Ttulo1"/>
          </w:pPr>
        </w:pPrChange>
      </w:pPr>
      <w:ins w:id="7087" w:author="Equipo11" w:date="2014-03-13T15:09:00Z">
        <w:r>
          <w:rPr>
            <w:lang w:val="es-ES_tradnl"/>
          </w:rPr>
          <w:fldChar w:fldCharType="begin"/>
        </w:r>
      </w:ins>
      <w:ins w:id="7088" w:author="Estudiante" w:date="2014-04-01T17:36:00Z">
        <w:r w:rsidR="001B2A73">
          <w:rPr>
            <w:lang w:val="es-ES_tradnl"/>
          </w:rPr>
          <w:instrText>HYPERLINK "C:\\Users\\Estudiante\\AppData\\Local\\Temp\\Plantillas\\Plantilla de documentos.docx"</w:instrText>
        </w:r>
      </w:ins>
      <w:ins w:id="7089" w:author="Equipo11" w:date="2014-03-13T15:09:00Z">
        <w:del w:id="7090" w:author="Estudiante" w:date="2014-04-01T17:36:00Z">
          <w:r w:rsidR="00DC15B6" w:rsidDel="001B2A73">
            <w:rPr>
              <w:lang w:val="es-ES_tradnl"/>
            </w:rPr>
            <w:delInstrText xml:space="preserve"> HYPERLINK "Plantillas/Plantilla%20de%20documentos.docx" </w:delInstrText>
          </w:r>
        </w:del>
        <w:r>
          <w:rPr>
            <w:lang w:val="es-ES_tradnl"/>
          </w:rPr>
          <w:fldChar w:fldCharType="separate"/>
        </w:r>
        <w:r w:rsidR="00B34213" w:rsidRPr="00DC15B6">
          <w:rPr>
            <w:rStyle w:val="Hipervnculo"/>
            <w:lang w:val="es-ES_tradnl"/>
          </w:rPr>
          <w:t>Plantilla de documentos.docx</w:t>
        </w:r>
        <w:r>
          <w:rPr>
            <w:lang w:val="es-ES_tradnl"/>
          </w:rPr>
          <w:fldChar w:fldCharType="end"/>
        </w:r>
      </w:ins>
    </w:p>
    <w:p w:rsidR="008B38F0" w:rsidRDefault="002956A8">
      <w:pPr>
        <w:pStyle w:val="Textbody"/>
        <w:rPr>
          <w:ins w:id="7091" w:author="Sala Virtual Piso 01" w:date="2014-03-13T14:41:00Z"/>
          <w:lang w:val="es-ES_tradnl"/>
        </w:rPr>
        <w:pPrChange w:id="7092" w:author="Sala Virtual Piso 01" w:date="2014-03-13T14:35:00Z">
          <w:pPr>
            <w:pStyle w:val="Ttulo1"/>
          </w:pPr>
        </w:pPrChange>
      </w:pPr>
      <w:ins w:id="7093" w:author="Equipo11" w:date="2014-03-13T15:09:00Z">
        <w:r>
          <w:rPr>
            <w:lang w:val="es-ES_tradnl"/>
          </w:rPr>
          <w:fldChar w:fldCharType="begin"/>
        </w:r>
      </w:ins>
      <w:ins w:id="7094" w:author="Estudiante" w:date="2014-04-01T17:36:00Z">
        <w:r w:rsidR="001B2A73">
          <w:rPr>
            <w:lang w:val="es-ES_tradnl"/>
          </w:rPr>
          <w:instrText>HYPERLINK "C:\\Users\\Estudiante\\AppData\\Local\\Temp\\Plantillas\\Plantilla Indice de Productividad.xlsx"</w:instrText>
        </w:r>
      </w:ins>
      <w:ins w:id="7095" w:author="Equipo11" w:date="2014-03-13T15:09:00Z">
        <w:del w:id="7096" w:author="Estudiante" w:date="2014-04-01T17:36:00Z">
          <w:r w:rsidR="00DC15B6" w:rsidDel="001B2A73">
            <w:rPr>
              <w:lang w:val="es-ES_tradnl"/>
            </w:rPr>
            <w:delInstrText xml:space="preserve"> HYPERLINK "Plantillas/Plantilla%20Indice%20de%20Productividad.xlsx" </w:delInstrText>
          </w:r>
        </w:del>
        <w:r>
          <w:rPr>
            <w:lang w:val="es-ES_tradnl"/>
          </w:rPr>
          <w:fldChar w:fldCharType="separate"/>
        </w:r>
        <w:r w:rsidR="00B34213" w:rsidRPr="00DC15B6">
          <w:rPr>
            <w:rStyle w:val="Hipervnculo"/>
            <w:lang w:val="es-ES_tradnl"/>
          </w:rPr>
          <w:t>Plantilla Indice de productividad.xlsx</w:t>
        </w:r>
        <w:r>
          <w:rPr>
            <w:lang w:val="es-ES_tradnl"/>
          </w:rPr>
          <w:fldChar w:fldCharType="end"/>
        </w:r>
      </w:ins>
    </w:p>
    <w:p w:rsidR="008B38F0" w:rsidRDefault="002956A8">
      <w:pPr>
        <w:pStyle w:val="Textbody"/>
        <w:rPr>
          <w:ins w:id="7097" w:author="Sala Virtual Piso 01" w:date="2014-03-13T14:41:00Z"/>
          <w:lang w:val="es-ES_tradnl"/>
        </w:rPr>
        <w:pPrChange w:id="7098" w:author="Sala Virtual Piso 01" w:date="2014-03-13T14:35:00Z">
          <w:pPr>
            <w:pStyle w:val="Ttulo1"/>
          </w:pPr>
        </w:pPrChange>
      </w:pPr>
      <w:ins w:id="7099" w:author="Equipo11" w:date="2014-03-13T15:09:00Z">
        <w:r>
          <w:rPr>
            <w:lang w:val="es-ES_tradnl"/>
          </w:rPr>
          <w:fldChar w:fldCharType="begin"/>
        </w:r>
      </w:ins>
      <w:ins w:id="7100" w:author="Estudiante" w:date="2014-04-01T17:36:00Z">
        <w:r w:rsidR="001B2A73">
          <w:rPr>
            <w:lang w:val="es-ES_tradnl"/>
          </w:rPr>
          <w:instrText>HYPERLINK "C:\\Users\\Estudiante\\AppData\\Local\\Temp\\Plantillas\\Plantilla Video Juegos Diseño-Documentos Desarrollada.xlsx"</w:instrText>
        </w:r>
      </w:ins>
      <w:ins w:id="7101" w:author="Equipo11" w:date="2014-03-13T15:09:00Z">
        <w:del w:id="7102" w:author="Estudiante" w:date="2014-04-01T17:36:00Z">
          <w:r w:rsidR="00DC15B6" w:rsidDel="001B2A73">
            <w:rPr>
              <w:lang w:val="es-ES_tradnl"/>
            </w:rPr>
            <w:delInstrText xml:space="preserve"> HYPERLINK "Plantillas/Plantilla%20Video%20Juegos%20Diseño-Documentos%20Desarrollada.xlsx" </w:delInstrText>
          </w:r>
        </w:del>
        <w:r>
          <w:rPr>
            <w:lang w:val="es-ES_tradnl"/>
          </w:rPr>
          <w:fldChar w:fldCharType="separate"/>
        </w:r>
        <w:r w:rsidR="00B34213" w:rsidRPr="00DC15B6">
          <w:rPr>
            <w:rStyle w:val="Hipervnculo"/>
            <w:lang w:val="es-ES_tradnl"/>
          </w:rPr>
          <w:t>Plantilla Video Juegos Diseño-Documentos Desarrollada.xlsx</w:t>
        </w:r>
        <w:r>
          <w:rPr>
            <w:lang w:val="es-ES_tradnl"/>
          </w:rPr>
          <w:fldChar w:fldCharType="end"/>
        </w:r>
      </w:ins>
    </w:p>
    <w:p w:rsidR="008B38F0" w:rsidRDefault="002956A8">
      <w:pPr>
        <w:pStyle w:val="Textbody"/>
        <w:rPr>
          <w:ins w:id="7103" w:author="Sala Virtual Piso 01" w:date="2014-03-13T14:42:00Z"/>
          <w:lang w:val="es-ES_tradnl"/>
        </w:rPr>
        <w:pPrChange w:id="7104" w:author="Sala Virtual Piso 01" w:date="2014-03-13T14:35:00Z">
          <w:pPr>
            <w:pStyle w:val="Ttulo1"/>
          </w:pPr>
        </w:pPrChange>
      </w:pPr>
      <w:ins w:id="7105" w:author="Equipo11" w:date="2014-03-13T15:09:00Z">
        <w:r>
          <w:rPr>
            <w:lang w:val="es-ES_tradnl"/>
          </w:rPr>
          <w:fldChar w:fldCharType="begin"/>
        </w:r>
      </w:ins>
      <w:ins w:id="7106" w:author="Estudiante" w:date="2014-04-01T17:36:00Z">
        <w:r w:rsidR="001B2A73">
          <w:rPr>
            <w:lang w:val="es-ES_tradnl"/>
          </w:rPr>
          <w:instrText>HYPERLINK "C:\\Users\\Estudiante\\AppData\\Local\\Temp\\Plantillas\\Plantilla Video Juegos Diseño-Documentos.xlsx"</w:instrText>
        </w:r>
      </w:ins>
      <w:ins w:id="7107" w:author="Equipo11" w:date="2014-03-13T15:09:00Z">
        <w:del w:id="7108" w:author="Estudiante" w:date="2014-04-01T17:36:00Z">
          <w:r w:rsidR="00DC15B6" w:rsidDel="001B2A73">
            <w:rPr>
              <w:lang w:val="es-ES_tradnl"/>
            </w:rPr>
            <w:delInstrText xml:space="preserve"> HYPERLINK "Plantillas/Plantilla%20Video%20Juegos%20Diseño-Documentos.xlsx" </w:delInstrText>
          </w:r>
        </w:del>
        <w:r>
          <w:rPr>
            <w:lang w:val="es-ES_tradnl"/>
          </w:rPr>
          <w:fldChar w:fldCharType="separate"/>
        </w:r>
        <w:r w:rsidR="00B34213" w:rsidRPr="00DC15B6">
          <w:rPr>
            <w:rStyle w:val="Hipervnculo"/>
            <w:lang w:val="es-ES_tradnl"/>
          </w:rPr>
          <w:t>Plantilla Video Juegos Diseño-Documentos.xlsx</w:t>
        </w:r>
        <w:r>
          <w:rPr>
            <w:lang w:val="es-ES_tradnl"/>
          </w:rPr>
          <w:fldChar w:fldCharType="end"/>
        </w:r>
      </w:ins>
    </w:p>
    <w:p w:rsidR="008B38F0" w:rsidRDefault="002956A8">
      <w:pPr>
        <w:pStyle w:val="Textbody"/>
        <w:rPr>
          <w:ins w:id="7109" w:author="Sala Virtual Piso 01" w:date="2014-03-13T14:42:00Z"/>
          <w:lang w:val="es-ES_tradnl"/>
        </w:rPr>
        <w:pPrChange w:id="7110" w:author="Sala Virtual Piso 01" w:date="2014-03-13T14:35:00Z">
          <w:pPr>
            <w:pStyle w:val="Ttulo1"/>
          </w:pPr>
        </w:pPrChange>
      </w:pPr>
      <w:ins w:id="7111" w:author="Equipo11" w:date="2014-03-13T15:09:00Z">
        <w:r>
          <w:rPr>
            <w:lang w:val="es-ES_tradnl"/>
          </w:rPr>
          <w:fldChar w:fldCharType="begin"/>
        </w:r>
      </w:ins>
      <w:ins w:id="7112" w:author="Estudiante" w:date="2014-04-01T17:36:00Z">
        <w:r w:rsidR="001B2A73">
          <w:rPr>
            <w:lang w:val="es-ES_tradnl"/>
          </w:rPr>
          <w:instrText>HYPERLINK "C:\\Users\\Estudiante\\AppData\\Local\\Temp\\Plantillas\\Platilla de presentaciones.pptx"</w:instrText>
        </w:r>
      </w:ins>
      <w:ins w:id="7113" w:author="Equipo11" w:date="2014-03-13T15:09:00Z">
        <w:del w:id="7114" w:author="Estudiante" w:date="2014-04-01T17:36:00Z">
          <w:r w:rsidR="00DC15B6" w:rsidDel="001B2A73">
            <w:rPr>
              <w:lang w:val="es-ES_tradnl"/>
            </w:rPr>
            <w:delInstrText xml:space="preserve"> HYPERLINK "Plantillas/Platilla%20de%20presentaciones.pptx" </w:delInstrText>
          </w:r>
        </w:del>
        <w:r>
          <w:rPr>
            <w:lang w:val="es-ES_tradnl"/>
          </w:rPr>
          <w:fldChar w:fldCharType="separate"/>
        </w:r>
        <w:r w:rsidR="00B34213" w:rsidRPr="00DC15B6">
          <w:rPr>
            <w:rStyle w:val="Hipervnculo"/>
            <w:lang w:val="es-ES_tradnl"/>
          </w:rPr>
          <w:t>Plantilla de presentaciones.pptx</w:t>
        </w:r>
        <w:r>
          <w:rPr>
            <w:lang w:val="es-ES_tradnl"/>
          </w:rPr>
          <w:fldChar w:fldCharType="end"/>
        </w:r>
      </w:ins>
    </w:p>
    <w:p w:rsidR="008B38F0" w:rsidRDefault="002956A8">
      <w:pPr>
        <w:pStyle w:val="Textbody"/>
        <w:rPr>
          <w:ins w:id="7115" w:author="Sala Virtual Piso 01" w:date="2014-03-13T14:42:00Z"/>
          <w:lang w:val="es-ES_tradnl"/>
        </w:rPr>
        <w:pPrChange w:id="7116" w:author="Sala Virtual Piso 01" w:date="2014-03-13T14:35:00Z">
          <w:pPr>
            <w:pStyle w:val="Ttulo1"/>
          </w:pPr>
        </w:pPrChange>
      </w:pPr>
      <w:ins w:id="7117" w:author="Equipo11" w:date="2014-03-13T15:09:00Z">
        <w:r>
          <w:rPr>
            <w:lang w:val="es-ES_tradnl"/>
          </w:rPr>
          <w:fldChar w:fldCharType="begin"/>
        </w:r>
      </w:ins>
      <w:ins w:id="7118" w:author="Estudiante" w:date="2014-04-01T17:36:00Z">
        <w:r w:rsidR="001B2A73">
          <w:rPr>
            <w:lang w:val="es-ES_tradnl"/>
          </w:rPr>
          <w:instrText>HYPERLINK "C:\\Users\\Estudiante\\AppData\\Local\\Temp\\Plantillas\\Reporte Postmortem Desarrollado.xlsx"</w:instrText>
        </w:r>
      </w:ins>
      <w:ins w:id="7119" w:author="Equipo11" w:date="2014-03-13T15:09:00Z">
        <w:del w:id="7120" w:author="Estudiante" w:date="2014-04-01T17:36:00Z">
          <w:r w:rsidR="00DC15B6" w:rsidDel="001B2A73">
            <w:rPr>
              <w:lang w:val="es-ES_tradnl"/>
            </w:rPr>
            <w:delInstrText xml:space="preserve"> HYPERLINK "Plantillas/Reporte%20Postmortem%20Desarrollado.xlsx" </w:delInstrText>
          </w:r>
        </w:del>
        <w:r>
          <w:rPr>
            <w:lang w:val="es-ES_tradnl"/>
          </w:rPr>
          <w:fldChar w:fldCharType="separate"/>
        </w:r>
        <w:r w:rsidR="00B34213" w:rsidRPr="00DC15B6">
          <w:rPr>
            <w:rStyle w:val="Hipervnculo"/>
            <w:lang w:val="es-ES_tradnl"/>
          </w:rPr>
          <w:t>Reporte Postmortem Desarrollado.xlsx</w:t>
        </w:r>
        <w:r>
          <w:rPr>
            <w:lang w:val="es-ES_tradnl"/>
          </w:rPr>
          <w:fldChar w:fldCharType="end"/>
        </w:r>
      </w:ins>
    </w:p>
    <w:p w:rsidR="008B38F0" w:rsidRDefault="002956A8">
      <w:pPr>
        <w:pStyle w:val="Textbody"/>
        <w:rPr>
          <w:ins w:id="7121" w:author="Sala Virtual Piso 01" w:date="2014-03-13T14:42:00Z"/>
          <w:lang w:val="es-ES_tradnl"/>
        </w:rPr>
        <w:pPrChange w:id="7122" w:author="Sala Virtual Piso 01" w:date="2014-03-13T14:35:00Z">
          <w:pPr>
            <w:pStyle w:val="Ttulo1"/>
          </w:pPr>
        </w:pPrChange>
      </w:pPr>
      <w:ins w:id="7123" w:author="Equipo11" w:date="2014-03-13T15:09:00Z">
        <w:r>
          <w:rPr>
            <w:lang w:val="es-ES_tradnl"/>
          </w:rPr>
          <w:fldChar w:fldCharType="begin"/>
        </w:r>
      </w:ins>
      <w:ins w:id="7124" w:author="Estudiante" w:date="2014-04-01T17:36:00Z">
        <w:r w:rsidR="001B2A73">
          <w:rPr>
            <w:lang w:val="es-ES_tradnl"/>
          </w:rPr>
          <w:instrText>HYPERLINK "C:\\Users\\Estudiante\\AppData\\Local\\Temp\\Plantillas\\Reporte Postmortem.xlsx"</w:instrText>
        </w:r>
      </w:ins>
      <w:ins w:id="7125" w:author="Equipo11" w:date="2014-03-13T15:09:00Z">
        <w:del w:id="7126" w:author="Estudiante" w:date="2014-04-01T17:36:00Z">
          <w:r w:rsidR="00DC15B6" w:rsidDel="001B2A73">
            <w:rPr>
              <w:lang w:val="es-ES_tradnl"/>
            </w:rPr>
            <w:delInstrText xml:space="preserve"> HYPERLINK "Plantillas/Reporte%20Postmortem.xlsx" </w:delInstrText>
          </w:r>
        </w:del>
        <w:r>
          <w:rPr>
            <w:lang w:val="es-ES_tradnl"/>
          </w:rPr>
          <w:fldChar w:fldCharType="separate"/>
        </w:r>
        <w:r w:rsidR="00B34213" w:rsidRPr="00DC15B6">
          <w:rPr>
            <w:rStyle w:val="Hipervnculo"/>
            <w:lang w:val="es-ES_tradnl"/>
          </w:rPr>
          <w:t>Reporte Postmortem.xlsx</w:t>
        </w:r>
        <w:r>
          <w:rPr>
            <w:lang w:val="es-ES_tradnl"/>
          </w:rPr>
          <w:fldChar w:fldCharType="end"/>
        </w:r>
      </w:ins>
    </w:p>
    <w:p w:rsidR="008B38F0" w:rsidRDefault="002956A8">
      <w:pPr>
        <w:pStyle w:val="Textbody"/>
        <w:rPr>
          <w:ins w:id="7127" w:author="Sala Virtual Piso 01" w:date="2014-03-13T14:52:00Z"/>
          <w:lang w:val="es-ES_tradnl"/>
        </w:rPr>
        <w:pPrChange w:id="7128" w:author="Sala Virtual Piso 01" w:date="2014-03-13T14:35:00Z">
          <w:pPr>
            <w:pStyle w:val="Ttulo1"/>
          </w:pPr>
        </w:pPrChange>
      </w:pPr>
      <w:ins w:id="7129" w:author="Equipo11" w:date="2014-03-13T15:10:00Z">
        <w:r>
          <w:rPr>
            <w:lang w:val="es-ES_tradnl"/>
          </w:rPr>
          <w:fldChar w:fldCharType="begin"/>
        </w:r>
      </w:ins>
      <w:ins w:id="7130" w:author="Estudiante" w:date="2014-04-01T17:36:00Z">
        <w:r w:rsidR="001B2A73">
          <w:rPr>
            <w:lang w:val="es-ES_tradnl"/>
          </w:rPr>
          <w:instrText>HYPERLINK "C:\\Users\\Estudiante\\AppData\\Local\\Temp\\Plantillas\\Rubrica GQM.xlsx"</w:instrText>
        </w:r>
      </w:ins>
      <w:ins w:id="7131" w:author="Equipo11" w:date="2014-03-13T15:10:00Z">
        <w:del w:id="7132" w:author="Estudiante" w:date="2014-04-01T17:36:00Z">
          <w:r w:rsidR="00DC15B6" w:rsidDel="001B2A73">
            <w:rPr>
              <w:lang w:val="es-ES_tradnl"/>
            </w:rPr>
            <w:delInstrText xml:space="preserve"> HYPERLINK "Plantillas/Rubrica%20GQM.xlsx" </w:delInstrText>
          </w:r>
        </w:del>
        <w:r>
          <w:rPr>
            <w:lang w:val="es-ES_tradnl"/>
          </w:rPr>
          <w:fldChar w:fldCharType="separate"/>
        </w:r>
        <w:r w:rsidR="00B34213" w:rsidRPr="00DC15B6">
          <w:rPr>
            <w:rStyle w:val="Hipervnculo"/>
            <w:lang w:val="es-ES_tradnl"/>
          </w:rPr>
          <w:t>Rubrica GQM.xlsx</w:t>
        </w:r>
        <w:r>
          <w:rPr>
            <w:lang w:val="es-ES_tradnl"/>
          </w:rPr>
          <w:fldChar w:fldCharType="end"/>
        </w:r>
      </w:ins>
    </w:p>
    <w:p w:rsidR="008B38F0" w:rsidRDefault="002956A8">
      <w:pPr>
        <w:pStyle w:val="Textbody"/>
        <w:rPr>
          <w:lang w:val="es-ES_tradnl"/>
          <w:rPrChange w:id="7133" w:author="Sala Virtual Piso 01" w:date="2014-03-13T14:35:00Z">
            <w:rPr>
              <w:rFonts w:ascii="Arial" w:hAnsi="Arial" w:cs="Arial"/>
              <w:lang w:val="es-ES_tradnl"/>
            </w:rPr>
          </w:rPrChange>
        </w:rPr>
        <w:pPrChange w:id="7134" w:author="Sala Virtual Piso 01" w:date="2014-03-13T14:35:00Z">
          <w:pPr>
            <w:pStyle w:val="Ttulo1"/>
          </w:pPr>
        </w:pPrChange>
      </w:pPr>
      <w:ins w:id="7135" w:author="Equipo11" w:date="2014-03-13T15:10:00Z">
        <w:r>
          <w:rPr>
            <w:lang w:val="es-ES_tradnl"/>
          </w:rPr>
          <w:fldChar w:fldCharType="begin"/>
        </w:r>
      </w:ins>
      <w:ins w:id="7136" w:author="Estudiante" w:date="2014-04-01T17:36:00Z">
        <w:r w:rsidR="001B2A73">
          <w:rPr>
            <w:lang w:val="es-ES_tradnl"/>
          </w:rPr>
          <w:instrText>HYPERLINK "C:\\Users\\Estudiante\\AppData\\Local\\Temp\\Plantillas\\Task slips.xlsx"</w:instrText>
        </w:r>
      </w:ins>
      <w:ins w:id="7137" w:author="Equipo11" w:date="2014-03-13T15:10:00Z">
        <w:del w:id="7138" w:author="Estudiante" w:date="2014-04-01T17:36:00Z">
          <w:r w:rsidR="00DC15B6" w:rsidDel="001B2A73">
            <w:rPr>
              <w:lang w:val="es-ES_tradnl"/>
            </w:rPr>
            <w:delInstrText xml:space="preserve"> HYPERLINK "Plantillas/Task%20slips.xlsx" </w:delInstrText>
          </w:r>
        </w:del>
        <w:r>
          <w:rPr>
            <w:lang w:val="es-ES_tradnl"/>
          </w:rPr>
          <w:fldChar w:fldCharType="separate"/>
        </w:r>
        <w:r w:rsidR="00F7031B" w:rsidRPr="00DC15B6">
          <w:rPr>
            <w:rStyle w:val="Hipervnculo"/>
            <w:lang w:val="es-ES_tradnl"/>
          </w:rPr>
          <w:t>Task slips.xlsx</w:t>
        </w:r>
        <w:r>
          <w:rPr>
            <w:lang w:val="es-ES_tradnl"/>
          </w:rPr>
          <w:fldChar w:fldCharType="end"/>
        </w:r>
      </w:ins>
    </w:p>
    <w:p w:rsidR="00380229" w:rsidDel="00707518" w:rsidRDefault="005B51FA">
      <w:pPr>
        <w:rPr>
          <w:del w:id="7139" w:author="Sergio" w:date="2014-03-12T19:38:00Z"/>
          <w:rFonts w:ascii="Arial" w:hAnsi="Arial" w:cs="Arial"/>
          <w:lang w:val="es-ES_tradnl"/>
        </w:rPr>
      </w:pPr>
      <w:del w:id="7140" w:author="Sergio" w:date="2014-03-12T19:38:00Z">
        <w:r w:rsidRPr="0007042C" w:rsidDel="00707518">
          <w:rPr>
            <w:rFonts w:ascii="Arial" w:hAnsi="Arial" w:cs="Arial"/>
            <w:color w:val="000090"/>
            <w:lang w:val="es-ES_tradnl"/>
          </w:rPr>
          <w:delText>Agregue aquí cualquier información adicional relevante para el proyecto que no quepa en las secciones previas.</w:delText>
        </w:r>
        <w:bookmarkStart w:id="7141" w:name="_Toc382436092"/>
        <w:bookmarkStart w:id="7142" w:name="_Toc382447390"/>
        <w:bookmarkStart w:id="7143" w:name="_Toc382447932"/>
        <w:bookmarkStart w:id="7144" w:name="_Toc382448359"/>
        <w:bookmarkStart w:id="7145" w:name="_Toc382448565"/>
        <w:bookmarkStart w:id="7146" w:name="_Toc382448694"/>
        <w:bookmarkStart w:id="7147" w:name="_Toc382448821"/>
        <w:bookmarkStart w:id="7148" w:name="_Toc382448947"/>
        <w:bookmarkStart w:id="7149" w:name="_Toc382449073"/>
        <w:bookmarkStart w:id="7150" w:name="_Toc382449171"/>
        <w:bookmarkEnd w:id="7141"/>
        <w:bookmarkEnd w:id="7142"/>
        <w:bookmarkEnd w:id="7143"/>
        <w:bookmarkEnd w:id="7144"/>
        <w:bookmarkEnd w:id="7145"/>
        <w:bookmarkEnd w:id="7146"/>
        <w:bookmarkEnd w:id="7147"/>
        <w:bookmarkEnd w:id="7148"/>
        <w:bookmarkEnd w:id="7149"/>
        <w:bookmarkEnd w:id="7150"/>
      </w:del>
    </w:p>
    <w:p w:rsidR="00380229" w:rsidDel="00707518" w:rsidRDefault="005B51FA">
      <w:pPr>
        <w:rPr>
          <w:del w:id="7151" w:author="Sergio" w:date="2014-03-12T19:38:00Z"/>
          <w:rFonts w:ascii="Arial" w:hAnsi="Arial" w:cs="Arial"/>
          <w:lang w:val="es-ES_tradnl"/>
        </w:rPr>
      </w:pPr>
      <w:del w:id="7152" w:author="Sergio" w:date="2014-03-12T19:38:00Z">
        <w:r w:rsidRPr="0007042C" w:rsidDel="00707518">
          <w:rPr>
            <w:rFonts w:ascii="Arial" w:hAnsi="Arial" w:cs="Arial"/>
            <w:color w:val="000090"/>
            <w:lang w:val="es-ES_tradnl"/>
          </w:rPr>
          <w:delText xml:space="preserve">Es importante tener en cuenta que hasta antes de esta sección, el documento debe ser </w:delText>
        </w:r>
        <w:r w:rsidRPr="0007042C" w:rsidDel="00707518">
          <w:rPr>
            <w:rFonts w:ascii="Arial" w:hAnsi="Arial" w:cs="Arial"/>
            <w:b/>
            <w:color w:val="000090"/>
            <w:lang w:val="es-ES_tradnl"/>
          </w:rPr>
          <w:delText>autocontenido</w:delText>
        </w:r>
        <w:r w:rsidRPr="0007042C" w:rsidDel="00707518">
          <w:rPr>
            <w:rFonts w:ascii="Arial" w:hAnsi="Arial" w:cs="Arial"/>
            <w:color w:val="000090"/>
            <w:lang w:val="es-ES_tradnl"/>
          </w:rPr>
          <w:delText>, es decir, el lector no debe necesitar leer ningún documento adicional o archivo externo para entender el proyecto. La información que se coloque aquí es simplemente un complemento, en caso que el lector requiriera más detalles sobre algún tema.</w:delText>
        </w:r>
        <w:bookmarkStart w:id="7153" w:name="_Toc382436093"/>
        <w:bookmarkStart w:id="7154" w:name="_Toc382447391"/>
        <w:bookmarkStart w:id="7155" w:name="_Toc382447933"/>
        <w:bookmarkStart w:id="7156" w:name="_Toc382448360"/>
        <w:bookmarkStart w:id="7157" w:name="_Toc382448566"/>
        <w:bookmarkStart w:id="7158" w:name="_Toc382448695"/>
        <w:bookmarkStart w:id="7159" w:name="_Toc382448822"/>
        <w:bookmarkStart w:id="7160" w:name="_Toc382448948"/>
        <w:bookmarkStart w:id="7161" w:name="_Toc382449074"/>
        <w:bookmarkStart w:id="7162" w:name="_Toc382449172"/>
        <w:bookmarkEnd w:id="7153"/>
        <w:bookmarkEnd w:id="7154"/>
        <w:bookmarkEnd w:id="7155"/>
        <w:bookmarkEnd w:id="7156"/>
        <w:bookmarkEnd w:id="7157"/>
        <w:bookmarkEnd w:id="7158"/>
        <w:bookmarkEnd w:id="7159"/>
        <w:bookmarkEnd w:id="7160"/>
        <w:bookmarkEnd w:id="7161"/>
        <w:bookmarkEnd w:id="7162"/>
      </w:del>
    </w:p>
    <w:p w:rsidR="00380229" w:rsidDel="00707518" w:rsidRDefault="005B51FA">
      <w:pPr>
        <w:rPr>
          <w:del w:id="7163" w:author="Sergio" w:date="2014-03-12T19:38:00Z"/>
          <w:rFonts w:ascii="Arial" w:hAnsi="Arial" w:cs="Arial"/>
          <w:lang w:val="es-ES_tradnl"/>
        </w:rPr>
      </w:pPr>
      <w:del w:id="7164" w:author="Sergio" w:date="2014-03-12T19:38:00Z">
        <w:r w:rsidRPr="0007042C" w:rsidDel="00707518">
          <w:rPr>
            <w:rFonts w:ascii="Arial" w:hAnsi="Arial" w:cs="Arial"/>
            <w:b/>
            <w:color w:val="000090"/>
            <w:lang w:val="es-ES_tradnl"/>
          </w:rPr>
          <w:delText xml:space="preserve">Cartas </w:delText>
        </w:r>
        <w:r w:rsidR="00DA1BFE" w:rsidRPr="0007042C" w:rsidDel="00707518">
          <w:rPr>
            <w:rFonts w:ascii="Arial" w:hAnsi="Arial" w:cs="Arial"/>
            <w:b/>
            <w:color w:val="000090"/>
            <w:lang w:val="es-ES_tradnl"/>
          </w:rPr>
          <w:delText>Gantt</w:delText>
        </w:r>
        <w:r w:rsidRPr="0007042C" w:rsidDel="00707518">
          <w:rPr>
            <w:rFonts w:ascii="Arial" w:hAnsi="Arial" w:cs="Arial"/>
            <w:b/>
            <w:color w:val="000090"/>
            <w:lang w:val="es-ES_tradnl"/>
          </w:rPr>
          <w:delText>, diagramas y otros elementos similares no deben ir en esta sección, sino en el lugar que se indique dentro del documento</w:delText>
        </w:r>
        <w:bookmarkStart w:id="7165" w:name="_Toc382436094"/>
        <w:bookmarkStart w:id="7166" w:name="_Toc382447392"/>
        <w:bookmarkStart w:id="7167" w:name="_Toc382447934"/>
        <w:bookmarkStart w:id="7168" w:name="_Toc382448361"/>
        <w:bookmarkStart w:id="7169" w:name="_Toc382448567"/>
        <w:bookmarkStart w:id="7170" w:name="_Toc382448696"/>
        <w:bookmarkStart w:id="7171" w:name="_Toc382448823"/>
        <w:bookmarkStart w:id="7172" w:name="_Toc382448949"/>
        <w:bookmarkStart w:id="7173" w:name="_Toc382449075"/>
        <w:bookmarkStart w:id="7174" w:name="_Toc382449173"/>
        <w:bookmarkEnd w:id="7165"/>
        <w:bookmarkEnd w:id="7166"/>
        <w:bookmarkEnd w:id="7167"/>
        <w:bookmarkEnd w:id="7168"/>
        <w:bookmarkEnd w:id="7169"/>
        <w:bookmarkEnd w:id="7170"/>
        <w:bookmarkEnd w:id="7171"/>
        <w:bookmarkEnd w:id="7172"/>
        <w:bookmarkEnd w:id="7173"/>
        <w:bookmarkEnd w:id="7174"/>
      </w:del>
    </w:p>
    <w:p w:rsidR="00380229" w:rsidDel="008665E3" w:rsidRDefault="00380229">
      <w:pPr>
        <w:rPr>
          <w:del w:id="7175" w:author="Familia Valderrama A" w:date="2014-03-12T23:36:00Z"/>
          <w:rFonts w:ascii="Arial" w:hAnsi="Arial" w:cs="Arial"/>
          <w:lang w:val="es-ES_tradnl"/>
        </w:rPr>
      </w:pPr>
      <w:bookmarkStart w:id="7176" w:name="_Toc382436095"/>
      <w:bookmarkStart w:id="7177" w:name="_Toc382447393"/>
      <w:bookmarkStart w:id="7178" w:name="_Toc382447935"/>
      <w:bookmarkStart w:id="7179" w:name="_Toc382448362"/>
      <w:bookmarkStart w:id="7180" w:name="_Toc382448568"/>
      <w:bookmarkStart w:id="7181" w:name="_Toc382448697"/>
      <w:bookmarkStart w:id="7182" w:name="_Toc382448824"/>
      <w:bookmarkStart w:id="7183" w:name="_Toc382448950"/>
      <w:bookmarkStart w:id="7184" w:name="_Toc382449076"/>
      <w:bookmarkStart w:id="7185" w:name="_Toc382449174"/>
      <w:bookmarkEnd w:id="7176"/>
      <w:bookmarkEnd w:id="7177"/>
      <w:bookmarkEnd w:id="7178"/>
      <w:bookmarkEnd w:id="7179"/>
      <w:bookmarkEnd w:id="7180"/>
      <w:bookmarkEnd w:id="7181"/>
      <w:bookmarkEnd w:id="7182"/>
      <w:bookmarkEnd w:id="7183"/>
      <w:bookmarkEnd w:id="7184"/>
      <w:bookmarkEnd w:id="7185"/>
    </w:p>
    <w:bookmarkStart w:id="7186" w:name="_Toc384230559" w:displacedByCustomXml="next"/>
    <w:sdt>
      <w:sdtPr>
        <w:rPr>
          <w:rFonts w:ascii="Arial" w:hAnsi="Arial" w:cs="Arial"/>
          <w:b w:val="0"/>
          <w:bCs w:val="0"/>
          <w:sz w:val="22"/>
          <w:szCs w:val="22"/>
        </w:rPr>
        <w:id w:val="115422178"/>
        <w:docPartObj>
          <w:docPartGallery w:val="Bibliographies"/>
          <w:docPartUnique/>
        </w:docPartObj>
      </w:sdtPr>
      <w:sdtEndPr>
        <w:rPr>
          <w:sz w:val="24"/>
        </w:rPr>
      </w:sdtEndPr>
      <w:sdtContent>
        <w:p w:rsidR="00380229" w:rsidRDefault="001F5A62">
          <w:pPr>
            <w:pStyle w:val="Ttulo1"/>
            <w:rPr>
              <w:rFonts w:ascii="Arial" w:hAnsi="Arial" w:cs="Arial"/>
            </w:rPr>
          </w:pPr>
          <w:r w:rsidRPr="0007042C">
            <w:rPr>
              <w:rFonts w:ascii="Arial" w:hAnsi="Arial" w:cs="Arial"/>
            </w:rPr>
            <w:t>Referencias</w:t>
          </w:r>
          <w:bookmarkEnd w:id="7186"/>
        </w:p>
        <w:sdt>
          <w:sdtPr>
            <w:rPr>
              <w:rFonts w:ascii="Arial" w:hAnsi="Arial" w:cs="Arial"/>
            </w:rPr>
            <w:id w:val="111145805"/>
            <w:bibliography/>
          </w:sdtPr>
          <w:sdtContent>
            <w:p w:rsidR="000F5A96" w:rsidRDefault="002956A8">
              <w:pPr>
                <w:rPr>
                  <w:rFonts w:ascii="Arial" w:eastAsiaTheme="minorEastAsia" w:hAnsi="Arial" w:cstheme="minorBidi"/>
                  <w:noProof/>
                  <w:lang w:val="es-ES_tradnl" w:eastAsia="es-ES_tradnl"/>
                </w:rPr>
              </w:pPr>
              <w:r w:rsidRPr="0007042C">
                <w:rPr>
                  <w:rFonts w:ascii="Arial" w:hAnsi="Arial" w:cs="Arial"/>
                </w:rPr>
                <w:fldChar w:fldCharType="begin"/>
              </w:r>
              <w:r w:rsidR="001F5A62" w:rsidRPr="0007042C">
                <w:rPr>
                  <w:rFonts w:ascii="Arial" w:hAnsi="Arial" w:cs="Arial"/>
                </w:rPr>
                <w:instrText xml:space="preserve"> BIBLIOGRAPHY </w:instrText>
              </w:r>
              <w:r w:rsidRPr="0007042C">
                <w:rPr>
                  <w:rFonts w:ascii="Arial" w:hAnsi="Arial" w:cs="Arial"/>
                </w:rPr>
                <w:fldChar w:fldCharType="separate"/>
              </w:r>
            </w:p>
            <w:tbl>
              <w:tblPr>
                <w:tblW w:w="5000" w:type="pct"/>
                <w:tblCellSpacing w:w="15" w:type="dxa"/>
                <w:tblCellMar>
                  <w:top w:w="15" w:type="dxa"/>
                  <w:left w:w="15" w:type="dxa"/>
                  <w:bottom w:w="15" w:type="dxa"/>
                  <w:right w:w="15" w:type="dxa"/>
                </w:tblCellMar>
                <w:tblLook w:val="04A0"/>
              </w:tblPr>
              <w:tblGrid>
                <w:gridCol w:w="243"/>
                <w:gridCol w:w="8351"/>
              </w:tblGrid>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 </w:t>
                    </w:r>
                  </w:p>
                </w:tc>
                <w:tc>
                  <w:tcPr>
                    <w:tcW w:w="0" w:type="auto"/>
                    <w:hideMark/>
                  </w:tcPr>
                  <w:p w:rsidR="000F5A96" w:rsidRDefault="000F5A96">
                    <w:pPr>
                      <w:pStyle w:val="Bibliografa"/>
                      <w:rPr>
                        <w:rFonts w:eastAsiaTheme="minorEastAsia"/>
                        <w:noProof/>
                        <w:lang w:val="es-ES"/>
                      </w:rPr>
                    </w:pPr>
                    <w:r>
                      <w:rPr>
                        <w:noProof/>
                        <w:lang w:val="es-ES"/>
                      </w:rPr>
                      <w:t>I. Hasbro, «Guess Who?». Estados Unidos Patente 76370660, 3 12 2002.</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 </w:t>
                    </w:r>
                  </w:p>
                </w:tc>
                <w:tc>
                  <w:tcPr>
                    <w:tcW w:w="0" w:type="auto"/>
                    <w:hideMark/>
                  </w:tcPr>
                  <w:p w:rsidR="000F5A96" w:rsidRDefault="000F5A96">
                    <w:pPr>
                      <w:pStyle w:val="Bibliografa"/>
                      <w:rPr>
                        <w:rFonts w:eastAsiaTheme="minorEastAsia"/>
                        <w:noProof/>
                        <w:lang w:val="es-ES"/>
                      </w:rPr>
                    </w:pPr>
                    <w:r>
                      <w:rPr>
                        <w:noProof/>
                        <w:lang w:val="es-ES"/>
                      </w:rPr>
                      <w:t xml:space="preserve">M. Torres, «Uvirtual,» 21 01 2014. [En línea]. </w:t>
                    </w:r>
                    <w:r w:rsidR="002956A8" w:rsidRPr="002956A8">
                      <w:rPr>
                        <w:noProof/>
                        <w:lang w:val="en-US"/>
                        <w:rPrChange w:id="7187" w:author="Sergio" w:date="2014-04-18T14:52:00Z">
                          <w:rPr>
                            <w:rFonts w:ascii="Cambria" w:eastAsia="DejaVu Sans" w:hAnsi="Cambria" w:cs="Calibri"/>
                            <w:b/>
                            <w:bCs/>
                            <w:noProof/>
                            <w:sz w:val="28"/>
                            <w:szCs w:val="28"/>
                            <w:lang w:val="es-ES"/>
                          </w:rPr>
                        </w:rPrChange>
                      </w:rPr>
                      <w:t xml:space="preserve">Available: http://uvirtual.javeriana.edu.co/webapps/portal/frameset.jsp?tab_tab_group_id=_2_1&amp;url=%2Fwebapps%2Fblackboard%2Fexecute%2Flauncher%3Ftype%3DCourse%26id%3D_3122_1%26url%3D. </w:t>
                    </w:r>
                    <w:r>
                      <w:rPr>
                        <w:noProof/>
                        <w:lang w:val="es-ES"/>
                      </w:rPr>
                      <w:t>[Último acceso: 08 03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 </w:t>
                    </w:r>
                  </w:p>
                </w:tc>
                <w:tc>
                  <w:tcPr>
                    <w:tcW w:w="0" w:type="auto"/>
                    <w:hideMark/>
                  </w:tcPr>
                  <w:p w:rsidR="000F5A96" w:rsidRDefault="000F5A96">
                    <w:pPr>
                      <w:pStyle w:val="Bibliografa"/>
                      <w:rPr>
                        <w:rFonts w:eastAsiaTheme="minorEastAsia"/>
                        <w:noProof/>
                        <w:lang w:val="es-ES"/>
                      </w:rPr>
                    </w:pPr>
                    <w:r>
                      <w:rPr>
                        <w:noProof/>
                        <w:lang w:val="es-ES"/>
                      </w:rPr>
                      <w:t xml:space="preserve">IEEE, Estandar Internacional IEEE 16326, 2009.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 </w:t>
                    </w:r>
                  </w:p>
                </w:tc>
                <w:tc>
                  <w:tcPr>
                    <w:tcW w:w="0" w:type="auto"/>
                    <w:hideMark/>
                  </w:tcPr>
                  <w:p w:rsidR="000F5A96" w:rsidRDefault="000F5A96">
                    <w:pPr>
                      <w:pStyle w:val="Bibliografa"/>
                      <w:rPr>
                        <w:rFonts w:eastAsiaTheme="minorEastAsia"/>
                        <w:noProof/>
                        <w:lang w:val="es-ES"/>
                      </w:rPr>
                    </w:pPr>
                    <w:r>
                      <w:rPr>
                        <w:noProof/>
                        <w:lang w:val="es-ES"/>
                      </w:rPr>
                      <w:t>«Wikipedia,» 8 3 2013. [En línea]. Available: http://es.wikipedia.org/wiki/Personal_Software_Process. [Último acceso: 7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[5] </w:t>
                    </w:r>
                  </w:p>
                </w:tc>
                <w:tc>
                  <w:tcPr>
                    <w:tcW w:w="0" w:type="auto"/>
                    <w:hideMark/>
                  </w:tcPr>
                  <w:p w:rsidR="000F5A96" w:rsidRDefault="000F5A96">
                    <w:pPr>
                      <w:pStyle w:val="Bibliografa"/>
                      <w:rPr>
                        <w:rFonts w:eastAsiaTheme="minorEastAsia"/>
                        <w:noProof/>
                        <w:lang w:val="es-ES"/>
                      </w:rPr>
                    </w:pPr>
                    <w:r>
                      <w:rPr>
                        <w:noProof/>
                        <w:lang w:val="es-ES"/>
                      </w:rPr>
                      <w:t xml:space="preserve">R. S. Pressman, Ingeniería Del Software un enfoque práctico, sexta ed., P. E. R. Vázquez, Ed., McGraw-Hill Interamericana, 2005.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[6] </w:t>
                    </w:r>
                  </w:p>
                </w:tc>
                <w:tc>
                  <w:tcPr>
                    <w:tcW w:w="0" w:type="auto"/>
                    <w:hideMark/>
                  </w:tcPr>
                  <w:p w:rsidR="000F5A96" w:rsidRDefault="000F5A96">
                    <w:pPr>
                      <w:pStyle w:val="Bibliografa"/>
                      <w:rPr>
                        <w:rFonts w:eastAsiaTheme="minorEastAsia"/>
                        <w:noProof/>
                        <w:lang w:val="es-ES"/>
                      </w:rPr>
                    </w:pPr>
                    <w:r>
                      <w:rPr>
                        <w:noProof/>
                        <w:lang w:val="es-ES"/>
                      </w:rPr>
                      <w:t xml:space="preserve">INTECO, Ingeniería del Software: Metodologias y ciclos de vida, Primera ed., 2009.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[7] </w:t>
                    </w:r>
                  </w:p>
                </w:tc>
                <w:tc>
                  <w:tcPr>
                    <w:tcW w:w="0" w:type="auto"/>
                    <w:hideMark/>
                  </w:tcPr>
                  <w:p w:rsidR="000F5A96" w:rsidRDefault="000F5A96">
                    <w:pPr>
                      <w:pStyle w:val="Bibliografa"/>
                      <w:rPr>
                        <w:rFonts w:eastAsiaTheme="minorEastAsia"/>
                        <w:noProof/>
                        <w:lang w:val="es-ES"/>
                      </w:rPr>
                    </w:pPr>
                    <w:r>
                      <w:rPr>
                        <w:noProof/>
                        <w:lang w:val="es-ES"/>
                      </w:rPr>
                      <w:t>O. A. C, «UGRM - Diplomado 2012 - Gerencia deproyectos de desarrollo de Software,» 23 Octubre 2013. [En línea]. Available: http://oscararuquipacolque.blogspot.com/.</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[8] </w:t>
                    </w:r>
                  </w:p>
                </w:tc>
                <w:tc>
                  <w:tcPr>
                    <w:tcW w:w="0" w:type="auto"/>
                    <w:hideMark/>
                  </w:tcPr>
                  <w:p w:rsidR="000F5A96" w:rsidRDefault="000F5A96">
                    <w:pPr>
                      <w:pStyle w:val="Bibliografa"/>
                      <w:rPr>
                        <w:rFonts w:eastAsiaTheme="minorEastAsia"/>
                        <w:noProof/>
                        <w:lang w:val="es-ES"/>
                      </w:rPr>
                    </w:pPr>
                    <w:r>
                      <w:rPr>
                        <w:noProof/>
                        <w:lang w:val="es-ES"/>
                      </w:rPr>
                      <w:t>D. Wells, «Extreme Programming,» [En línea]. Available: http://www.extremeprogramming.org/. [Último acceso: 28 Febrero 2014].</w:t>
                    </w:r>
                  </w:p>
                </w:tc>
              </w:tr>
              <w:tr w:rsidR="000F5A96" w:rsidRPr="008B38F0">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[9] </w:t>
                    </w:r>
                  </w:p>
                </w:tc>
                <w:tc>
                  <w:tcPr>
                    <w:tcW w:w="0" w:type="auto"/>
                    <w:hideMark/>
                  </w:tcPr>
                  <w:p w:rsidR="000F5A96" w:rsidRPr="000F5A96" w:rsidRDefault="000F5A96">
                    <w:pPr>
                      <w:pStyle w:val="Bibliografa"/>
                      <w:rPr>
                        <w:rFonts w:eastAsiaTheme="minorEastAsia"/>
                        <w:noProof/>
                        <w:lang w:val="en-US"/>
                        <w:rPrChange w:id="7188" w:author="Sergio" w:date="2014-04-18T14:52:00Z">
                          <w:rPr>
                            <w:rFonts w:eastAsiaTheme="minorEastAsia"/>
                            <w:noProof/>
                            <w:lang w:val="es-ES"/>
                          </w:rPr>
                        </w:rPrChange>
                      </w:rPr>
                    </w:pPr>
                    <w:r>
                      <w:rPr>
                        <w:noProof/>
                        <w:lang w:val="es-ES"/>
                      </w:rPr>
                      <w:t xml:space="preserve">W. Hutagalung, «Extreme Programing,» [En línea]. </w:t>
                    </w:r>
                    <w:r w:rsidR="002956A8" w:rsidRPr="002956A8">
                      <w:rPr>
                        <w:noProof/>
                        <w:lang w:val="en-US"/>
                        <w:rPrChange w:id="7189" w:author="Sergio" w:date="2014-04-18T14:52:00Z">
                          <w:rPr>
                            <w:rFonts w:ascii="Cambria" w:eastAsia="DejaVu Sans" w:hAnsi="Cambria" w:cs="Calibri"/>
                            <w:b/>
                            <w:bCs/>
                            <w:noProof/>
                            <w:sz w:val="28"/>
                            <w:szCs w:val="28"/>
                            <w:lang w:val="es-ES"/>
                          </w:rPr>
                        </w:rPrChange>
                      </w:rPr>
                      <w:t>Available: http://www.umsl.edu/~sauterv/analysis/f06Papers/Hutagalung/#xp.</w:t>
                    </w:r>
                  </w:p>
                </w:tc>
              </w:tr>
              <w:tr w:rsidR="000F5A96" w:rsidRPr="008B38F0">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[10] </w:t>
                    </w:r>
                  </w:p>
                </w:tc>
                <w:tc>
                  <w:tcPr>
                    <w:tcW w:w="0" w:type="auto"/>
                    <w:hideMark/>
                  </w:tcPr>
                  <w:p w:rsidR="000F5A96" w:rsidRPr="000F5A96" w:rsidRDefault="000F5A96">
                    <w:pPr>
                      <w:pStyle w:val="Bibliografa"/>
                      <w:rPr>
                        <w:rFonts w:eastAsiaTheme="minorEastAsia"/>
                        <w:noProof/>
                        <w:lang w:val="en-US"/>
                        <w:rPrChange w:id="7190" w:author="Sergio" w:date="2014-04-18T14:52:00Z">
                          <w:rPr>
                            <w:rFonts w:eastAsiaTheme="minorEastAsia"/>
                            <w:noProof/>
                            <w:lang w:val="es-ES"/>
                          </w:rPr>
                        </w:rPrChange>
                      </w:rPr>
                    </w:pPr>
                    <w:r>
                      <w:rPr>
                        <w:noProof/>
                        <w:lang w:val="es-ES"/>
                      </w:rPr>
                      <w:t xml:space="preserve">F. M. y. S. Martel, «Citeexerx,» [En línea]. </w:t>
                    </w:r>
                    <w:r w:rsidR="002956A8" w:rsidRPr="002956A8">
                      <w:rPr>
                        <w:noProof/>
                        <w:lang w:val="en-US"/>
                        <w:rPrChange w:id="7191" w:author="Sergio" w:date="2014-04-18T14:52:00Z">
                          <w:rPr>
                            <w:rFonts w:ascii="Cambria" w:eastAsia="DejaVu Sans" w:hAnsi="Cambria" w:cs="Calibri"/>
                            <w:b/>
                            <w:bCs/>
                            <w:noProof/>
                            <w:sz w:val="28"/>
                            <w:szCs w:val="28"/>
                            <w:lang w:val="es-ES"/>
                          </w:rPr>
                        </w:rPrChange>
                      </w:rPr>
                      <w:t>Available: http://citeseerx.ist.psu.edu/viewdoc/download;jsessionid=0910357507A1BA4323528541A72989E3?doi=10.1.1.19.4281&amp;rep=rep1&amp;type=pdf.</w:t>
                    </w:r>
                  </w:p>
                </w:tc>
              </w:tr>
              <w:tr w:rsidR="000F5A96" w:rsidRPr="008B38F0">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[11] </w:t>
                    </w:r>
                  </w:p>
                </w:tc>
                <w:tc>
                  <w:tcPr>
                    <w:tcW w:w="0" w:type="auto"/>
                    <w:hideMark/>
                  </w:tcPr>
                  <w:p w:rsidR="000F5A96" w:rsidRPr="000F5A96" w:rsidRDefault="002956A8">
                    <w:pPr>
                      <w:pStyle w:val="Bibliografa"/>
                      <w:rPr>
                        <w:rFonts w:eastAsiaTheme="minorEastAsia"/>
                        <w:noProof/>
                        <w:lang w:val="en-US"/>
                        <w:rPrChange w:id="7192" w:author="Sergio" w:date="2014-04-18T14:52:00Z">
                          <w:rPr>
                            <w:rFonts w:eastAsiaTheme="minorEastAsia"/>
                            <w:noProof/>
                            <w:lang w:val="es-ES"/>
                          </w:rPr>
                        </w:rPrChange>
                      </w:rPr>
                    </w:pPr>
                    <w:r w:rsidRPr="002956A8">
                      <w:rPr>
                        <w:noProof/>
                        <w:lang w:val="en-US"/>
                        <w:rPrChange w:id="7193" w:author="Sergio" w:date="2014-04-18T14:52:00Z">
                          <w:rPr>
                            <w:rFonts w:ascii="Cambria" w:eastAsia="DejaVu Sans" w:hAnsi="Cambria" w:cs="Calibri"/>
                            <w:b/>
                            <w:bCs/>
                            <w:noProof/>
                            <w:sz w:val="28"/>
                            <w:szCs w:val="28"/>
                            <w:lang w:val="es-ES"/>
                          </w:rPr>
                        </w:rPrChange>
                      </w:rPr>
                      <w:t xml:space="preserve">C. Faulkner, «Software design &amp; Modeling languages,» de </w:t>
                    </w:r>
                    <w:r w:rsidRPr="002956A8">
                      <w:rPr>
                        <w:i/>
                        <w:iCs/>
                        <w:noProof/>
                        <w:lang w:val="en-US"/>
                        <w:rPrChange w:id="7194" w:author="Sergio" w:date="2014-04-18T14:52:00Z">
                          <w:rPr>
                            <w:rFonts w:ascii="Cambria" w:eastAsia="DejaVu Sans" w:hAnsi="Cambria" w:cs="Calibri"/>
                            <w:b/>
                            <w:bCs/>
                            <w:i/>
                            <w:iCs/>
                            <w:noProof/>
                            <w:sz w:val="28"/>
                            <w:szCs w:val="28"/>
                            <w:lang w:val="es-ES"/>
                          </w:rPr>
                        </w:rPrChange>
                      </w:rPr>
                      <w:t>Software Engineering</w:t>
                    </w:r>
                    <w:r w:rsidRPr="002956A8">
                      <w:rPr>
                        <w:noProof/>
                        <w:lang w:val="en-US"/>
                        <w:rPrChange w:id="7195" w:author="Sergio" w:date="2014-04-18T14:52:00Z">
                          <w:rPr>
                            <w:rFonts w:ascii="Cambria" w:eastAsia="DejaVu Sans" w:hAnsi="Cambria" w:cs="Calibri"/>
                            <w:b/>
                            <w:bCs/>
                            <w:noProof/>
                            <w:sz w:val="28"/>
                            <w:szCs w:val="28"/>
                            <w:lang w:val="es-ES"/>
                          </w:rPr>
                        </w:rPrChange>
                      </w:rPr>
                      <w:t>, Global Media, 2009, pp. 91-94.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[12] </w:t>
                    </w:r>
                  </w:p>
                </w:tc>
                <w:tc>
                  <w:tcPr>
                    <w:tcW w:w="0" w:type="auto"/>
                    <w:hideMark/>
                  </w:tcPr>
                  <w:p w:rsidR="000F5A96" w:rsidRDefault="000F5A96">
                    <w:pPr>
                      <w:pStyle w:val="Bibliografa"/>
                      <w:rPr>
                        <w:rFonts w:eastAsiaTheme="minorEastAsia"/>
                        <w:noProof/>
                        <w:lang w:val="es-ES"/>
                      </w:rPr>
                    </w:pPr>
                    <w:r>
                      <w:rPr>
                        <w:noProof/>
                        <w:lang w:val="es-ES"/>
                      </w:rPr>
                      <w:t>J. Turgeon, «Carnegie Mellon Univerisity,» [En línea]. Available: https://resources.sei.cmu.edu/asset_files/Presentation/2011_017_001_24111.pdf. [Último acceso: 3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[13] </w:t>
                    </w:r>
                  </w:p>
                </w:tc>
                <w:tc>
                  <w:tcPr>
                    <w:tcW w:w="0" w:type="auto"/>
                    <w:hideMark/>
                  </w:tcPr>
                  <w:p w:rsidR="000F5A96" w:rsidRDefault="000F5A96">
                    <w:pPr>
                      <w:pStyle w:val="Bibliografa"/>
                      <w:rPr>
                        <w:rFonts w:eastAsiaTheme="minorEastAsia"/>
                        <w:noProof/>
                        <w:lang w:val="es-ES"/>
                      </w:rPr>
                    </w:pPr>
                    <w:r>
                      <w:rPr>
                        <w:noProof/>
                        <w:lang w:val="es-ES"/>
                      </w:rPr>
                      <w:t>Adobe, «Adobe,» [En línea]. Available: http://www.adobe.com/la/products/photoshop.html. [Último acceso: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[14] </w:t>
                    </w:r>
                  </w:p>
                </w:tc>
                <w:tc>
                  <w:tcPr>
                    <w:tcW w:w="0" w:type="auto"/>
                    <w:hideMark/>
                  </w:tcPr>
                  <w:p w:rsidR="000F5A96" w:rsidRDefault="000F5A96">
                    <w:pPr>
                      <w:pStyle w:val="Bibliografa"/>
                      <w:rPr>
                        <w:rFonts w:eastAsiaTheme="minorEastAsia"/>
                        <w:noProof/>
                        <w:lang w:val="es-ES"/>
                      </w:rPr>
                    </w:pPr>
                    <w:r>
                      <w:rPr>
                        <w:noProof/>
                        <w:lang w:val="es-ES"/>
                      </w:rPr>
                      <w:t>«Dropbox,» [En línea]. Available: https://www.dropbox.com/tour.</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[15] </w:t>
                    </w:r>
                  </w:p>
                </w:tc>
                <w:tc>
                  <w:tcPr>
                    <w:tcW w:w="0" w:type="auto"/>
                    <w:hideMark/>
                  </w:tcPr>
                  <w:p w:rsidR="000F5A96" w:rsidRDefault="000F5A96">
                    <w:pPr>
                      <w:pStyle w:val="Bibliografa"/>
                      <w:rPr>
                        <w:rFonts w:eastAsiaTheme="minorEastAsia"/>
                        <w:noProof/>
                        <w:lang w:val="es-ES"/>
                      </w:rPr>
                    </w:pPr>
                    <w:r>
                      <w:rPr>
                        <w:noProof/>
                        <w:lang w:val="es-ES"/>
                      </w:rPr>
                      <w:t>GitHub, «GitHub,» [En línea]. Available: https://github.com/.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[16] </w:t>
                    </w:r>
                  </w:p>
                </w:tc>
                <w:tc>
                  <w:tcPr>
                    <w:tcW w:w="0" w:type="auto"/>
                    <w:hideMark/>
                  </w:tcPr>
                  <w:p w:rsidR="000F5A96" w:rsidRDefault="000F5A96">
                    <w:pPr>
                      <w:pStyle w:val="Bibliografa"/>
                      <w:rPr>
                        <w:rFonts w:eastAsiaTheme="minorEastAsia"/>
                        <w:noProof/>
                        <w:lang w:val="es-ES"/>
                      </w:rPr>
                    </w:pPr>
                    <w:r>
                      <w:rPr>
                        <w:noProof/>
                        <w:lang w:val="es-ES"/>
                      </w:rPr>
                      <w:t xml:space="preserve">W3C, «W3C HTML,» [En línea]. </w:t>
                    </w:r>
                    <w:r w:rsidR="002956A8" w:rsidRPr="002956A8">
                      <w:rPr>
                        <w:noProof/>
                        <w:lang w:val="en-US"/>
                        <w:rPrChange w:id="7196" w:author="Sergio" w:date="2014-04-18T14:52:00Z">
                          <w:rPr>
                            <w:rFonts w:ascii="Cambria" w:eastAsia="DejaVu Sans" w:hAnsi="Cambria" w:cs="Calibri"/>
                            <w:b/>
                            <w:bCs/>
                            <w:noProof/>
                            <w:sz w:val="28"/>
                            <w:szCs w:val="28"/>
                            <w:lang w:val="es-ES"/>
                          </w:rPr>
                        </w:rPrChange>
                      </w:rPr>
                      <w:t xml:space="preserve">Available: http://www.w3.org/community/webed/wiki/HTML. </w:t>
                    </w:r>
                    <w:r>
                      <w:rPr>
                        <w:noProof/>
                        <w:lang w:val="es-ES"/>
                      </w:rPr>
                      <w:t>[Último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[17] </w:t>
                    </w:r>
                  </w:p>
                </w:tc>
                <w:tc>
                  <w:tcPr>
                    <w:tcW w:w="0" w:type="auto"/>
                    <w:hideMark/>
                  </w:tcPr>
                  <w:p w:rsidR="000F5A96" w:rsidRDefault="000F5A96">
                    <w:pPr>
                      <w:pStyle w:val="Bibliografa"/>
                      <w:rPr>
                        <w:rFonts w:eastAsiaTheme="minorEastAsia"/>
                        <w:noProof/>
                        <w:lang w:val="es-ES"/>
                      </w:rPr>
                    </w:pPr>
                    <w:r>
                      <w:rPr>
                        <w:noProof/>
                        <w:lang w:val="es-ES"/>
                      </w:rPr>
                      <w:t>Brandeis University, «Library &amp; Technology Services,» [En línea]. Available: http://lts.brandeis.edu/techhelp/content/msoffice.html.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[18] </w:t>
                    </w:r>
                  </w:p>
                </w:tc>
                <w:tc>
                  <w:tcPr>
                    <w:tcW w:w="0" w:type="auto"/>
                    <w:hideMark/>
                  </w:tcPr>
                  <w:p w:rsidR="000F5A96" w:rsidRDefault="000F5A96">
                    <w:pPr>
                      <w:pStyle w:val="Bibliografa"/>
                      <w:rPr>
                        <w:rFonts w:eastAsiaTheme="minorEastAsia"/>
                        <w:noProof/>
                        <w:lang w:val="es-ES"/>
                      </w:rPr>
                    </w:pPr>
                    <w:r>
                      <w:rPr>
                        <w:noProof/>
                        <w:lang w:val="es-ES"/>
                      </w:rPr>
                      <w:t>Oracle, «NetBeans,» [En línea]. Available: https://netbeans.org/.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[19] </w:t>
                    </w:r>
                  </w:p>
                </w:tc>
                <w:tc>
                  <w:tcPr>
                    <w:tcW w:w="0" w:type="auto"/>
                    <w:hideMark/>
                  </w:tcPr>
                  <w:p w:rsidR="000F5A96" w:rsidRDefault="000F5A96">
                    <w:pPr>
                      <w:pStyle w:val="Bibliografa"/>
                      <w:rPr>
                        <w:rFonts w:eastAsiaTheme="minorEastAsia"/>
                        <w:noProof/>
                        <w:lang w:val="es-ES"/>
                      </w:rPr>
                    </w:pPr>
                    <w:r>
                      <w:rPr>
                        <w:noProof/>
                        <w:lang w:val="es-ES"/>
                      </w:rPr>
                      <w:t xml:space="preserve">N. Pascal, «Pencil,» [En línea]. </w:t>
                    </w:r>
                    <w:r w:rsidR="002956A8" w:rsidRPr="002956A8">
                      <w:rPr>
                        <w:noProof/>
                        <w:lang w:val="en-US"/>
                        <w:rPrChange w:id="7197" w:author="Sergio" w:date="2014-04-18T14:52:00Z">
                          <w:rPr>
                            <w:rFonts w:ascii="Cambria" w:eastAsia="DejaVu Sans" w:hAnsi="Cambria" w:cs="Calibri"/>
                            <w:b/>
                            <w:bCs/>
                            <w:noProof/>
                            <w:sz w:val="28"/>
                            <w:szCs w:val="28"/>
                            <w:lang w:val="es-ES"/>
                          </w:rPr>
                        </w:rPrChange>
                      </w:rPr>
                      <w:t xml:space="preserve">Available: http://www.pencil-animation.org/. </w:t>
                    </w:r>
                    <w:r>
                      <w:rPr>
                        <w:noProof/>
                        <w:lang w:val="es-ES"/>
                      </w:rPr>
                      <w:t>[Último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[20] </w:t>
                    </w:r>
                  </w:p>
                </w:tc>
                <w:tc>
                  <w:tcPr>
                    <w:tcW w:w="0" w:type="auto"/>
                    <w:hideMark/>
                  </w:tcPr>
                  <w:p w:rsidR="000F5A96" w:rsidRDefault="000F5A96">
                    <w:pPr>
                      <w:pStyle w:val="Bibliografa"/>
                      <w:rPr>
                        <w:rFonts w:eastAsiaTheme="minorEastAsia"/>
                        <w:noProof/>
                        <w:lang w:val="es-ES"/>
                      </w:rPr>
                    </w:pPr>
                    <w:r>
                      <w:rPr>
                        <w:noProof/>
                        <w:lang w:val="es-ES"/>
                      </w:rPr>
                      <w:t>«Php,» [En línea]. Available: http://www.php.net/manual/es/preface.php.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[21] </w:t>
                    </w:r>
                  </w:p>
                </w:tc>
                <w:tc>
                  <w:tcPr>
                    <w:tcW w:w="0" w:type="auto"/>
                    <w:hideMark/>
                  </w:tcPr>
                  <w:p w:rsidR="000F5A96" w:rsidRDefault="000F5A96">
                    <w:pPr>
                      <w:pStyle w:val="Bibliografa"/>
                      <w:rPr>
                        <w:rFonts w:eastAsiaTheme="minorEastAsia"/>
                        <w:noProof/>
                        <w:lang w:val="es-ES"/>
                      </w:rPr>
                    </w:pPr>
                    <w:r>
                      <w:rPr>
                        <w:noProof/>
                        <w:lang w:val="es-ES"/>
                      </w:rPr>
                      <w:t>Microsoft, «Skype,» [En línea]. Available: http://www.skype.com/es/what-is-skype/.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[22] </w:t>
                    </w:r>
                  </w:p>
                </w:tc>
                <w:tc>
                  <w:tcPr>
                    <w:tcW w:w="0" w:type="auto"/>
                    <w:hideMark/>
                  </w:tcPr>
                  <w:p w:rsidR="000F5A96" w:rsidRDefault="000F5A96">
                    <w:pPr>
                      <w:pStyle w:val="Bibliografa"/>
                      <w:rPr>
                        <w:rFonts w:eastAsiaTheme="minorEastAsia"/>
                        <w:noProof/>
                        <w:lang w:val="es-ES"/>
                      </w:rPr>
                    </w:pPr>
                    <w:r>
                      <w:rPr>
                        <w:noProof/>
                        <w:lang w:val="es-ES"/>
                      </w:rPr>
                      <w:t>Sprintometer, [En línea]. Available: http://sprintometer.com/.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[23] </w:t>
                    </w:r>
                  </w:p>
                </w:tc>
                <w:tc>
                  <w:tcPr>
                    <w:tcW w:w="0" w:type="auto"/>
                    <w:hideMark/>
                  </w:tcPr>
                  <w:p w:rsidR="000F5A96" w:rsidRDefault="000F5A96">
                    <w:pPr>
                      <w:pStyle w:val="Bibliografa"/>
                      <w:rPr>
                        <w:rFonts w:eastAsiaTheme="minorEastAsia"/>
                        <w:noProof/>
                        <w:lang w:val="es-ES"/>
                      </w:rPr>
                    </w:pPr>
                    <w:r>
                      <w:rPr>
                        <w:noProof/>
                        <w:lang w:val="es-ES"/>
                      </w:rPr>
                      <w:t>Apache Friends, «XAMPP Apache + MySQL + PHP + Perl,» [En línea]. Available: http://www.apachefriends.org/es/index.html.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[24] </w:t>
                    </w:r>
                  </w:p>
                </w:tc>
                <w:tc>
                  <w:tcPr>
                    <w:tcW w:w="0" w:type="auto"/>
                    <w:hideMark/>
                  </w:tcPr>
                  <w:p w:rsidR="000F5A96" w:rsidRDefault="000F5A96">
                    <w:pPr>
                      <w:pStyle w:val="Bibliografa"/>
                      <w:rPr>
                        <w:rFonts w:eastAsiaTheme="minorEastAsia"/>
                        <w:noProof/>
                        <w:lang w:val="es-ES"/>
                      </w:rPr>
                    </w:pPr>
                    <w:r>
                      <w:rPr>
                        <w:noProof/>
                        <w:lang w:val="es-ES"/>
                      </w:rPr>
                      <w:t>Bizagi, «Bizagi,» [En línea]. Available: http://www.bizagi.com/?lang=es. [Último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[25] </w:t>
                    </w:r>
                  </w:p>
                </w:tc>
                <w:tc>
                  <w:tcPr>
                    <w:tcW w:w="0" w:type="auto"/>
                    <w:hideMark/>
                  </w:tcPr>
                  <w:p w:rsidR="000F5A96" w:rsidRDefault="000F5A96">
                    <w:pPr>
                      <w:pStyle w:val="Bibliografa"/>
                      <w:rPr>
                        <w:rFonts w:eastAsiaTheme="minorEastAsia"/>
                        <w:noProof/>
                        <w:lang w:val="es-ES"/>
                      </w:rPr>
                    </w:pPr>
                    <w:r>
                      <w:rPr>
                        <w:noProof/>
                        <w:lang w:val="es-ES"/>
                      </w:rPr>
                      <w:t>«Django-Books,» [En línea]. Available: http://django-book.mkaufmann.com.ar/chapter01.html. [Último acceso: 1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[26] </w:t>
                    </w:r>
                  </w:p>
                </w:tc>
                <w:tc>
                  <w:tcPr>
                    <w:tcW w:w="0" w:type="auto"/>
                    <w:hideMark/>
                  </w:tcPr>
                  <w:p w:rsidR="000F5A96" w:rsidRDefault="000F5A96">
                    <w:pPr>
                      <w:pStyle w:val="Bibliografa"/>
                      <w:rPr>
                        <w:rFonts w:eastAsiaTheme="minorEastAsia"/>
                        <w:noProof/>
                        <w:lang w:val="es-ES"/>
                      </w:rPr>
                    </w:pPr>
                    <w:r>
                      <w:rPr>
                        <w:noProof/>
                        <w:lang w:val="es-ES"/>
                      </w:rPr>
                      <w:t>«Django Project,» [En línea]. Available: https://www.djangoproject.com/. [Último acceso: 1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[27] </w:t>
                    </w:r>
                  </w:p>
                </w:tc>
                <w:tc>
                  <w:tcPr>
                    <w:tcW w:w="0" w:type="auto"/>
                    <w:hideMark/>
                  </w:tcPr>
                  <w:p w:rsidR="000F5A96" w:rsidRDefault="000F5A96">
                    <w:pPr>
                      <w:pStyle w:val="Bibliografa"/>
                      <w:rPr>
                        <w:rFonts w:eastAsiaTheme="minorEastAsia"/>
                        <w:noProof/>
                        <w:lang w:val="es-ES"/>
                      </w:rPr>
                    </w:pPr>
                    <w:r>
                      <w:rPr>
                        <w:noProof/>
                        <w:lang w:val="es-ES"/>
                      </w:rPr>
                      <w:t>«TortoiseCVS,» [En línea]. Available: http://www.tortoisecvs.org/. [Último acceso: 1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[28] </w:t>
                    </w:r>
                  </w:p>
                </w:tc>
                <w:tc>
                  <w:tcPr>
                    <w:tcW w:w="0" w:type="auto"/>
                    <w:hideMark/>
                  </w:tcPr>
                  <w:p w:rsidR="000F5A96" w:rsidRDefault="000F5A96">
                    <w:pPr>
                      <w:pStyle w:val="Bibliografa"/>
                      <w:rPr>
                        <w:rFonts w:eastAsiaTheme="minorEastAsia"/>
                        <w:noProof/>
                        <w:lang w:val="es-ES"/>
                      </w:rPr>
                    </w:pPr>
                    <w:r>
                      <w:rPr>
                        <w:noProof/>
                        <w:lang w:val="es-ES"/>
                      </w:rPr>
                      <w:t>«Caracteristicas,» [En línea]. Available: http://es.libreoffice.org/caracteristicas/. [Último acceso: 07 March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[29] </w:t>
                    </w:r>
                  </w:p>
                </w:tc>
                <w:tc>
                  <w:tcPr>
                    <w:tcW w:w="0" w:type="auto"/>
                    <w:hideMark/>
                  </w:tcPr>
                  <w:p w:rsidR="000F5A96" w:rsidRDefault="000F5A96">
                    <w:pPr>
                      <w:pStyle w:val="Bibliografa"/>
                      <w:rPr>
                        <w:rFonts w:eastAsiaTheme="minorEastAsia"/>
                        <w:noProof/>
                        <w:lang w:val="es-ES"/>
                      </w:rPr>
                    </w:pPr>
                    <w:r>
                      <w:rPr>
                        <w:noProof/>
                        <w:lang w:val="es-ES"/>
                      </w:rPr>
                      <w:t>«Mockingbird,» [En línea]. Available: https://gomockingbird.com/. [Último acceso: 7 March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[30] </w:t>
                    </w:r>
                  </w:p>
                </w:tc>
                <w:tc>
                  <w:tcPr>
                    <w:tcW w:w="0" w:type="auto"/>
                    <w:hideMark/>
                  </w:tcPr>
                  <w:p w:rsidR="000F5A96" w:rsidRDefault="002956A8">
                    <w:pPr>
                      <w:pStyle w:val="Bibliografa"/>
                      <w:rPr>
                        <w:rFonts w:eastAsiaTheme="minorEastAsia"/>
                        <w:noProof/>
                        <w:lang w:val="es-ES"/>
                      </w:rPr>
                    </w:pPr>
                    <w:r w:rsidRPr="002956A8">
                      <w:rPr>
                        <w:noProof/>
                        <w:lang w:val="en-US"/>
                        <w:rPrChange w:id="7198" w:author="Sergio" w:date="2014-04-18T14:52:00Z">
                          <w:rPr>
                            <w:rFonts w:ascii="Cambria" w:eastAsia="DejaVu Sans" w:hAnsi="Cambria" w:cs="Calibri"/>
                            <w:b/>
                            <w:bCs/>
                            <w:noProof/>
                            <w:sz w:val="28"/>
                            <w:szCs w:val="28"/>
                            <w:lang w:val="es-ES"/>
                          </w:rPr>
                        </w:rPrChange>
                      </w:rPr>
                      <w:t xml:space="preserve">«FEATURE OVERVIEW: GIMP,» [En línea]. Available: http://www.gimp.org/develop/. </w:t>
                    </w:r>
                    <w:r w:rsidR="000F5A96">
                      <w:rPr>
                        <w:noProof/>
                        <w:lang w:val="es-ES"/>
                      </w:rPr>
                      <w:t>[Último acceso: 7 March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[31] </w:t>
                    </w:r>
                  </w:p>
                </w:tc>
                <w:tc>
                  <w:tcPr>
                    <w:tcW w:w="0" w:type="auto"/>
                    <w:hideMark/>
                  </w:tcPr>
                  <w:p w:rsidR="000F5A96" w:rsidRDefault="000F5A96">
                    <w:pPr>
                      <w:pStyle w:val="Bibliografa"/>
                      <w:rPr>
                        <w:rFonts w:eastAsiaTheme="minorEastAsia"/>
                        <w:noProof/>
                        <w:lang w:val="es-ES"/>
                      </w:rPr>
                    </w:pPr>
                    <w:r>
                      <w:rPr>
                        <w:noProof/>
                        <w:lang w:val="es-ES"/>
                      </w:rPr>
                      <w:t>«BonitaBPM,» [En línea]. Available: http://es.bonitasoft.com/productos-servicios#how-we-do-it_bonita-bpm. [Último acceso: 7 March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[32] </w:t>
                    </w:r>
                  </w:p>
                </w:tc>
                <w:tc>
                  <w:tcPr>
                    <w:tcW w:w="0" w:type="auto"/>
                    <w:hideMark/>
                  </w:tcPr>
                  <w:p w:rsidR="000F5A96" w:rsidRDefault="000F5A96">
                    <w:pPr>
                      <w:pStyle w:val="Bibliografa"/>
                      <w:rPr>
                        <w:rFonts w:eastAsiaTheme="minorEastAsia"/>
                        <w:noProof/>
                        <w:lang w:val="es-ES"/>
                      </w:rPr>
                    </w:pPr>
                    <w:r>
                      <w:rPr>
                        <w:noProof/>
                        <w:lang w:val="es-ES"/>
                      </w:rPr>
                      <w:t xml:space="preserve">M. Torres, </w:t>
                    </w:r>
                    <w:r>
                      <w:rPr>
                        <w:i/>
                        <w:iCs/>
                        <w:noProof/>
                        <w:lang w:val="es-ES"/>
                      </w:rPr>
                      <w:t xml:space="preserve">Rubrica2014 - SPMP, </w:t>
                    </w:r>
                    <w:r>
                      <w:rPr>
                        <w:noProof/>
                        <w:lang w:val="es-ES"/>
                      </w:rPr>
                      <w:t xml:space="preserve">2014.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[33] </w:t>
                    </w:r>
                  </w:p>
                </w:tc>
                <w:tc>
                  <w:tcPr>
                    <w:tcW w:w="0" w:type="auto"/>
                    <w:hideMark/>
                  </w:tcPr>
                  <w:p w:rsidR="000F5A96" w:rsidRDefault="000F5A96">
                    <w:pPr>
                      <w:pStyle w:val="Bibliografa"/>
                      <w:rPr>
                        <w:rFonts w:eastAsiaTheme="minorEastAsia"/>
                        <w:noProof/>
                        <w:lang w:val="es-ES"/>
                      </w:rPr>
                    </w:pPr>
                    <w:r>
                      <w:rPr>
                        <w:noProof/>
                        <w:lang w:val="es-ES"/>
                      </w:rPr>
                      <w:t xml:space="preserve">Softlute, </w:t>
                    </w:r>
                    <w:r>
                      <w:rPr>
                        <w:i/>
                        <w:iCs/>
                        <w:noProof/>
                        <w:lang w:val="es-ES"/>
                      </w:rPr>
                      <w:t xml:space="preserve">Plantilla Video Juegos Diseño-Documentos.xlsx, </w:t>
                    </w:r>
                    <w:r>
                      <w:rPr>
                        <w:noProof/>
                        <w:lang w:val="es-ES"/>
                      </w:rPr>
                      <w:t xml:space="preserve">2014.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[34] </w:t>
                    </w:r>
                  </w:p>
                </w:tc>
                <w:tc>
                  <w:tcPr>
                    <w:tcW w:w="0" w:type="auto"/>
                    <w:hideMark/>
                  </w:tcPr>
                  <w:p w:rsidR="000F5A96" w:rsidRDefault="000F5A96">
                    <w:pPr>
                      <w:pStyle w:val="Bibliografa"/>
                      <w:rPr>
                        <w:rFonts w:eastAsiaTheme="minorEastAsia"/>
                        <w:noProof/>
                        <w:lang w:val="es-ES"/>
                      </w:rPr>
                    </w:pPr>
                    <w:r>
                      <w:rPr>
                        <w:noProof/>
                        <w:lang w:val="es-ES"/>
                      </w:rPr>
                      <w:t xml:space="preserve">PUJ, «Departamento de Ingenieria de Sitemas,» [En línea]. </w:t>
                    </w:r>
                    <w:r w:rsidR="002956A8" w:rsidRPr="002956A8">
                      <w:rPr>
                        <w:noProof/>
                        <w:lang w:val="en-US"/>
                        <w:rPrChange w:id="7199" w:author="Sergio" w:date="2014-04-18T14:52:00Z">
                          <w:rPr>
                            <w:rFonts w:ascii="Cambria" w:eastAsia="DejaVu Sans" w:hAnsi="Cambria" w:cs="Calibri"/>
                            <w:b/>
                            <w:bCs/>
                            <w:noProof/>
                            <w:sz w:val="28"/>
                            <w:szCs w:val="28"/>
                            <w:lang w:val="es-ES"/>
                          </w:rPr>
                        </w:rPrChange>
                      </w:rPr>
                      <w:t xml:space="preserve">Available: http://puj-portal.javeriana.edu.co/portal/page/portal/Facultad%20de%20Ingenieria/plt_dpto_sistemas/Profesores. </w:t>
                    </w:r>
                    <w:r>
                      <w:rPr>
                        <w:noProof/>
                        <w:lang w:val="es-ES"/>
                      </w:rPr>
                      <w:t>[Último acceso: 10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[35] </w:t>
                    </w:r>
                  </w:p>
                </w:tc>
                <w:tc>
                  <w:tcPr>
                    <w:tcW w:w="0" w:type="auto"/>
                    <w:hideMark/>
                  </w:tcPr>
                  <w:p w:rsidR="000F5A96" w:rsidRDefault="000F5A96">
                    <w:pPr>
                      <w:pStyle w:val="Bibliografa"/>
                      <w:rPr>
                        <w:rFonts w:eastAsiaTheme="minorEastAsia"/>
                        <w:noProof/>
                        <w:lang w:val="es-ES"/>
                      </w:rPr>
                    </w:pPr>
                    <w:r>
                      <w:rPr>
                        <w:noProof/>
                        <w:lang w:val="es-ES"/>
                      </w:rPr>
                      <w:t>D. FullerPadilla, «Universiad católica del Maule,» [En línea]. Available: http://www.ganimides.ucm.cl/ygomez/descargas/Sist_inf2/apuntes/2009/Roles_desarrollo_software.pdf. [Último acceso: 15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[36] </w:t>
                    </w:r>
                  </w:p>
                </w:tc>
                <w:tc>
                  <w:tcPr>
                    <w:tcW w:w="0" w:type="auto"/>
                    <w:hideMark/>
                  </w:tcPr>
                  <w:p w:rsidR="000F5A96" w:rsidRDefault="000F5A96">
                    <w:pPr>
                      <w:pStyle w:val="Bibliografa"/>
                      <w:rPr>
                        <w:rFonts w:eastAsiaTheme="minorEastAsia"/>
                        <w:noProof/>
                        <w:lang w:val="es-ES"/>
                      </w:rPr>
                    </w:pPr>
                    <w:r>
                      <w:rPr>
                        <w:noProof/>
                        <w:lang w:val="es-ES"/>
                      </w:rPr>
                      <w:t>M. I. J. I. Cao, «ITBA,» [En línea]. Available: http://www.iidia.com.ar/rgm/tesistas/cao-trabajofinaldeespecialidad.pdf. [Último acceso: 10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[37] </w:t>
                    </w:r>
                  </w:p>
                </w:tc>
                <w:tc>
                  <w:tcPr>
                    <w:tcW w:w="0" w:type="auto"/>
                    <w:hideMark/>
                  </w:tcPr>
                  <w:p w:rsidR="000F5A96" w:rsidRDefault="000F5A96">
                    <w:pPr>
                      <w:pStyle w:val="Bibliografa"/>
                      <w:rPr>
                        <w:rFonts w:eastAsiaTheme="minorEastAsia"/>
                        <w:noProof/>
                        <w:lang w:val="es-ES"/>
                      </w:rPr>
                    </w:pPr>
                    <w:r>
                      <w:rPr>
                        <w:noProof/>
                        <w:lang w:val="es-ES"/>
                      </w:rPr>
                      <w:t xml:space="preserve">P. T. Cristian A. Remón, «Repositorio institucional de la UNLP,» [En línea]. </w:t>
                    </w:r>
                    <w:r w:rsidR="002956A8" w:rsidRPr="002956A8">
                      <w:rPr>
                        <w:noProof/>
                        <w:lang w:val="en-US"/>
                        <w:rPrChange w:id="7200" w:author="Sergio" w:date="2014-04-18T14:52:00Z">
                          <w:rPr>
                            <w:rFonts w:ascii="Cambria" w:eastAsia="DejaVu Sans" w:hAnsi="Cambria" w:cs="Calibri"/>
                            <w:b/>
                            <w:bCs/>
                            <w:noProof/>
                            <w:sz w:val="28"/>
                            <w:szCs w:val="28"/>
                            <w:lang w:val="es-ES"/>
                          </w:rPr>
                        </w:rPrChange>
                      </w:rPr>
                      <w:t xml:space="preserve">Available: http://sedici.unlp.edu.ar/bitstream/handle/10915/19290/Documento_completo.pdf?sequence=1. </w:t>
                    </w:r>
                    <w:r>
                      <w:rPr>
                        <w:noProof/>
                        <w:lang w:val="es-ES"/>
                      </w:rPr>
                      <w:t>[Último acceso: 10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[38] </w:t>
                    </w:r>
                  </w:p>
                </w:tc>
                <w:tc>
                  <w:tcPr>
                    <w:tcW w:w="0" w:type="auto"/>
                    <w:hideMark/>
                  </w:tcPr>
                  <w:p w:rsidR="000F5A96" w:rsidRDefault="002956A8">
                    <w:pPr>
                      <w:pStyle w:val="Bibliografa"/>
                      <w:rPr>
                        <w:rFonts w:eastAsiaTheme="minorEastAsia"/>
                        <w:noProof/>
                        <w:lang w:val="es-ES"/>
                      </w:rPr>
                    </w:pPr>
                    <w:r w:rsidRPr="002956A8">
                      <w:rPr>
                        <w:noProof/>
                        <w:lang w:val="en-US"/>
                        <w:rPrChange w:id="7201" w:author="Sergio" w:date="2014-04-18T14:52:00Z">
                          <w:rPr>
                            <w:rFonts w:ascii="Cambria" w:eastAsia="DejaVu Sans" w:hAnsi="Cambria" w:cs="Calibri"/>
                            <w:b/>
                            <w:bCs/>
                            <w:noProof/>
                            <w:sz w:val="28"/>
                            <w:szCs w:val="28"/>
                            <w:lang w:val="es-ES"/>
                          </w:rPr>
                        </w:rPrChange>
                      </w:rPr>
                      <w:t xml:space="preserve">o. s. initiative, «The open source initiative,» [En línea]. </w:t>
                    </w:r>
                    <w:r w:rsidR="000F5A96">
                      <w:rPr>
                        <w:noProof/>
                        <w:lang w:val="es-ES"/>
                      </w:rPr>
                      <w:t>Available: http://opensource.org/. [Último acceso: 12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[39] </w:t>
                    </w:r>
                  </w:p>
                </w:tc>
                <w:tc>
                  <w:tcPr>
                    <w:tcW w:w="0" w:type="auto"/>
                    <w:hideMark/>
                  </w:tcPr>
                  <w:p w:rsidR="000F5A96" w:rsidRDefault="002956A8">
                    <w:pPr>
                      <w:pStyle w:val="Bibliografa"/>
                      <w:rPr>
                        <w:rFonts w:eastAsiaTheme="minorEastAsia"/>
                        <w:noProof/>
                        <w:lang w:val="es-ES"/>
                      </w:rPr>
                    </w:pPr>
                    <w:r w:rsidRPr="002956A8">
                      <w:rPr>
                        <w:noProof/>
                        <w:lang w:val="en-US"/>
                        <w:rPrChange w:id="7202" w:author="Sergio" w:date="2014-04-18T14:52:00Z">
                          <w:rPr>
                            <w:rFonts w:ascii="Cambria" w:eastAsia="DejaVu Sans" w:hAnsi="Cambria" w:cs="Calibri"/>
                            <w:b/>
                            <w:bCs/>
                            <w:noProof/>
                            <w:sz w:val="28"/>
                            <w:szCs w:val="28"/>
                            <w:lang w:val="es-ES"/>
                          </w:rPr>
                        </w:rPrChange>
                      </w:rPr>
                      <w:t xml:space="preserve">V. Basili, «Software Modeling and Measurement: The Goal/Question/Metric Paradigm,» [En línea]. </w:t>
                    </w:r>
                    <w:r w:rsidR="000F5A96">
                      <w:rPr>
                        <w:noProof/>
                        <w:lang w:val="es-ES"/>
                      </w:rPr>
                      <w:t>Available: http://drum.lib.umd.edu/bitstream/1903/7538/1/Goal_Question_Metric.pdf. [Último acceso: 10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[40] </w:t>
                    </w:r>
                  </w:p>
                </w:tc>
                <w:tc>
                  <w:tcPr>
                    <w:tcW w:w="0" w:type="auto"/>
                    <w:hideMark/>
                  </w:tcPr>
                  <w:p w:rsidR="000F5A96" w:rsidRDefault="002956A8">
                    <w:pPr>
                      <w:pStyle w:val="Bibliografa"/>
                      <w:rPr>
                        <w:rFonts w:eastAsiaTheme="minorEastAsia"/>
                        <w:noProof/>
                        <w:lang w:val="es-ES"/>
                      </w:rPr>
                    </w:pPr>
                    <w:r w:rsidRPr="008B38F0">
                      <w:rPr>
                        <w:noProof/>
                        <w:lang w:val="es-ES"/>
                        <w:rPrChange w:id="7203" w:author="Familia Valderrama A" w:date="2014-04-24T00:06:00Z">
                          <w:rPr>
                            <w:rFonts w:ascii="Cambria" w:eastAsia="DejaVu Sans" w:hAnsi="Cambria" w:cs="Calibri"/>
                            <w:b/>
                            <w:bCs/>
                            <w:noProof/>
                            <w:sz w:val="28"/>
                            <w:szCs w:val="28"/>
                            <w:lang w:val="es-ES"/>
                          </w:rPr>
                        </w:rPrChange>
                      </w:rPr>
                      <w:t xml:space="preserve">J. Barnard, «Managing Code Inspection Information,» [En línea]. </w:t>
                    </w:r>
                    <w:r w:rsidR="000F5A96">
                      <w:rPr>
                        <w:noProof/>
                        <w:lang w:val="es-ES"/>
                      </w:rPr>
                      <w:t>Available: https://www.unf.edu/~ncoulter/cen6070/handouts/minorreport/Barnard.pdf. [Último acceso: 8 3 2014].</w:t>
                    </w:r>
                  </w:p>
                </w:tc>
              </w:tr>
              <w:tr w:rsidR="000F5A96" w:rsidRPr="008B38F0">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[41] </w:t>
                    </w:r>
                  </w:p>
                </w:tc>
                <w:tc>
                  <w:tcPr>
                    <w:tcW w:w="0" w:type="auto"/>
                    <w:hideMark/>
                  </w:tcPr>
                  <w:p w:rsidR="000F5A96" w:rsidRPr="000F5A96" w:rsidRDefault="002956A8">
                    <w:pPr>
                      <w:pStyle w:val="Bibliografa"/>
                      <w:rPr>
                        <w:rFonts w:eastAsiaTheme="minorEastAsia"/>
                        <w:noProof/>
                        <w:lang w:val="en-US"/>
                        <w:rPrChange w:id="7204" w:author="Sergio" w:date="2014-04-18T14:52:00Z">
                          <w:rPr>
                            <w:rFonts w:eastAsiaTheme="minorEastAsia"/>
                            <w:noProof/>
                            <w:lang w:val="es-ES"/>
                          </w:rPr>
                        </w:rPrChange>
                      </w:rPr>
                    </w:pPr>
                    <w:r w:rsidRPr="002956A8">
                      <w:rPr>
                        <w:noProof/>
                        <w:lang w:val="en-US"/>
                        <w:rPrChange w:id="7205" w:author="Sergio" w:date="2014-04-18T14:52:00Z">
                          <w:rPr>
                            <w:rFonts w:ascii="Cambria" w:eastAsia="DejaVu Sans" w:hAnsi="Cambria" w:cs="Calibri"/>
                            <w:b/>
                            <w:bCs/>
                            <w:noProof/>
                            <w:sz w:val="28"/>
                            <w:szCs w:val="28"/>
                            <w:lang w:val="es-ES"/>
                          </w:rPr>
                        </w:rPrChange>
                      </w:rPr>
                      <w:t xml:space="preserve">E. A. International, «Chapter 17 Performance and Productivity Management,» de </w:t>
                    </w:r>
                    <w:r w:rsidRPr="002956A8">
                      <w:rPr>
                        <w:i/>
                        <w:iCs/>
                        <w:noProof/>
                        <w:lang w:val="en-US"/>
                        <w:rPrChange w:id="7206" w:author="Sergio" w:date="2014-04-18T14:52:00Z">
                          <w:rPr>
                            <w:rFonts w:ascii="Cambria" w:eastAsia="DejaVu Sans" w:hAnsi="Cambria" w:cs="Calibri"/>
                            <w:b/>
                            <w:bCs/>
                            <w:i/>
                            <w:iCs/>
                            <w:noProof/>
                            <w:sz w:val="28"/>
                            <w:szCs w:val="28"/>
                            <w:lang w:val="es-ES"/>
                          </w:rPr>
                        </w:rPrChange>
                      </w:rPr>
                      <w:t>Skills &amp; Knowledge of Cost Engineering</w:t>
                    </w:r>
                    <w:r w:rsidRPr="002956A8">
                      <w:rPr>
                        <w:noProof/>
                        <w:lang w:val="en-US"/>
                        <w:rPrChange w:id="7207" w:author="Sergio" w:date="2014-04-18T14:52:00Z">
                          <w:rPr>
                            <w:rFonts w:ascii="Cambria" w:eastAsia="DejaVu Sans" w:hAnsi="Cambria" w:cs="Calibri"/>
                            <w:b/>
                            <w:bCs/>
                            <w:noProof/>
                            <w:sz w:val="28"/>
                            <w:szCs w:val="28"/>
                            <w:lang w:val="es-ES"/>
                          </w:rPr>
                        </w:rPrChange>
                      </w:rPr>
                      <w:t>, pp. 230-240.</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[42] </w:t>
                    </w:r>
                  </w:p>
                </w:tc>
                <w:tc>
                  <w:tcPr>
                    <w:tcW w:w="0" w:type="auto"/>
                    <w:hideMark/>
                  </w:tcPr>
                  <w:p w:rsidR="000F5A96" w:rsidRDefault="000F5A96">
                    <w:pPr>
                      <w:pStyle w:val="Bibliografa"/>
                      <w:rPr>
                        <w:rFonts w:eastAsiaTheme="minorEastAsia"/>
                        <w:noProof/>
                        <w:lang w:val="es-ES"/>
                      </w:rPr>
                    </w:pPr>
                    <w:r>
                      <w:rPr>
                        <w:noProof/>
                        <w:lang w:val="es-ES"/>
                      </w:rPr>
                      <w:t>U. A. d. C. Juárez, «Proceso de Desarrollo de Videojuegos,» [En línea]. Available: http://www2.uacj.mx/iit/culcyt/enero-abril2010/7%20Art%204.pdf. [Último acceso: 9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[43] </w:t>
                    </w:r>
                  </w:p>
                </w:tc>
                <w:tc>
                  <w:tcPr>
                    <w:tcW w:w="0" w:type="auto"/>
                    <w:hideMark/>
                  </w:tcPr>
                  <w:p w:rsidR="000F5A96" w:rsidRDefault="000F5A96">
                    <w:pPr>
                      <w:pStyle w:val="Bibliografa"/>
                      <w:rPr>
                        <w:rFonts w:eastAsiaTheme="minorEastAsia"/>
                        <w:noProof/>
                        <w:lang w:val="es-ES"/>
                      </w:rPr>
                    </w:pPr>
                    <w:r>
                      <w:rPr>
                        <w:noProof/>
                        <w:lang w:val="es-ES"/>
                      </w:rPr>
                      <w:t xml:space="preserve">R. S. Pressman, Ingenieria de Software Un enfoque practico, McGraw Hill. </w:t>
                    </w:r>
                  </w:p>
                </w:tc>
              </w:tr>
              <w:tr w:rsidR="000F5A96" w:rsidRPr="008B38F0">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[44] </w:t>
                    </w:r>
                  </w:p>
                </w:tc>
                <w:tc>
                  <w:tcPr>
                    <w:tcW w:w="0" w:type="auto"/>
                    <w:hideMark/>
                  </w:tcPr>
                  <w:p w:rsidR="000F5A96" w:rsidRPr="000F5A96" w:rsidRDefault="002956A8">
                    <w:pPr>
                      <w:pStyle w:val="Bibliografa"/>
                      <w:rPr>
                        <w:rFonts w:eastAsiaTheme="minorEastAsia"/>
                        <w:noProof/>
                        <w:lang w:val="en-US"/>
                        <w:rPrChange w:id="7208" w:author="Sergio" w:date="2014-04-18T14:52:00Z">
                          <w:rPr>
                            <w:rFonts w:eastAsiaTheme="minorEastAsia"/>
                            <w:noProof/>
                            <w:lang w:val="es-ES"/>
                          </w:rPr>
                        </w:rPrChange>
                      </w:rPr>
                    </w:pPr>
                    <w:r w:rsidRPr="002956A8">
                      <w:rPr>
                        <w:noProof/>
                        <w:lang w:val="en-US"/>
                        <w:rPrChange w:id="7209" w:author="Sergio" w:date="2014-04-18T14:52:00Z">
                          <w:rPr>
                            <w:rFonts w:ascii="Cambria" w:eastAsia="DejaVu Sans" w:hAnsi="Cambria" w:cs="Calibri"/>
                            <w:b/>
                            <w:bCs/>
                            <w:noProof/>
                            <w:sz w:val="28"/>
                            <w:szCs w:val="28"/>
                            <w:lang w:val="es-ES"/>
                          </w:rPr>
                        </w:rPrChange>
                      </w:rPr>
                      <w:t xml:space="preserve">E. M. Hall, Managing Risk, Massachusetts : Addison Wesley, 2003. </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[45] </w:t>
                    </w:r>
                  </w:p>
                </w:tc>
                <w:tc>
                  <w:tcPr>
                    <w:tcW w:w="0" w:type="auto"/>
                    <w:hideMark/>
                  </w:tcPr>
                  <w:p w:rsidR="000F5A96" w:rsidRDefault="000F5A96">
                    <w:pPr>
                      <w:pStyle w:val="Bibliografa"/>
                      <w:rPr>
                        <w:rFonts w:eastAsiaTheme="minorEastAsia"/>
                        <w:noProof/>
                        <w:lang w:val="es-ES"/>
                      </w:rPr>
                    </w:pPr>
                    <w:r>
                      <w:rPr>
                        <w:noProof/>
                        <w:lang w:val="es-ES"/>
                      </w:rPr>
                      <w:t>D. help, «help,» 2014. [En línea]. Available: https://www.dropbox.com/help/11/en. [Último acceso: 8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[46] </w:t>
                    </w:r>
                  </w:p>
                </w:tc>
                <w:tc>
                  <w:tcPr>
                    <w:tcW w:w="0" w:type="auto"/>
                    <w:hideMark/>
                  </w:tcPr>
                  <w:p w:rsidR="000F5A96" w:rsidRDefault="000F5A96">
                    <w:pPr>
                      <w:pStyle w:val="Bibliografa"/>
                      <w:rPr>
                        <w:rFonts w:eastAsiaTheme="minorEastAsia"/>
                        <w:noProof/>
                        <w:lang w:val="es-ES"/>
                      </w:rPr>
                    </w:pPr>
                    <w:r>
                      <w:rPr>
                        <w:noProof/>
                        <w:lang w:val="es-ES"/>
                      </w:rPr>
                      <w:t>gitscm, «aboutGit,» [En línea]. Available: http://git-scm.com/about. [Último acceso: 8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[47] </w:t>
                    </w:r>
                  </w:p>
                </w:tc>
                <w:tc>
                  <w:tcPr>
                    <w:tcW w:w="0" w:type="auto"/>
                    <w:hideMark/>
                  </w:tcPr>
                  <w:p w:rsidR="000F5A96" w:rsidRDefault="002956A8">
                    <w:pPr>
                      <w:pStyle w:val="Bibliografa"/>
                      <w:rPr>
                        <w:rFonts w:eastAsiaTheme="minorEastAsia"/>
                        <w:noProof/>
                        <w:lang w:val="es-ES"/>
                      </w:rPr>
                    </w:pPr>
                    <w:r w:rsidRPr="002956A8">
                      <w:rPr>
                        <w:noProof/>
                        <w:lang w:val="en-US"/>
                        <w:rPrChange w:id="7210" w:author="Sergio" w:date="2014-04-18T14:52:00Z">
                          <w:rPr>
                            <w:rFonts w:ascii="Cambria" w:eastAsia="DejaVu Sans" w:hAnsi="Cambria" w:cs="Calibri"/>
                            <w:b/>
                            <w:bCs/>
                            <w:noProof/>
                            <w:sz w:val="28"/>
                            <w:szCs w:val="28"/>
                            <w:lang w:val="es-ES"/>
                          </w:rPr>
                        </w:rPrChange>
                      </w:rPr>
                      <w:t xml:space="preserve">X. Fang, «Using a coding standard to improve program quality,» [En línea]. Available: http://ieeexplore.ieee.org/xpls/abs_all.jsp?arnumber=990004&amp;tag=1. </w:t>
                    </w:r>
                    <w:r w:rsidR="000F5A96">
                      <w:rPr>
                        <w:noProof/>
                        <w:lang w:val="es-ES"/>
                      </w:rPr>
                      <w:t>[Último acceso: 12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[48] </w:t>
                    </w:r>
                  </w:p>
                </w:tc>
                <w:tc>
                  <w:tcPr>
                    <w:tcW w:w="0" w:type="auto"/>
                    <w:hideMark/>
                  </w:tcPr>
                  <w:p w:rsidR="000F5A96" w:rsidRDefault="000F5A96">
                    <w:pPr>
                      <w:pStyle w:val="Bibliografa"/>
                      <w:rPr>
                        <w:rFonts w:eastAsiaTheme="minorEastAsia"/>
                        <w:noProof/>
                        <w:lang w:val="es-ES"/>
                      </w:rPr>
                    </w:pPr>
                    <w:r>
                      <w:rPr>
                        <w:noProof/>
                        <w:lang w:val="es-ES"/>
                      </w:rPr>
                      <w:t>I. Google, «Google HTML/CSS Style Guide,» [En línea]. Available: http://google-styleguide.googlecode.com/svn/trunk/htmlcssguide.xml. [Último acceso: 12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[49] </w:t>
                    </w:r>
                  </w:p>
                </w:tc>
                <w:tc>
                  <w:tcPr>
                    <w:tcW w:w="0" w:type="auto"/>
                    <w:hideMark/>
                  </w:tcPr>
                  <w:p w:rsidR="000F5A96" w:rsidRDefault="002956A8">
                    <w:pPr>
                      <w:pStyle w:val="Bibliografa"/>
                      <w:rPr>
                        <w:rFonts w:eastAsiaTheme="minorEastAsia"/>
                        <w:noProof/>
                        <w:lang w:val="es-ES"/>
                      </w:rPr>
                    </w:pPr>
                    <w:r w:rsidRPr="002956A8">
                      <w:rPr>
                        <w:noProof/>
                        <w:lang w:val="en-US"/>
                        <w:rPrChange w:id="7211" w:author="Sergio" w:date="2014-04-18T14:52:00Z">
                          <w:rPr>
                            <w:rFonts w:ascii="Cambria" w:eastAsia="DejaVu Sans" w:hAnsi="Cambria" w:cs="Calibri"/>
                            <w:b/>
                            <w:bCs/>
                            <w:noProof/>
                            <w:sz w:val="28"/>
                            <w:szCs w:val="28"/>
                            <w:lang w:val="es-ES"/>
                          </w:rPr>
                        </w:rPrChange>
                      </w:rPr>
                      <w:t xml:space="preserve">University of Chicago, «Git and GitHub,» [En línea]. Available: http://www.classes.cs.uchicago.edu/archive/2013/spring/12300-1/labs/lab1. </w:t>
                    </w:r>
                    <w:r w:rsidR="000F5A96">
                      <w:rPr>
                        <w:noProof/>
                        <w:lang w:val="es-ES"/>
                      </w:rPr>
                      <w:t>[Último acceso: 17 Febrero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[50] </w:t>
                    </w:r>
                  </w:p>
                </w:tc>
                <w:tc>
                  <w:tcPr>
                    <w:tcW w:w="0" w:type="auto"/>
                    <w:hideMark/>
                  </w:tcPr>
                  <w:p w:rsidR="000F5A96" w:rsidRDefault="000F5A96">
                    <w:pPr>
                      <w:pStyle w:val="Bibliografa"/>
                      <w:rPr>
                        <w:rFonts w:eastAsiaTheme="minorEastAsia"/>
                        <w:noProof/>
                        <w:lang w:val="es-ES"/>
                      </w:rPr>
                    </w:pPr>
                    <w:r>
                      <w:rPr>
                        <w:noProof/>
                        <w:lang w:val="es-ES"/>
                      </w:rPr>
                      <w:t>U. P. Fabra. [En línea]. Available: http://creaciodigital.upf.edu/~smiguel/02actionscript.html. [Último acceso: 1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[51] </w:t>
                    </w:r>
                  </w:p>
                </w:tc>
                <w:tc>
                  <w:tcPr>
                    <w:tcW w:w="0" w:type="auto"/>
                    <w:hideMark/>
                  </w:tcPr>
                  <w:p w:rsidR="000F5A96" w:rsidRDefault="000F5A96">
                    <w:pPr>
                      <w:pStyle w:val="Bibliografa"/>
                      <w:rPr>
                        <w:rFonts w:eastAsiaTheme="minorEastAsia"/>
                        <w:noProof/>
                        <w:lang w:val="es-ES"/>
                      </w:rPr>
                    </w:pPr>
                    <w:r>
                      <w:rPr>
                        <w:noProof/>
                        <w:lang w:val="es-ES"/>
                      </w:rPr>
                      <w:t>D. help, «dropbox help,» 2014. [En línea]. Available: https://www.dropbox.com/help/11/en. [Último acceso: 9 marzo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[52] </w:t>
                    </w:r>
                  </w:p>
                </w:tc>
                <w:tc>
                  <w:tcPr>
                    <w:tcW w:w="0" w:type="auto"/>
                    <w:hideMark/>
                  </w:tcPr>
                  <w:p w:rsidR="000F5A96" w:rsidRDefault="002956A8">
                    <w:pPr>
                      <w:pStyle w:val="Bibliografa"/>
                      <w:rPr>
                        <w:rFonts w:eastAsiaTheme="minorEastAsia"/>
                        <w:noProof/>
                        <w:lang w:val="es-ES"/>
                      </w:rPr>
                    </w:pPr>
                    <w:r w:rsidRPr="002956A8">
                      <w:rPr>
                        <w:noProof/>
                        <w:lang w:val="en-US"/>
                        <w:rPrChange w:id="7212" w:author="Sergio" w:date="2014-04-18T14:52:00Z">
                          <w:rPr>
                            <w:rFonts w:ascii="Cambria" w:eastAsia="DejaVu Sans" w:hAnsi="Cambria" w:cs="Calibri"/>
                            <w:b/>
                            <w:bCs/>
                            <w:noProof/>
                            <w:sz w:val="28"/>
                            <w:szCs w:val="28"/>
                            <w:lang w:val="es-ES"/>
                          </w:rPr>
                        </w:rPrChange>
                      </w:rPr>
                      <w:t xml:space="preserve">T. P. S. University, «Experience with Fagan’s Inspection Method,» [En línea]. Available: http://citeseer.ist.psu.edu/viewdoc/download;jsessionid=C79BFB9F415B7F0E8FAC5B10C2D69D6D?doi=10.1.1.14.2351&amp;rep=rep1&amp;type=pdf. </w:t>
                    </w:r>
                    <w:r w:rsidR="000F5A96">
                      <w:rPr>
                        <w:noProof/>
                        <w:lang w:val="es-ES"/>
                      </w:rPr>
                      <w:t>[Último acceso: 8 3 2014].</w:t>
                    </w:r>
                  </w:p>
                </w:tc>
              </w:tr>
              <w:tr w:rsidR="000F5A96">
                <w:trPr>
                  <w:tblCellSpacing w:w="15" w:type="dxa"/>
                </w:trPr>
                <w:tc>
                  <w:tcPr>
                    <w:tcW w:w="50" w:type="pct"/>
                    <w:hideMark/>
                  </w:tcPr>
                  <w:p w:rsidR="000F5A96" w:rsidRDefault="000F5A96">
                    <w:pPr>
                      <w:pStyle w:val="Bibliografa"/>
                      <w:rPr>
                        <w:rFonts w:eastAsiaTheme="minorEastAsia"/>
                        <w:noProof/>
                        <w:lang w:val="es-ES"/>
                      </w:rPr>
                    </w:pPr>
                    <w:r>
                      <w:rPr>
                        <w:noProof/>
                        <w:lang w:val="es-ES"/>
                      </w:rPr>
                      <w:t xml:space="preserve">[53] </w:t>
                    </w:r>
                  </w:p>
                </w:tc>
                <w:tc>
                  <w:tcPr>
                    <w:tcW w:w="0" w:type="auto"/>
                    <w:hideMark/>
                  </w:tcPr>
                  <w:p w:rsidR="000F5A96" w:rsidRDefault="000F5A96">
                    <w:pPr>
                      <w:pStyle w:val="Bibliografa"/>
                      <w:rPr>
                        <w:rFonts w:eastAsiaTheme="minorEastAsia"/>
                        <w:noProof/>
                        <w:lang w:val="es-ES"/>
                      </w:rPr>
                    </w:pPr>
                    <w:r>
                      <w:rPr>
                        <w:noProof/>
                        <w:lang w:val="es-ES"/>
                      </w:rPr>
                      <w:t>M. G. Robiolo, «Transacciones, Objetos de Entidad y Caminos:,» Gabriela Robiolo, Mayo 2009. [En línea]. Available: http://wicc2000.info.unlp.edu.ar/Carreras/Doctorado/Tesis/Robiolo_Gabriela.pdf. [Último acceso: 10 Marzo 2014].</w:t>
                    </w:r>
                  </w:p>
                </w:tc>
              </w:tr>
            </w:tbl>
            <w:p w:rsidR="000F5A96" w:rsidRDefault="000F5A96">
              <w:pPr>
                <w:rPr>
                  <w:rFonts w:eastAsia="Times New Roman"/>
                  <w:noProof/>
                </w:rPr>
              </w:pPr>
            </w:p>
            <w:p w:rsidR="00380229" w:rsidRDefault="002956A8">
              <w:pPr>
                <w:rPr>
                  <w:rFonts w:ascii="Arial" w:hAnsi="Arial" w:cs="Arial"/>
                </w:rPr>
              </w:pPr>
              <w:r w:rsidRPr="0007042C">
                <w:rPr>
                  <w:rFonts w:ascii="Arial" w:hAnsi="Arial" w:cs="Arial"/>
                </w:rPr>
                <w:fldChar w:fldCharType="end"/>
              </w:r>
            </w:p>
          </w:sdtContent>
        </w:sdt>
      </w:sdtContent>
    </w:sdt>
    <w:p w:rsidR="00380229" w:rsidRDefault="00380229">
      <w:pPr>
        <w:pStyle w:val="Textbody"/>
        <w:rPr>
          <w:rFonts w:ascii="Arial" w:hAnsi="Arial" w:cs="Arial"/>
          <w:lang w:val="es-ES_tradnl"/>
        </w:rPr>
      </w:pPr>
    </w:p>
    <w:p w:rsidR="00380229" w:rsidRDefault="00380229">
      <w:pPr>
        <w:rPr>
          <w:rFonts w:ascii="Arial" w:hAnsi="Arial" w:cs="Arial"/>
          <w:lang w:val="es-CO"/>
        </w:rPr>
      </w:pPr>
    </w:p>
    <w:p w:rsidR="00380229" w:rsidRDefault="00380229">
      <w:pPr>
        <w:rPr>
          <w:rFonts w:ascii="Arial" w:hAnsi="Arial" w:cs="Arial"/>
          <w:lang w:val="es-CO"/>
        </w:rPr>
      </w:pPr>
    </w:p>
    <w:p w:rsidR="00380229" w:rsidRDefault="00380229">
      <w:pPr>
        <w:rPr>
          <w:rFonts w:ascii="Arial" w:hAnsi="Arial" w:cs="Arial"/>
          <w:lang w:val="es-CO"/>
        </w:rPr>
      </w:pPr>
    </w:p>
    <w:sectPr w:rsidR="00380229" w:rsidSect="008A1F0C">
      <w:headerReference w:type="even" r:id="rId33"/>
      <w:headerReference w:type="default" r:id="rId34"/>
      <w:footerReference w:type="default" r:id="rId35"/>
      <w:headerReference w:type="first" r:id="rId36"/>
      <w:pgSz w:w="11906" w:h="16838"/>
      <w:pgMar w:top="1417" w:right="1701" w:bottom="1417" w:left="1701" w:header="0" w:footer="0" w:gutter="0"/>
      <w:cols w:space="720"/>
      <w:formProt w:val="0"/>
      <w:docGrid w:linePitch="360" w:charSpace="409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onica" w:date="2014-03-17T14:44:00Z" w:initials="M">
    <w:p w:rsidR="008B38F0" w:rsidRDefault="008B38F0">
      <w:pPr>
        <w:pStyle w:val="Textocomentario"/>
      </w:pPr>
      <w:r>
        <w:rPr>
          <w:rStyle w:val="Refdecomentario"/>
        </w:rPr>
        <w:annotationRef/>
      </w:r>
      <w:r>
        <w:t>Hace falta una columna que mencione la versión que tiene el documento, si fue un cambio significativo. Ej: versión 0.9 ó versión 0.9.1.</w:t>
      </w:r>
    </w:p>
    <w:p w:rsidR="008B38F0" w:rsidRDefault="008B38F0">
      <w:pPr>
        <w:pStyle w:val="Textocomentario"/>
      </w:pPr>
      <w:r>
        <w:t>Investigar manejo de control de cambios</w:t>
      </w:r>
    </w:p>
  </w:comment>
  <w:comment w:id="9" w:author="Monica" w:date="2014-03-17T14:45:00Z" w:initials="M">
    <w:p w:rsidR="008B38F0" w:rsidRDefault="008B38F0">
      <w:pPr>
        <w:pStyle w:val="Textocomentario"/>
      </w:pPr>
      <w:r>
        <w:rPr>
          <w:rStyle w:val="Refdecomentario"/>
        </w:rPr>
        <w:annotationRef/>
      </w:r>
      <w:r>
        <w:t>El documento tiene activada la opción de seguimiento de control de cambios de Word</w:t>
      </w:r>
    </w:p>
  </w:comment>
  <w:comment w:id="15" w:author="Monica" w:date="2014-03-17T14:40:00Z" w:initials="M">
    <w:p w:rsidR="008B38F0" w:rsidRDefault="008B38F0">
      <w:pPr>
        <w:pStyle w:val="Textocomentario"/>
      </w:pPr>
      <w:r>
        <w:rPr>
          <w:rStyle w:val="Refdecomentario"/>
        </w:rPr>
        <w:annotationRef/>
      </w:r>
      <w:r>
        <w:t>¿Cuál sección se modificó?</w:t>
      </w:r>
    </w:p>
  </w:comment>
  <w:comment w:id="97" w:author="Monica" w:date="2014-03-17T14:56:00Z" w:initials="M">
    <w:p w:rsidR="008B38F0" w:rsidRDefault="008B38F0">
      <w:pPr>
        <w:pStyle w:val="Textocomentario"/>
      </w:pPr>
      <w:r>
        <w:rPr>
          <w:rStyle w:val="Refdecomentario"/>
        </w:rPr>
        <w:annotationRef/>
      </w:r>
      <w:r>
        <w:t>Tener en cuenta el tamaño de la sección, además no es necesario tanto detalle en esta sección</w:t>
      </w:r>
    </w:p>
    <w:p w:rsidR="008B38F0" w:rsidRDefault="008B38F0">
      <w:pPr>
        <w:pStyle w:val="Textocomentario"/>
      </w:pPr>
    </w:p>
    <w:p w:rsidR="008B38F0" w:rsidRDefault="008B38F0">
      <w:pPr>
        <w:pStyle w:val="Textocomentario"/>
      </w:pPr>
      <w:r>
        <w:t xml:space="preserve">¿Para quién es importante leer este documento? </w:t>
      </w:r>
    </w:p>
  </w:comment>
  <w:comment w:id="101" w:author="Monica" w:date="2014-03-17T15:03:00Z" w:initials="M">
    <w:p w:rsidR="008B38F0" w:rsidRDefault="008B38F0">
      <w:pPr>
        <w:pStyle w:val="Textocomentario"/>
      </w:pPr>
      <w:r>
        <w:rPr>
          <w:rStyle w:val="Refdecomentario"/>
        </w:rPr>
        <w:annotationRef/>
      </w:r>
      <w:r>
        <w:t>Deben tener cuidado, estás tablas deben actualizarse.</w:t>
      </w:r>
    </w:p>
  </w:comment>
  <w:comment w:id="926" w:author="Monica" w:date="2014-03-17T15:22:00Z" w:initials="M">
    <w:p w:rsidR="008B38F0" w:rsidRDefault="008B38F0">
      <w:pPr>
        <w:pStyle w:val="Textocomentario"/>
      </w:pPr>
      <w:r>
        <w:rPr>
          <w:rStyle w:val="Refdecomentario"/>
        </w:rPr>
        <w:annotationRef/>
      </w:r>
      <w:r>
        <w:t xml:space="preserve">Al ser la visión del producto debería describir que tiene este producto en comparación con el original. </w:t>
      </w:r>
    </w:p>
  </w:comment>
  <w:comment w:id="929" w:author="Monica" w:date="2014-03-17T15:09:00Z" w:initials="M">
    <w:p w:rsidR="008B38F0" w:rsidRDefault="008B38F0">
      <w:pPr>
        <w:pStyle w:val="Textocomentario"/>
      </w:pPr>
      <w:r>
        <w:rPr>
          <w:rStyle w:val="Refdecomentario"/>
        </w:rPr>
        <w:annotationRef/>
      </w:r>
      <w:r>
        <w:t>A que se refieren con emular al juego??</w:t>
      </w:r>
    </w:p>
  </w:comment>
  <w:comment w:id="936" w:author="Monica" w:date="2014-03-17T15:15:00Z" w:initials="M">
    <w:p w:rsidR="008B38F0" w:rsidRDefault="008B38F0">
      <w:pPr>
        <w:pStyle w:val="Textocomentario"/>
      </w:pPr>
      <w:r>
        <w:rPr>
          <w:rStyle w:val="Refdecomentario"/>
        </w:rPr>
        <w:annotationRef/>
      </w:r>
      <w:r>
        <w:t>Cuáles categorías? ,El juego tradicional tiene esas categorías?</w:t>
      </w:r>
    </w:p>
  </w:comment>
  <w:comment w:id="945" w:author="Monica" w:date="2014-03-17T15:47:00Z" w:initials="M">
    <w:p w:rsidR="008B38F0" w:rsidRDefault="008B38F0">
      <w:pPr>
        <w:pStyle w:val="Textocomentario"/>
      </w:pPr>
      <w:r>
        <w:rPr>
          <w:rStyle w:val="Refdecomentario"/>
        </w:rPr>
        <w:annotationRef/>
      </w:r>
      <w:r>
        <w:t>Aunque esta sección es muy general, tener cuidado con  el parecido a otros documentos de semestres anteriores.</w:t>
      </w:r>
    </w:p>
    <w:p w:rsidR="008B38F0" w:rsidRDefault="008B38F0">
      <w:pPr>
        <w:pStyle w:val="Textocomentario"/>
      </w:pPr>
    </w:p>
    <w:p w:rsidR="008B38F0" w:rsidRDefault="008B38F0">
      <w:pPr>
        <w:pStyle w:val="Textocomentario"/>
      </w:pPr>
      <w:r>
        <w:t xml:space="preserve">Faltan objetivos específicos. </w:t>
      </w:r>
    </w:p>
  </w:comment>
  <w:comment w:id="947" w:author="Monica" w:date="2014-03-17T15:54:00Z" w:initials="M">
    <w:p w:rsidR="008B38F0" w:rsidRDefault="008B38F0">
      <w:pPr>
        <w:pStyle w:val="Textocomentario"/>
      </w:pPr>
      <w:r>
        <w:rPr>
          <w:rStyle w:val="Refdecomentario"/>
        </w:rPr>
        <w:annotationRef/>
      </w:r>
      <w:r>
        <w:t xml:space="preserve">Que no abarca el proyecto? Esta definición tan general, se torna ambigua. </w:t>
      </w:r>
    </w:p>
  </w:comment>
  <w:comment w:id="948" w:author="Monica" w:date="2014-03-17T15:48:00Z" w:initials="M">
    <w:p w:rsidR="008B38F0" w:rsidRDefault="008B38F0">
      <w:pPr>
        <w:pStyle w:val="Textocomentario"/>
      </w:pPr>
      <w:r>
        <w:rPr>
          <w:rStyle w:val="Refdecomentario"/>
        </w:rPr>
        <w:annotationRef/>
      </w:r>
      <w:r>
        <w:t xml:space="preserve">A que se refieren con pretender llegar? </w:t>
      </w:r>
    </w:p>
  </w:comment>
  <w:comment w:id="949" w:author="Miguel Torres" w:date="2014-03-18T14:53:00Z" w:initials="MT">
    <w:p w:rsidR="008B38F0" w:rsidRDefault="008B38F0">
      <w:pPr>
        <w:pStyle w:val="Textocomentario"/>
      </w:pPr>
      <w:r>
        <w:rPr>
          <w:rStyle w:val="Refdecomentario"/>
        </w:rPr>
        <w:annotationRef/>
      </w:r>
      <w:r>
        <w:t>Y Jugar?</w:t>
      </w:r>
    </w:p>
  </w:comment>
  <w:comment w:id="953" w:author="Monica" w:date="2014-03-17T15:53:00Z" w:initials="M">
    <w:p w:rsidR="008B38F0" w:rsidRDefault="008B38F0">
      <w:pPr>
        <w:pStyle w:val="Textocomentario"/>
      </w:pPr>
      <w:r>
        <w:rPr>
          <w:rStyle w:val="Refdecomentario"/>
        </w:rPr>
        <w:annotationRef/>
      </w:r>
      <w:r>
        <w:t>Cuáles categorías?</w:t>
      </w:r>
    </w:p>
  </w:comment>
  <w:comment w:id="960" w:author="Monica" w:date="2014-03-17T15:55:00Z" w:initials="M">
    <w:p w:rsidR="008B38F0" w:rsidRDefault="008B38F0">
      <w:pPr>
        <w:pStyle w:val="Textocomentario"/>
      </w:pPr>
      <w:r>
        <w:rPr>
          <w:rStyle w:val="Refdecomentario"/>
        </w:rPr>
        <w:annotationRef/>
      </w:r>
      <w:r>
        <w:t>Faltan objetivos específicos</w:t>
      </w:r>
    </w:p>
  </w:comment>
  <w:comment w:id="994" w:author="Monica" w:date="2014-03-17T15:56:00Z" w:initials="M">
    <w:p w:rsidR="008B38F0" w:rsidRDefault="008B38F0">
      <w:pPr>
        <w:pStyle w:val="Textocomentario"/>
      </w:pPr>
      <w:r>
        <w:rPr>
          <w:rStyle w:val="Refdecomentario"/>
        </w:rPr>
        <w:annotationRef/>
      </w:r>
      <w:r>
        <w:rPr>
          <w:rStyle w:val="Refdecomentario"/>
        </w:rPr>
        <w:t>Se podría pensar que solo hacen referencia a la parte operativa, la programación.</w:t>
      </w:r>
    </w:p>
  </w:comment>
  <w:comment w:id="1005" w:author="Monica" w:date="2014-03-17T15:59:00Z" w:initials="M">
    <w:p w:rsidR="008B38F0" w:rsidRDefault="008B38F0">
      <w:pPr>
        <w:pStyle w:val="Textocomentario"/>
      </w:pPr>
      <w:r>
        <w:rPr>
          <w:rStyle w:val="Refdecomentario"/>
        </w:rPr>
        <w:annotationRef/>
      </w:r>
      <w:r>
        <w:t>Como determinan que la aplicación tenga calidad, referencia a otras secciones. A demás esto no solo debe hacer referencia al producto, si no al proyecto.</w:t>
      </w:r>
    </w:p>
  </w:comment>
  <w:comment w:id="1031" w:author="Monica" w:date="2014-03-17T16:28:00Z" w:initials="M">
    <w:p w:rsidR="008B38F0" w:rsidRDefault="008B38F0">
      <w:pPr>
        <w:pStyle w:val="Textocomentario"/>
      </w:pPr>
      <w:r>
        <w:rPr>
          <w:rStyle w:val="Refdecomentario"/>
        </w:rPr>
        <w:annotationRef/>
      </w:r>
      <w:r>
        <w:t>¿Cuáles rúbricas y cuáles estándares?</w:t>
      </w:r>
    </w:p>
  </w:comment>
  <w:comment w:id="1040" w:author="Monica" w:date="2014-03-17T16:25:00Z" w:initials="M">
    <w:p w:rsidR="008B38F0" w:rsidRDefault="008B38F0">
      <w:pPr>
        <w:pStyle w:val="Textocomentario"/>
      </w:pPr>
      <w:r>
        <w:rPr>
          <w:rStyle w:val="Refdecomentario"/>
        </w:rPr>
        <w:annotationRef/>
      </w:r>
      <w:r>
        <w:t>Esta restricción tiene argumento alguno, teniendo en cuenta que el grupo ya está consolidado?</w:t>
      </w:r>
    </w:p>
  </w:comment>
  <w:comment w:id="1041" w:author="Monica" w:date="2014-03-17T16:26:00Z" w:initials="M">
    <w:p w:rsidR="008B38F0" w:rsidRDefault="008B38F0">
      <w:pPr>
        <w:pStyle w:val="Textocomentario"/>
      </w:pPr>
      <w:r>
        <w:rPr>
          <w:rStyle w:val="Refdecomentario"/>
        </w:rPr>
        <w:annotationRef/>
      </w:r>
      <w:r>
        <w:t xml:space="preserve">Supervisión del cliente?? </w:t>
      </w:r>
    </w:p>
  </w:comment>
  <w:comment w:id="1043" w:author="Monica" w:date="2014-03-17T16:22:00Z" w:initials="M">
    <w:p w:rsidR="008B38F0" w:rsidRDefault="008B38F0">
      <w:pPr>
        <w:pStyle w:val="Textocomentario"/>
      </w:pPr>
      <w:r>
        <w:rPr>
          <w:rStyle w:val="Refdecomentario"/>
        </w:rPr>
        <w:annotationRef/>
      </w:r>
      <w:r>
        <w:t>¿Cuál es el tiempo límite de entrega?</w:t>
      </w:r>
    </w:p>
  </w:comment>
  <w:comment w:id="1056" w:author="Monica" w:date="2014-03-17T16:25:00Z" w:initials="M">
    <w:p w:rsidR="008B38F0" w:rsidRDefault="008B38F0">
      <w:pPr>
        <w:pStyle w:val="Textocomentario"/>
      </w:pPr>
      <w:r>
        <w:rPr>
          <w:rStyle w:val="Refdecomentario"/>
        </w:rPr>
        <w:annotationRef/>
      </w:r>
      <w:r>
        <w:t>¿Cuáles plantillas especificadas?</w:t>
      </w:r>
    </w:p>
  </w:comment>
  <w:comment w:id="1078" w:author="Monica" w:date="2014-03-17T16:40:00Z" w:initials="M">
    <w:p w:rsidR="008B38F0" w:rsidRDefault="008B38F0">
      <w:pPr>
        <w:pStyle w:val="Textocomentario"/>
      </w:pPr>
      <w:r>
        <w:rPr>
          <w:rStyle w:val="Refdecomentario"/>
        </w:rPr>
        <w:annotationRef/>
      </w:r>
      <w:r>
        <w:t>Faltan descripciones de los entregables, y asociar dichos entregables a las iteraciones.</w:t>
      </w:r>
    </w:p>
  </w:comment>
  <w:comment w:id="1094" w:author="Miguel Torres" w:date="2014-03-18T14:56:00Z" w:initials="MT">
    <w:p w:rsidR="008B38F0" w:rsidRDefault="008B38F0">
      <w:pPr>
        <w:pStyle w:val="Textocomentario"/>
      </w:pPr>
      <w:r>
        <w:rPr>
          <w:rStyle w:val="Refdecomentario"/>
        </w:rPr>
        <w:annotationRef/>
      </w:r>
      <w:r>
        <w:t>Fechas y diferenciación de entregables!</w:t>
      </w:r>
    </w:p>
  </w:comment>
  <w:comment w:id="1132" w:author="Monica" w:date="2014-03-17T16:32:00Z" w:initials="M">
    <w:p w:rsidR="008B38F0" w:rsidRDefault="008B38F0">
      <w:pPr>
        <w:pStyle w:val="Textocomentario"/>
      </w:pPr>
      <w:r>
        <w:rPr>
          <w:rStyle w:val="Refdecomentario"/>
        </w:rPr>
        <w:annotationRef/>
      </w:r>
      <w:r>
        <w:t>Y el grupo de trabajo?</w:t>
      </w:r>
    </w:p>
  </w:comment>
  <w:comment w:id="1178" w:author="Monica" w:date="2014-03-17T16:31:00Z" w:initials="M">
    <w:p w:rsidR="008B38F0" w:rsidRDefault="008B38F0">
      <w:pPr>
        <w:pStyle w:val="Textocomentario"/>
      </w:pPr>
      <w:r>
        <w:rPr>
          <w:rStyle w:val="Refdecomentario"/>
        </w:rPr>
        <w:annotationRef/>
      </w:r>
      <w:r>
        <w:t>El reporte de pruebas solo es importante para la gerencia?</w:t>
      </w:r>
    </w:p>
  </w:comment>
  <w:comment w:id="1189" w:author="Miguel Torres" w:date="2014-03-18T14:55:00Z" w:initials="MT">
    <w:p w:rsidR="008B38F0" w:rsidRDefault="008B38F0">
      <w:pPr>
        <w:pStyle w:val="Textocomentario"/>
      </w:pPr>
      <w:r>
        <w:rPr>
          <w:rStyle w:val="Refdecomentario"/>
        </w:rPr>
        <w:annotationRef/>
      </w:r>
      <w:r>
        <w:t>Revisar descripción de prototipo y lo que el cliente entiende por ello</w:t>
      </w:r>
    </w:p>
  </w:comment>
  <w:comment w:id="1307" w:author="Monica" w:date="2014-03-17T17:02:00Z" w:initials="M">
    <w:p w:rsidR="008B38F0" w:rsidRDefault="008B38F0">
      <w:pPr>
        <w:pStyle w:val="Textocomentario"/>
      </w:pPr>
      <w:r>
        <w:rPr>
          <w:rStyle w:val="Refdecomentario"/>
        </w:rPr>
        <w:annotationRef/>
      </w:r>
      <w:r>
        <w:t>Faltan referencias a las otras secciones, que contienen esta información.</w:t>
      </w:r>
    </w:p>
  </w:comment>
  <w:comment w:id="1311" w:author="Monica" w:date="2014-03-17T16:58:00Z" w:initials="M">
    <w:p w:rsidR="008B38F0" w:rsidRDefault="008B38F0">
      <w:pPr>
        <w:pStyle w:val="Textocomentario"/>
      </w:pPr>
      <w:r>
        <w:rPr>
          <w:rStyle w:val="Refdecomentario"/>
        </w:rPr>
        <w:annotationRef/>
      </w:r>
      <w:r>
        <w:t>Los entregables de esta sección no coinciden con los definidos en la sección entregables, aquí aparecen más. Tener en cuenta las referencias cruzadas, y referenciar las secciones.</w:t>
      </w:r>
    </w:p>
  </w:comment>
  <w:comment w:id="1313" w:author="Monica" w:date="2014-03-17T16:46:00Z" w:initials="M">
    <w:p w:rsidR="008B38F0" w:rsidRDefault="008B38F0">
      <w:pPr>
        <w:pStyle w:val="Textocomentario"/>
      </w:pPr>
      <w:r>
        <w:rPr>
          <w:rStyle w:val="Refdecomentario"/>
        </w:rPr>
        <w:annotationRef/>
      </w:r>
      <w:r>
        <w:t>Falta Hipervínculo</w:t>
      </w:r>
    </w:p>
  </w:comment>
  <w:comment w:id="1329" w:author="Miguel Torres" w:date="2014-03-18T15:17:00Z" w:initials="MT">
    <w:p w:rsidR="008B38F0" w:rsidRDefault="008B38F0">
      <w:pPr>
        <w:pStyle w:val="Textocomentario"/>
      </w:pPr>
      <w:r>
        <w:rPr>
          <w:rStyle w:val="Refdecomentario"/>
        </w:rPr>
        <w:annotationRef/>
      </w:r>
    </w:p>
  </w:comment>
  <w:comment w:id="1334" w:author="Monica" w:date="2014-03-17T17:27:00Z" w:initials="M">
    <w:p w:rsidR="008B38F0" w:rsidRDefault="008B38F0">
      <w:pPr>
        <w:pStyle w:val="Textocomentario"/>
      </w:pPr>
      <w:r>
        <w:rPr>
          <w:rStyle w:val="Refdecomentario"/>
        </w:rPr>
        <w:annotationRef/>
      </w:r>
      <w:r>
        <w:t>Falta Hipervínculo</w:t>
      </w:r>
    </w:p>
  </w:comment>
  <w:comment w:id="1349" w:author="Miguel Torres" w:date="2014-03-18T15:04:00Z" w:initials="MT">
    <w:p w:rsidR="008B38F0" w:rsidRDefault="008B38F0">
      <w:pPr>
        <w:pStyle w:val="Textocomentario"/>
      </w:pPr>
      <w:r>
        <w:rPr>
          <w:rStyle w:val="Refdecomentario"/>
        </w:rPr>
        <w:annotationRef/>
      </w:r>
      <w:r>
        <w:t>Costos del producto?</w:t>
      </w:r>
    </w:p>
  </w:comment>
  <w:comment w:id="1338" w:author="Monica" w:date="2014-03-17T17:31:00Z" w:initials="M">
    <w:p w:rsidR="008B38F0" w:rsidRDefault="008B38F0">
      <w:pPr>
        <w:pStyle w:val="Textocomentario"/>
      </w:pPr>
      <w:r>
        <w:rPr>
          <w:rStyle w:val="Refdecomentario"/>
        </w:rPr>
        <w:annotationRef/>
      </w:r>
      <w:r>
        <w:t>De donde sale este valor? Falta el valor del producto, que metodología usaron para encontrar el valor?</w:t>
      </w:r>
    </w:p>
  </w:comment>
  <w:comment w:id="1411" w:author="Monica" w:date="2014-03-17T17:46:00Z" w:initials="M">
    <w:p w:rsidR="008B38F0" w:rsidRDefault="008B38F0">
      <w:pPr>
        <w:pStyle w:val="Textocomentario"/>
      </w:pPr>
      <w:r>
        <w:rPr>
          <w:rStyle w:val="Refdecomentario"/>
        </w:rPr>
        <w:annotationRef/>
      </w:r>
      <w:r>
        <w:t>Sugerencia: Para argumentar esta sección, es bueno que el diagrama de procesos de BPMN aparezca aquí, adicional a esto el hipervínculo al diagrama no conduce a una hoja en blanco.</w:t>
      </w:r>
    </w:p>
  </w:comment>
  <w:comment w:id="1420" w:author="Miguel Torres" w:date="2014-03-18T15:25:00Z" w:initials="MT">
    <w:p w:rsidR="008B38F0" w:rsidRDefault="008B38F0">
      <w:pPr>
        <w:pStyle w:val="Textocomentario"/>
      </w:pPr>
      <w:r>
        <w:rPr>
          <w:rStyle w:val="Refdecomentario"/>
        </w:rPr>
        <w:annotationRef/>
      </w:r>
      <w:r>
        <w:t>Esto es en la construcción del presente documento, pero el plan es para cuando se está ejecutando el proyecto!!</w:t>
      </w:r>
    </w:p>
  </w:comment>
  <w:comment w:id="1424" w:author="Miguel Torres" w:date="2014-03-18T15:24:00Z" w:initials="MT">
    <w:p w:rsidR="008B38F0" w:rsidRDefault="008B38F0">
      <w:pPr>
        <w:pStyle w:val="Textocomentario"/>
      </w:pPr>
      <w:r>
        <w:rPr>
          <w:rStyle w:val="Refdecomentario"/>
        </w:rPr>
        <w:annotationRef/>
      </w:r>
      <w:r>
        <w:t>Se supone que los encargados son el supervisor y el analista… que tiene que ver acá el admi. Configuración?</w:t>
      </w:r>
    </w:p>
  </w:comment>
  <w:comment w:id="1433" w:author="Monica" w:date="2014-03-17T17:49:00Z" w:initials="M">
    <w:p w:rsidR="008B38F0" w:rsidRDefault="008B38F0">
      <w:pPr>
        <w:pStyle w:val="Textocomentario"/>
      </w:pPr>
      <w:r>
        <w:rPr>
          <w:rStyle w:val="Refdecomentario"/>
        </w:rPr>
        <w:annotationRef/>
      </w:r>
      <w:r>
        <w:t>Referencia a la sección de plan de control de calidad</w:t>
      </w:r>
    </w:p>
  </w:comment>
  <w:comment w:id="1443" w:author="Monica" w:date="2014-03-17T17:51:00Z" w:initials="M">
    <w:p w:rsidR="008B38F0" w:rsidRDefault="008B38F0">
      <w:pPr>
        <w:pStyle w:val="Textocomentario"/>
      </w:pPr>
      <w:r>
        <w:rPr>
          <w:rStyle w:val="Refdecomentario"/>
        </w:rPr>
        <w:annotationRef/>
      </w:r>
      <w:r>
        <w:t>Quién es el encargado?</w:t>
      </w:r>
    </w:p>
  </w:comment>
  <w:comment w:id="1603" w:author="Miguel Torres" w:date="2014-03-18T15:26:00Z" w:initials="MT">
    <w:p w:rsidR="008B38F0" w:rsidRDefault="008B38F0">
      <w:pPr>
        <w:pStyle w:val="Textocomentario"/>
      </w:pPr>
      <w:r>
        <w:rPr>
          <w:rStyle w:val="Refdecomentario"/>
        </w:rPr>
        <w:annotationRef/>
      </w:r>
      <w:r>
        <w:t>Referencias? Descripciones formales?</w:t>
      </w:r>
    </w:p>
  </w:comment>
  <w:comment w:id="1792" w:author="Miguel Torres" w:date="2014-03-19T10:05:00Z" w:initials="MT">
    <w:p w:rsidR="008B38F0" w:rsidRDefault="008B38F0">
      <w:pPr>
        <w:pStyle w:val="Textocomentario"/>
      </w:pPr>
      <w:r>
        <w:rPr>
          <w:rStyle w:val="Refdecomentario"/>
        </w:rPr>
        <w:annotationRef/>
      </w:r>
      <w:r>
        <w:t>Identificación de actividades que es bien diferente</w:t>
      </w:r>
    </w:p>
  </w:comment>
  <w:comment w:id="1794" w:author="Monica" w:date="2014-03-17T21:33:00Z" w:initials="M">
    <w:p w:rsidR="008B38F0" w:rsidRDefault="008B38F0">
      <w:pPr>
        <w:pStyle w:val="Textocomentario"/>
      </w:pPr>
      <w:r>
        <w:rPr>
          <w:rStyle w:val="Refdecomentario"/>
        </w:rPr>
        <w:annotationRef/>
      </w:r>
      <w:r>
        <w:t xml:space="preserve">Por qué eligen esas 5 fases? </w:t>
      </w:r>
    </w:p>
  </w:comment>
  <w:comment w:id="1811" w:author="Miguel Torres" w:date="2014-03-19T10:06:00Z" w:initials="MT">
    <w:p w:rsidR="008B38F0" w:rsidRDefault="008B38F0">
      <w:pPr>
        <w:pStyle w:val="Textocomentario"/>
      </w:pPr>
      <w:r>
        <w:rPr>
          <w:rStyle w:val="Refdecomentario"/>
        </w:rPr>
        <w:annotationRef/>
      </w:r>
      <w:r>
        <w:t>Referencias?</w:t>
      </w:r>
    </w:p>
  </w:comment>
  <w:comment w:id="1812" w:author="Miguel Torres" w:date="2014-03-19T10:08:00Z" w:initials="MT">
    <w:p w:rsidR="008B38F0" w:rsidRDefault="008B38F0">
      <w:pPr>
        <w:pStyle w:val="Textocomentario"/>
      </w:pPr>
      <w:r>
        <w:rPr>
          <w:rStyle w:val="Refdecomentario"/>
        </w:rPr>
        <w:annotationRef/>
      </w:r>
      <w:r>
        <w:t>Donde esta este documento en lo entregado?</w:t>
      </w:r>
    </w:p>
  </w:comment>
  <w:comment w:id="1813" w:author="Miguel Torres" w:date="2014-03-19T10:09:00Z" w:initials="MT">
    <w:p w:rsidR="008B38F0" w:rsidRDefault="008B38F0">
      <w:pPr>
        <w:pStyle w:val="Textocomentario"/>
      </w:pPr>
      <w:r>
        <w:rPr>
          <w:rStyle w:val="Refdecomentario"/>
        </w:rPr>
        <w:annotationRef/>
      </w:r>
      <w:r>
        <w:t>Evidencias de esto para esta entrega?</w:t>
      </w:r>
    </w:p>
  </w:comment>
  <w:comment w:id="1822" w:author="Monica" w:date="2014-03-17T21:14:00Z" w:initials="M">
    <w:p w:rsidR="008B38F0" w:rsidRDefault="008B38F0">
      <w:pPr>
        <w:pStyle w:val="Textocomentario"/>
      </w:pPr>
      <w:r>
        <w:rPr>
          <w:rStyle w:val="Refdecomentario"/>
        </w:rPr>
        <w:annotationRef/>
      </w:r>
      <w:r>
        <w:t>No es claro, cuáles de las 4 fases principales que definen, tienen las 3 sub-fases. De acuerdo a la Figura solo la fase de desarrollo, muestra dichas sub-fases</w:t>
      </w:r>
    </w:p>
  </w:comment>
  <w:comment w:id="1831" w:author="Monica" w:date="2014-03-17T21:10:00Z" w:initials="M">
    <w:p w:rsidR="008B38F0" w:rsidRDefault="008B38F0">
      <w:pPr>
        <w:pStyle w:val="Textocomentario"/>
      </w:pPr>
      <w:r>
        <w:rPr>
          <w:rStyle w:val="Refdecomentario"/>
        </w:rPr>
        <w:annotationRef/>
      </w:r>
      <w:r>
        <w:t>Esto se realizaría para cada iteración?? O es una actividad perteneciente a una iteración de la fase de planeación y análisis?</w:t>
      </w:r>
    </w:p>
  </w:comment>
  <w:comment w:id="1829" w:author="Monica" w:date="2014-03-17T21:09:00Z" w:initials="M">
    <w:p w:rsidR="008B38F0" w:rsidRDefault="008B38F0">
      <w:pPr>
        <w:pStyle w:val="Textocomentario"/>
      </w:pPr>
      <w:r>
        <w:rPr>
          <w:rStyle w:val="Refdecomentario"/>
        </w:rPr>
        <w:annotationRef/>
      </w:r>
      <w:r>
        <w:t>Faltan referencias a las secciones relacionadas. Entregables, Organigrama y descripción de roles.</w:t>
      </w:r>
    </w:p>
  </w:comment>
  <w:comment w:id="1836" w:author="Monica" w:date="2014-03-17T21:11:00Z" w:initials="M">
    <w:p w:rsidR="008B38F0" w:rsidRDefault="008B38F0">
      <w:pPr>
        <w:pStyle w:val="Textocomentario"/>
      </w:pPr>
      <w:r>
        <w:rPr>
          <w:rStyle w:val="Refdecomentario"/>
        </w:rPr>
        <w:annotationRef/>
      </w:r>
      <w:r>
        <w:t>En qué fase del ciclo de vida realizan el análisis de riesgos</w:t>
      </w:r>
    </w:p>
  </w:comment>
  <w:comment w:id="1849" w:author="Monica" w:date="2014-03-17T21:15:00Z" w:initials="M">
    <w:p w:rsidR="008B38F0" w:rsidRDefault="008B38F0">
      <w:pPr>
        <w:pStyle w:val="Textocomentario"/>
      </w:pPr>
      <w:r>
        <w:rPr>
          <w:rStyle w:val="Refdecomentario"/>
        </w:rPr>
        <w:annotationRef/>
      </w:r>
      <w:r>
        <w:t xml:space="preserve">Es importante que se conserve la consistencia de las ideas que presentan a lo largo de la sección, pues él no desarrollar de manera ordenada una idea ocasiona confusión. </w:t>
      </w:r>
    </w:p>
  </w:comment>
  <w:comment w:id="1879" w:author="Monica" w:date="2014-03-17T21:16:00Z" w:initials="M">
    <w:p w:rsidR="008B38F0" w:rsidRDefault="008B38F0">
      <w:pPr>
        <w:pStyle w:val="Textocomentario"/>
      </w:pPr>
      <w:r>
        <w:rPr>
          <w:rStyle w:val="Refdecomentario"/>
        </w:rPr>
        <w:annotationRef/>
      </w:r>
      <w:r>
        <w:t>Qué tipo de actividades se asocian a estas sub-fases?</w:t>
      </w:r>
    </w:p>
  </w:comment>
  <w:comment w:id="1900" w:author="Monica" w:date="2014-03-17T21:27:00Z" w:initials="M">
    <w:p w:rsidR="008B38F0" w:rsidRDefault="008B38F0">
      <w:pPr>
        <w:pStyle w:val="Textocomentario"/>
      </w:pPr>
      <w:r>
        <w:rPr>
          <w:rStyle w:val="Refdecomentario"/>
        </w:rPr>
        <w:annotationRef/>
      </w:r>
      <w:r>
        <w:t>En el BPMN, es importante separar los roles del grupo de trabajo, pues siempre debe existir un responsable de cada actividad, de lo contrario, el proceso se puede ver afectado al no ser claro quién debe hacer que y en qué momento.</w:t>
      </w:r>
    </w:p>
    <w:p w:rsidR="008B38F0" w:rsidRDefault="008B38F0">
      <w:pPr>
        <w:pStyle w:val="Textocomentario"/>
      </w:pPr>
    </w:p>
    <w:p w:rsidR="008B38F0" w:rsidRDefault="008B38F0">
      <w:pPr>
        <w:pStyle w:val="Textocomentario"/>
      </w:pPr>
      <w:r>
        <w:t>No es claro el flujo entre actividades, por ejemplo: definir iteración de planeación si se termina inicia el desarrollo, sin embargo, si no se termina, siguen una serie de actividades que en realidad está describiendo el proceso interno de la actividad que definieron como iteración de planeación.</w:t>
      </w:r>
    </w:p>
    <w:p w:rsidR="008B38F0" w:rsidRDefault="008B38F0">
      <w:pPr>
        <w:pStyle w:val="Textocomentario"/>
      </w:pPr>
    </w:p>
    <w:p w:rsidR="008B38F0" w:rsidRDefault="008B38F0">
      <w:pPr>
        <w:pStyle w:val="Textocomentario"/>
      </w:pPr>
      <w:r>
        <w:t>Deben tener en cuenta la notación de BPMN, si necesitan describir un proceso interno de una actividad, hay una notación especial para mostrar que es una actividad compuesta.</w:t>
      </w:r>
    </w:p>
  </w:comment>
  <w:comment w:id="1925" w:author="Monica" w:date="2014-03-17T21:32:00Z" w:initials="M">
    <w:p w:rsidR="008B38F0" w:rsidRDefault="008B38F0">
      <w:pPr>
        <w:pStyle w:val="Textocomentario"/>
      </w:pPr>
      <w:r>
        <w:rPr>
          <w:rStyle w:val="Refdecomentario"/>
        </w:rPr>
        <w:annotationRef/>
      </w:r>
      <w:r>
        <w:t xml:space="preserve">Es confuso, el nombrar de varias maneras las fases del ciclo de vida. A lo largo de la sección se refieren a iteraciones, fases, sub-fases, eventos, pero no queda claro la diferencia de cada una de estas palabras asociadas al ciclo de vida que definieron. </w:t>
      </w:r>
    </w:p>
    <w:p w:rsidR="008B38F0" w:rsidRDefault="008B38F0">
      <w:pPr>
        <w:pStyle w:val="Textocomentario"/>
      </w:pPr>
    </w:p>
    <w:p w:rsidR="008B38F0" w:rsidRDefault="008B38F0">
      <w:pPr>
        <w:pStyle w:val="Textocomentario"/>
      </w:pPr>
    </w:p>
  </w:comment>
  <w:comment w:id="1952" w:author="Monica" w:date="2014-03-19T10:12:00Z" w:initials="M">
    <w:p w:rsidR="008B38F0" w:rsidRDefault="008B38F0">
      <w:pPr>
        <w:pStyle w:val="Textocomentario"/>
      </w:pPr>
      <w:r>
        <w:rPr>
          <w:rStyle w:val="Refdecomentario"/>
        </w:rPr>
        <w:annotationRef/>
      </w:r>
      <w:r>
        <w:t>Lo que describen aquí, realmente se relaciona con cascada, o simplemente son actividades que dependen de otras simplemente porque el resultado de una es insumo para la siguiente actividad?, lo cuál puede ser normal. Ej: Se necesita definir un proyecto para saber que roles desempeñarán el grupo de trabajo en dicho proyecto.</w:t>
      </w:r>
    </w:p>
  </w:comment>
  <w:comment w:id="1955" w:author="Monica" w:date="2014-03-17T21:38:00Z" w:initials="M">
    <w:p w:rsidR="008B38F0" w:rsidRDefault="008B38F0">
      <w:pPr>
        <w:pStyle w:val="Textocomentario"/>
      </w:pPr>
      <w:r>
        <w:rPr>
          <w:rStyle w:val="Refdecomentario"/>
        </w:rPr>
        <w:annotationRef/>
      </w:r>
      <w:r>
        <w:t>Que fases se realizan de manera lineal? Y son fases o actividades?</w:t>
      </w:r>
    </w:p>
  </w:comment>
  <w:comment w:id="1961" w:author="Monica" w:date="2014-03-17T21:39:00Z" w:initials="M">
    <w:p w:rsidR="008B38F0" w:rsidRDefault="008B38F0">
      <w:pPr>
        <w:pStyle w:val="Textocomentario"/>
      </w:pPr>
      <w:r>
        <w:rPr>
          <w:rStyle w:val="Refdecomentario"/>
        </w:rPr>
        <w:annotationRef/>
      </w:r>
      <w:r>
        <w:t>Esto como se refleja en la definición de su ciclo de vida?</w:t>
      </w:r>
    </w:p>
  </w:comment>
  <w:comment w:id="1974" w:author="Monica" w:date="2014-03-17T21:45:00Z" w:initials="M">
    <w:p w:rsidR="008B38F0" w:rsidRDefault="008B38F0">
      <w:pPr>
        <w:pStyle w:val="Textocomentario"/>
      </w:pPr>
      <w:r>
        <w:rPr>
          <w:rStyle w:val="Refdecomentario"/>
        </w:rPr>
        <w:annotationRef/>
      </w:r>
      <w:r>
        <w:t>Ciclos, fases, eventos, actividades ¿?  De todo lo que han mencionado a lo largo de la sección, a que se refiere específicamente esto.</w:t>
      </w:r>
    </w:p>
  </w:comment>
  <w:comment w:id="1985" w:author="Monica" w:date="2014-03-17T22:02:00Z" w:initials="M">
    <w:p w:rsidR="008B38F0" w:rsidRDefault="008B38F0">
      <w:pPr>
        <w:pStyle w:val="Textocomentario"/>
      </w:pPr>
      <w:r>
        <w:rPr>
          <w:rStyle w:val="Refdecomentario"/>
        </w:rPr>
        <w:annotationRef/>
      </w:r>
      <w:r>
        <w:t>Aunque se mencionan varios ciclos de vida, los argumentos no son lo suficientemente consistentes para soportar la decisión de integrarlos o descartarlos al momento de definir el ciclo de vida.</w:t>
      </w:r>
    </w:p>
  </w:comment>
  <w:comment w:id="1986" w:author="Monica" w:date="2014-03-17T21:51:00Z" w:initials="M">
    <w:p w:rsidR="008B38F0" w:rsidRDefault="008B38F0">
      <w:pPr>
        <w:pStyle w:val="Textocomentario"/>
      </w:pPr>
      <w:r>
        <w:rPr>
          <w:rStyle w:val="Refdecomentario"/>
        </w:rPr>
        <w:annotationRef/>
      </w:r>
      <w:r>
        <w:t>Por qué concluyen que esas alternativas no se adaptan al proyecto, y qué alternativas fueron descartadas? Hacen referencias a las descritas en la sección anterior, donde quedan los demás ciclos de vida, espiral, RUP?</w:t>
      </w:r>
    </w:p>
  </w:comment>
  <w:comment w:id="1987" w:author="Monica" w:date="2014-03-17T21:53:00Z" w:initials="M">
    <w:p w:rsidR="008B38F0" w:rsidRDefault="008B38F0">
      <w:pPr>
        <w:pStyle w:val="Textocomentario"/>
      </w:pPr>
      <w:r>
        <w:rPr>
          <w:rStyle w:val="Refdecomentario"/>
        </w:rPr>
        <w:annotationRef/>
      </w:r>
      <w:r>
        <w:t>A pesar del costo, es importante resaltar que este proyecto no tiene un límite monetario, al no tener esta restricción, está razón para descartarlo no resulta muy apropiada.</w:t>
      </w:r>
    </w:p>
  </w:comment>
  <w:comment w:id="1988" w:author="Monica" w:date="2014-03-17T21:55:00Z" w:initials="M">
    <w:p w:rsidR="008B38F0" w:rsidRDefault="008B38F0">
      <w:pPr>
        <w:pStyle w:val="Textocomentario"/>
      </w:pPr>
      <w:r>
        <w:rPr>
          <w:rStyle w:val="Refdecomentario"/>
        </w:rPr>
        <w:annotationRef/>
      </w:r>
      <w:r>
        <w:t>Un componente puede ser un DB o un servidor, no se debe generalizar.</w:t>
      </w:r>
    </w:p>
  </w:comment>
  <w:comment w:id="1992" w:author="Monica" w:date="2014-03-17T22:14:00Z" w:initials="M">
    <w:p w:rsidR="008B38F0" w:rsidRDefault="008B38F0">
      <w:pPr>
        <w:pStyle w:val="Textocomentario"/>
      </w:pPr>
      <w:r>
        <w:rPr>
          <w:rStyle w:val="Refdecomentario"/>
        </w:rPr>
        <w:annotationRef/>
      </w:r>
      <w:r>
        <w:t>Cómo obtienen las herramientas con licencia paga?</w:t>
      </w:r>
    </w:p>
  </w:comment>
  <w:comment w:id="2000" w:author="Monica" w:date="2014-03-18T07:03:00Z" w:initials="M">
    <w:p w:rsidR="008B38F0" w:rsidRDefault="008B38F0">
      <w:pPr>
        <w:pStyle w:val="Textocomentario"/>
      </w:pPr>
      <w:r>
        <w:rPr>
          <w:rStyle w:val="Refdecomentario"/>
        </w:rPr>
        <w:annotationRef/>
      </w:r>
      <w:r>
        <w:t>Falta referencia a la seccin Infraestructura, pues allí es donde se explica como se obtienen estas herramientas.</w:t>
      </w:r>
    </w:p>
  </w:comment>
  <w:comment w:id="2406" w:author="Monica" w:date="2014-03-17T22:08:00Z" w:initials="M">
    <w:p w:rsidR="008B38F0" w:rsidRDefault="008B38F0">
      <w:pPr>
        <w:pStyle w:val="Textocomentario"/>
      </w:pPr>
      <w:r>
        <w:rPr>
          <w:rStyle w:val="Refdecomentario"/>
        </w:rPr>
        <w:annotationRef/>
      </w:r>
      <w:r>
        <w:t xml:space="preserve">Es claro que decidieron elegir ciertas herramientas y lenguajes por conocimiento previo del manejo de estas, pero que otras herramientas investigaron? Por qué decidir por algo que se conoce con anterioridad con ciertas funcionalidades, sobre otra herramienta o lenguaje que permita hacer mucho más cosas pero que deben aprender? </w:t>
      </w:r>
    </w:p>
  </w:comment>
  <w:comment w:id="2421" w:author="Monica" w:date="2014-03-17T22:16:00Z" w:initials="M">
    <w:p w:rsidR="008B38F0" w:rsidRDefault="008B38F0">
      <w:pPr>
        <w:pStyle w:val="Textocomentario"/>
      </w:pPr>
      <w:r>
        <w:rPr>
          <w:rStyle w:val="Refdecomentario"/>
        </w:rPr>
        <w:annotationRef/>
      </w:r>
      <w:r>
        <w:t>En dónde aclaran si fue elegida o descartada para su uso en el proyecto?</w:t>
      </w:r>
    </w:p>
  </w:comment>
  <w:comment w:id="2457" w:author="Miguel Torres" w:date="2014-03-19T10:40:00Z" w:initials="MT">
    <w:p w:rsidR="008B38F0" w:rsidRDefault="008B38F0">
      <w:pPr>
        <w:pStyle w:val="Textocomentario"/>
      </w:pPr>
      <w:r>
        <w:rPr>
          <w:rStyle w:val="Refdecomentario"/>
        </w:rPr>
        <w:annotationRef/>
      </w:r>
      <w:r>
        <w:t>Se indica cual es el contenido esperado mas no se indica cuáles son los criterios que debe cumplir dicho contenido.</w:t>
      </w:r>
    </w:p>
  </w:comment>
  <w:comment w:id="2472" w:author="Monica" w:date="2014-03-17T22:22:00Z" w:initials="M">
    <w:p w:rsidR="008B38F0" w:rsidRDefault="008B38F0">
      <w:pPr>
        <w:pStyle w:val="Textocomentario"/>
      </w:pPr>
      <w:r>
        <w:rPr>
          <w:rStyle w:val="Refdecomentario"/>
        </w:rPr>
        <w:annotationRef/>
      </w:r>
      <w:r>
        <w:t xml:space="preserve">Definen los parámetros , pero cómo evalúan que se cumplan? </w:t>
      </w:r>
    </w:p>
  </w:comment>
  <w:comment w:id="2489" w:author="Monica" w:date="2014-03-17T22:25:00Z" w:initials="M">
    <w:p w:rsidR="008B38F0" w:rsidRDefault="008B38F0">
      <w:pPr>
        <w:pStyle w:val="Textocomentario"/>
      </w:pPr>
      <w:r>
        <w:rPr>
          <w:rStyle w:val="Refdecomentario"/>
        </w:rPr>
        <w:annotationRef/>
      </w:r>
      <w:r>
        <w:t>Cómo definen el 40% de los casos de uso, por medio de que metodología basan esta selección?</w:t>
      </w:r>
    </w:p>
    <w:p w:rsidR="008B38F0" w:rsidRDefault="008B38F0">
      <w:pPr>
        <w:pStyle w:val="Textocomentario"/>
      </w:pPr>
    </w:p>
    <w:p w:rsidR="008B38F0" w:rsidRDefault="008B38F0">
      <w:pPr>
        <w:pStyle w:val="Textocomentario"/>
      </w:pPr>
      <w:r>
        <w:t>A que se refieren con usar adecuadamente la plantilla? Y cuál es la relación que tiene la selección del 40% de casos de uso con dicha plantilla?</w:t>
      </w:r>
    </w:p>
  </w:comment>
  <w:comment w:id="2519" w:author="Monica" w:date="2014-03-17T22:25:00Z" w:initials="M">
    <w:p w:rsidR="008B38F0" w:rsidRDefault="008B38F0">
      <w:pPr>
        <w:pStyle w:val="Textocomentario"/>
      </w:pPr>
      <w:r>
        <w:rPr>
          <w:rStyle w:val="Refdecomentario"/>
        </w:rPr>
        <w:annotationRef/>
      </w:r>
      <w:r>
        <w:t>Cómo miden que sea completo y claro?</w:t>
      </w:r>
    </w:p>
  </w:comment>
  <w:comment w:id="2532" w:author="Monica" w:date="2014-03-17T22:26:00Z" w:initials="M">
    <w:p w:rsidR="008B38F0" w:rsidRDefault="008B38F0">
      <w:pPr>
        <w:pStyle w:val="Textocomentario"/>
      </w:pPr>
      <w:r>
        <w:rPr>
          <w:rStyle w:val="Refdecomentario"/>
        </w:rPr>
        <w:annotationRef/>
      </w:r>
      <w:r>
        <w:t>Cuál estándar de calidad?, se refieren al plan de control de calidad, y si es así, hace falta referenciarlo.</w:t>
      </w:r>
    </w:p>
  </w:comment>
  <w:comment w:id="2544" w:author="Miguel Torres" w:date="2014-03-19T10:42:00Z" w:initials="MT">
    <w:p w:rsidR="008B38F0" w:rsidRDefault="008B38F0">
      <w:pPr>
        <w:pStyle w:val="Textocomentario"/>
      </w:pPr>
      <w:r>
        <w:rPr>
          <w:rStyle w:val="Refdecomentario"/>
        </w:rPr>
        <w:annotationRef/>
      </w:r>
      <w:r>
        <w:t>En las Reglas de Clase se explica que entiende el cliente por PROTOTIPO. esto no se ve reflejado aqui!</w:t>
      </w:r>
    </w:p>
  </w:comment>
  <w:comment w:id="2547" w:author="Monica" w:date="2014-03-17T22:26:00Z" w:initials="M">
    <w:p w:rsidR="008B38F0" w:rsidRDefault="008B38F0">
      <w:pPr>
        <w:pStyle w:val="Textocomentario"/>
      </w:pPr>
      <w:r>
        <w:rPr>
          <w:rStyle w:val="Refdecomentario"/>
        </w:rPr>
        <w:annotationRef/>
      </w:r>
      <w:r>
        <w:t>Cómo definen los casos de uso más importante, como los priorizan?</w:t>
      </w:r>
    </w:p>
  </w:comment>
  <w:comment w:id="3161" w:author="Monica" w:date="2014-03-18T07:06:00Z" w:initials="M">
    <w:p w:rsidR="008B38F0" w:rsidRDefault="008B38F0">
      <w:pPr>
        <w:pStyle w:val="Textocomentario"/>
      </w:pPr>
      <w:r>
        <w:rPr>
          <w:rStyle w:val="Refdecomentario"/>
        </w:rPr>
        <w:annotationRef/>
      </w:r>
      <w:r>
        <w:t>Y el rol de gerente? No hay consistencia con lo definido en el ciclo de vida, en el BPMN aparece el Gerente.</w:t>
      </w:r>
    </w:p>
    <w:p w:rsidR="008B38F0" w:rsidRDefault="008B38F0">
      <w:pPr>
        <w:pStyle w:val="Textocomentario"/>
      </w:pPr>
    </w:p>
    <w:p w:rsidR="008B38F0" w:rsidRDefault="008B38F0">
      <w:pPr>
        <w:pStyle w:val="Textocomentario"/>
      </w:pPr>
      <w:r>
        <w:t>Arquitecto o arquitecto de software?</w:t>
      </w:r>
    </w:p>
    <w:p w:rsidR="008B38F0" w:rsidRDefault="008B38F0">
      <w:pPr>
        <w:pStyle w:val="Textocomentario"/>
      </w:pPr>
    </w:p>
    <w:p w:rsidR="008B38F0" w:rsidRDefault="008B38F0">
      <w:pPr>
        <w:pStyle w:val="Textocomentario"/>
      </w:pPr>
      <w:r>
        <w:t xml:space="preserve">Quién ejecuta el plan de calidad? Quién es el administrador de configuraciones? </w:t>
      </w:r>
    </w:p>
    <w:p w:rsidR="008B38F0" w:rsidRDefault="008B38F0">
      <w:pPr>
        <w:pStyle w:val="Textocomentario"/>
      </w:pPr>
    </w:p>
    <w:p w:rsidR="008B38F0" w:rsidRDefault="008B38F0">
      <w:pPr>
        <w:pStyle w:val="Textocomentario"/>
      </w:pPr>
    </w:p>
    <w:p w:rsidR="008B38F0" w:rsidRDefault="008B38F0">
      <w:pPr>
        <w:pStyle w:val="Textocomentario"/>
      </w:pPr>
    </w:p>
  </w:comment>
  <w:comment w:id="3168" w:author="Miguel Torres" w:date="2014-03-19T10:48:00Z" w:initials="MT">
    <w:p w:rsidR="008B38F0" w:rsidRDefault="008B38F0">
      <w:pPr>
        <w:pStyle w:val="Textocomentario"/>
      </w:pPr>
      <w:r>
        <w:rPr>
          <w:rStyle w:val="Refdecomentario"/>
        </w:rPr>
        <w:annotationRef/>
      </w:r>
      <w:r>
        <w:t>Según las herramientas hay un gerente… inconsistencia</w:t>
      </w:r>
    </w:p>
  </w:comment>
  <w:comment w:id="3181" w:author="Miguel Torres" w:date="2014-03-19T10:49:00Z" w:initials="MT">
    <w:p w:rsidR="008B38F0" w:rsidRDefault="008B38F0">
      <w:pPr>
        <w:pStyle w:val="Textocomentario"/>
      </w:pPr>
      <w:r>
        <w:rPr>
          <w:rStyle w:val="Refdecomentario"/>
        </w:rPr>
        <w:annotationRef/>
      </w:r>
      <w:r>
        <w:t>Una sola referencia para todo lo que había que investigar y sustentar?</w:t>
      </w:r>
    </w:p>
  </w:comment>
  <w:comment w:id="3189" w:author="Miguel Torres" w:date="2014-03-19T10:49:00Z" w:initials="MT">
    <w:p w:rsidR="008B38F0" w:rsidRDefault="008B38F0">
      <w:pPr>
        <w:pStyle w:val="Textocomentario"/>
      </w:pPr>
      <w:r>
        <w:rPr>
          <w:rStyle w:val="Refdecomentario"/>
        </w:rPr>
        <w:annotationRef/>
      </w:r>
      <w:r>
        <w:t>Planes en los que participa FORMALMENTE???</w:t>
      </w:r>
    </w:p>
  </w:comment>
  <w:comment w:id="3282" w:author="Miguel Torres" w:date="2014-03-19T10:49:00Z" w:initials="MT">
    <w:p w:rsidR="008B38F0" w:rsidRDefault="008B38F0">
      <w:pPr>
        <w:pStyle w:val="Textocomentario"/>
      </w:pPr>
      <w:r>
        <w:rPr>
          <w:rStyle w:val="Refdecomentario"/>
        </w:rPr>
        <w:annotationRef/>
      </w:r>
      <w:r>
        <w:t>Justificación bibliográfica?</w:t>
      </w:r>
    </w:p>
  </w:comment>
  <w:comment w:id="3285" w:author="Monica" w:date="2014-03-17T22:45:00Z" w:initials="M">
    <w:p w:rsidR="008B38F0" w:rsidRDefault="008B38F0">
      <w:pPr>
        <w:pStyle w:val="Textocomentario"/>
      </w:pPr>
      <w:r>
        <w:rPr>
          <w:rStyle w:val="Refdecomentario"/>
        </w:rPr>
        <w:annotationRef/>
      </w:r>
      <w:r>
        <w:t xml:space="preserve">Cómo determinan esa coherencia entre el código y el diseño, tiene relación con la trazabilidad? </w:t>
      </w:r>
    </w:p>
  </w:comment>
  <w:comment w:id="3361" w:author="Monica" w:date="2014-03-17T22:46:00Z" w:initials="M">
    <w:p w:rsidR="008B38F0" w:rsidRDefault="008B38F0">
      <w:pPr>
        <w:pStyle w:val="Textocomentario"/>
      </w:pPr>
      <w:r>
        <w:rPr>
          <w:rStyle w:val="Refdecomentario"/>
        </w:rPr>
        <w:annotationRef/>
      </w:r>
      <w:r>
        <w:t xml:space="preserve">De que forma determinan que dicha persona tenga buenas prácticas, que documente bien, y mejor aún cómo garantizan que el código tenga calidad? </w:t>
      </w:r>
    </w:p>
  </w:comment>
  <w:comment w:id="3381" w:author="Monica" w:date="2014-03-17T22:48:00Z" w:initials="M">
    <w:p w:rsidR="008B38F0" w:rsidRDefault="008B38F0">
      <w:pPr>
        <w:pStyle w:val="Textocomentario"/>
      </w:pPr>
      <w:r>
        <w:rPr>
          <w:rStyle w:val="Refdecomentario"/>
        </w:rPr>
        <w:annotationRef/>
      </w:r>
      <w:r>
        <w:t xml:space="preserve">En el organigrama, no definen al ingeniero de testeo, es importante que las ideas desarrolladas en cada sección sean claras y consistentes. </w:t>
      </w:r>
    </w:p>
  </w:comment>
  <w:comment w:id="3385" w:author="Monica" w:date="2014-03-17T22:49:00Z" w:initials="M">
    <w:p w:rsidR="008B38F0" w:rsidRDefault="008B38F0">
      <w:pPr>
        <w:pStyle w:val="Textocomentario"/>
      </w:pPr>
      <w:r>
        <w:rPr>
          <w:rStyle w:val="Refdecomentario"/>
        </w:rPr>
        <w:annotationRef/>
      </w:r>
      <w:r>
        <w:t xml:space="preserve">Cuáles son los formularios, en qué momento se diligencian? </w:t>
      </w:r>
    </w:p>
  </w:comment>
  <w:comment w:id="3399" w:author="Monica" w:date="2014-03-17T22:49:00Z" w:initials="M">
    <w:p w:rsidR="008B38F0" w:rsidRDefault="008B38F0">
      <w:pPr>
        <w:pStyle w:val="Textocomentario"/>
      </w:pPr>
      <w:r>
        <w:rPr>
          <w:rStyle w:val="Refdecomentario"/>
        </w:rPr>
        <w:annotationRef/>
      </w:r>
      <w:r>
        <w:t>Y al encontrar errores, quién es el encargado de arreglarlos, a quién se le avisa de estos errores?</w:t>
      </w:r>
    </w:p>
  </w:comment>
  <w:comment w:id="3478" w:author="Monica" w:date="2014-03-17T22:50:00Z" w:initials="M">
    <w:p w:rsidR="008B38F0" w:rsidRDefault="008B38F0">
      <w:pPr>
        <w:pStyle w:val="Textocomentario"/>
      </w:pPr>
      <w:r>
        <w:rPr>
          <w:rStyle w:val="Refdecomentario"/>
        </w:rPr>
        <w:annotationRef/>
      </w:r>
      <w:r>
        <w:t>Cuáles estándares?</w:t>
      </w:r>
    </w:p>
  </w:comment>
  <w:comment w:id="3621" w:author="Monica" w:date="2014-03-17T22:54:00Z" w:initials="M">
    <w:p w:rsidR="008B38F0" w:rsidRDefault="008B38F0">
      <w:pPr>
        <w:pStyle w:val="Textocomentario"/>
      </w:pPr>
      <w:r>
        <w:rPr>
          <w:rStyle w:val="Refdecomentario"/>
        </w:rPr>
        <w:annotationRef/>
      </w:r>
      <w:r>
        <w:t>Quién y bajo que criterios aprueban los requerimientos?</w:t>
      </w:r>
    </w:p>
  </w:comment>
  <w:comment w:id="3736" w:author="Monica" w:date="2014-03-18T07:25:00Z" w:initials="M">
    <w:p w:rsidR="008B38F0" w:rsidRDefault="008B38F0">
      <w:pPr>
        <w:pStyle w:val="Textocomentario"/>
      </w:pPr>
      <w:r>
        <w:rPr>
          <w:rStyle w:val="Refdecomentario"/>
        </w:rPr>
        <w:annotationRef/>
      </w:r>
      <w:r>
        <w:t>Faltan referencias a las otras secciones, no describen estimaciones de tiempos requeridos para realizar una tarea, el tamaño de software??</w:t>
      </w:r>
    </w:p>
  </w:comment>
  <w:comment w:id="3744" w:author="Monica" w:date="2014-03-18T07:09:00Z" w:initials="M">
    <w:p w:rsidR="008B38F0" w:rsidRDefault="008B38F0">
      <w:pPr>
        <w:pStyle w:val="Textocomentario"/>
      </w:pPr>
      <w:r>
        <w:rPr>
          <w:rStyle w:val="Refdecomentario"/>
        </w:rPr>
        <w:annotationRef/>
      </w:r>
      <w:r>
        <w:t>Falta referencia.</w:t>
      </w:r>
    </w:p>
    <w:p w:rsidR="008B38F0" w:rsidRDefault="008B38F0">
      <w:pPr>
        <w:pStyle w:val="Textocomentario"/>
      </w:pPr>
    </w:p>
  </w:comment>
  <w:comment w:id="3753" w:author="Monica" w:date="2014-03-18T07:09:00Z" w:initials="M">
    <w:p w:rsidR="008B38F0" w:rsidRDefault="008B38F0">
      <w:pPr>
        <w:pStyle w:val="Textocomentario"/>
      </w:pPr>
      <w:r>
        <w:rPr>
          <w:rStyle w:val="Refdecomentario"/>
        </w:rPr>
        <w:annotationRef/>
      </w:r>
      <w:r>
        <w:t>En dónde?</w:t>
      </w:r>
    </w:p>
  </w:comment>
  <w:comment w:id="3764" w:author="Monica" w:date="2014-03-18T07:10:00Z" w:initials="M">
    <w:p w:rsidR="008B38F0" w:rsidRDefault="008B38F0">
      <w:pPr>
        <w:pStyle w:val="Textocomentario"/>
      </w:pPr>
      <w:r>
        <w:rPr>
          <w:rStyle w:val="Refdecomentario"/>
        </w:rPr>
        <w:annotationRef/>
      </w:r>
      <w:r>
        <w:t>Proyecto o producto?</w:t>
      </w:r>
    </w:p>
  </w:comment>
  <w:comment w:id="3766" w:author="Monica" w:date="2014-03-18T07:56:00Z" w:initials="M">
    <w:p w:rsidR="008B38F0" w:rsidRDefault="008B38F0">
      <w:pPr>
        <w:pStyle w:val="Textocomentario"/>
      </w:pPr>
      <w:r>
        <w:rPr>
          <w:rStyle w:val="Refdecomentario"/>
        </w:rPr>
        <w:annotationRef/>
      </w:r>
      <w:r>
        <w:t>Este documento no relaciona los casos de uso, es más, en los documentos entregados no están los casos de uso, por ende está sección no tiene soporte alguno. No serán Task slips?, y por cierto los task slips son transaccionales como los casos de uso??, la estimación se puede realizar de la misma forma??, Esto refleja inconsistencia.</w:t>
      </w:r>
    </w:p>
  </w:comment>
  <w:comment w:id="3770" w:author="Monica" w:date="2014-03-18T07:10:00Z" w:initials="M">
    <w:p w:rsidR="008B38F0" w:rsidRDefault="008B38F0">
      <w:pPr>
        <w:pStyle w:val="Textocomentario"/>
      </w:pPr>
      <w:r>
        <w:rPr>
          <w:rStyle w:val="Refdecomentario"/>
        </w:rPr>
        <w:annotationRef/>
      </w:r>
      <w:r>
        <w:t>En los párrafos anteriores donde mencionan los escenarios?</w:t>
      </w:r>
    </w:p>
  </w:comment>
  <w:comment w:id="3784" w:author="Monica" w:date="2014-03-18T07:13:00Z" w:initials="M">
    <w:p w:rsidR="008B38F0" w:rsidRDefault="008B38F0">
      <w:pPr>
        <w:pStyle w:val="Textocomentario"/>
      </w:pPr>
      <w:r>
        <w:rPr>
          <w:rStyle w:val="Refdecomentario"/>
        </w:rPr>
        <w:annotationRef/>
      </w:r>
      <w:r>
        <w:t>Esto qué relación tiene con lo que describían en el párrafo anterior?</w:t>
      </w:r>
    </w:p>
  </w:comment>
  <w:comment w:id="3788" w:author="Miguel Torres" w:date="2014-03-19T10:58:00Z" w:initials="MT">
    <w:p w:rsidR="008B38F0" w:rsidRDefault="008B38F0">
      <w:pPr>
        <w:pStyle w:val="Textocomentario"/>
      </w:pPr>
      <w:r>
        <w:rPr>
          <w:rStyle w:val="Refdecomentario"/>
        </w:rPr>
        <w:annotationRef/>
      </w:r>
      <w:r>
        <w:t>Que tiene que ver GQM con los presentado aquí? Esta fuente es la correcta?</w:t>
      </w:r>
    </w:p>
  </w:comment>
  <w:comment w:id="3800" w:author="Monica" w:date="2014-03-18T07:15:00Z" w:initials="M">
    <w:p w:rsidR="008B38F0" w:rsidRDefault="008B38F0">
      <w:pPr>
        <w:pStyle w:val="Textocomentario"/>
      </w:pPr>
      <w:r>
        <w:rPr>
          <w:rStyle w:val="Refdecomentario"/>
        </w:rPr>
        <w:annotationRef/>
      </w:r>
      <w:r>
        <w:t>Aquí mencionan “conceptos” a tener en cuenta, pero no es clara su relación.</w:t>
      </w:r>
    </w:p>
    <w:p w:rsidR="008B38F0" w:rsidRDefault="008B38F0">
      <w:pPr>
        <w:pStyle w:val="Textocomentario"/>
      </w:pPr>
    </w:p>
    <w:p w:rsidR="008B38F0" w:rsidRDefault="008B38F0">
      <w:pPr>
        <w:pStyle w:val="Textocomentario"/>
      </w:pPr>
      <w:r>
        <w:t xml:space="preserve">Es importante que al presentar una o varias ideas, desarrollen la relación que tienen estás y desglosen cada una, pues de la forma en que está escrita está sección da la impresión que mencionan distintas ideas que son independientes de las otras </w:t>
      </w:r>
    </w:p>
  </w:comment>
  <w:comment w:id="3847" w:author="Monica" w:date="2014-03-18T07:18:00Z" w:initials="M">
    <w:p w:rsidR="008B38F0" w:rsidRDefault="008B38F0">
      <w:pPr>
        <w:pStyle w:val="Textocomentario"/>
      </w:pPr>
      <w:r>
        <w:rPr>
          <w:rStyle w:val="Refdecomentario"/>
        </w:rPr>
        <w:annotationRef/>
      </w:r>
      <w:r>
        <w:t>Colocar estos valores, luego de la ecuación para calcular estimación, en realidad no explica de dónde los sacaron, pues no especifican por ejemplo, cuál fue el peso de cada caso de uso, el valor original del método??</w:t>
      </w:r>
      <w:r>
        <w:br/>
      </w:r>
    </w:p>
    <w:p w:rsidR="008B38F0" w:rsidRDefault="008B38F0">
      <w:pPr>
        <w:pStyle w:val="Textocomentario"/>
      </w:pPr>
      <w:r>
        <w:t xml:space="preserve">En caso de que esto lo </w:t>
      </w:r>
    </w:p>
  </w:comment>
  <w:comment w:id="3857" w:author="Monica" w:date="2014-03-18T07:16:00Z" w:initials="M">
    <w:p w:rsidR="008B38F0" w:rsidRDefault="008B38F0">
      <w:pPr>
        <w:pStyle w:val="Textocomentario"/>
      </w:pPr>
      <w:r>
        <w:rPr>
          <w:rStyle w:val="Refdecomentario"/>
        </w:rPr>
        <w:annotationRef/>
      </w:r>
      <w:r>
        <w:t>Referencia??</w:t>
      </w:r>
    </w:p>
  </w:comment>
  <w:comment w:id="3865" w:author="Miguel Torres" w:date="2014-03-19T11:01:00Z" w:initials="MT">
    <w:p w:rsidR="008B38F0" w:rsidRDefault="008B38F0">
      <w:pPr>
        <w:pStyle w:val="Textocomentario"/>
      </w:pPr>
      <w:r>
        <w:rPr>
          <w:rStyle w:val="Refdecomentario"/>
        </w:rPr>
        <w:annotationRef/>
      </w:r>
      <w:r>
        <w:t xml:space="preserve">Si el caso de uso es la unidad de medida… donde están los casos de uso? </w:t>
      </w:r>
    </w:p>
  </w:comment>
  <w:comment w:id="3882" w:author="Monica" w:date="2014-03-18T07:16:00Z" w:initials="M">
    <w:p w:rsidR="008B38F0" w:rsidRDefault="008B38F0">
      <w:pPr>
        <w:pStyle w:val="Textocomentario"/>
      </w:pPr>
      <w:r>
        <w:rPr>
          <w:rStyle w:val="Refdecomentario"/>
        </w:rPr>
        <w:annotationRef/>
      </w:r>
      <w:r>
        <w:t>Referencia??</w:t>
      </w:r>
    </w:p>
  </w:comment>
  <w:comment w:id="3898" w:author="Monica" w:date="2014-03-18T07:16:00Z" w:initials="M">
    <w:p w:rsidR="008B38F0" w:rsidRDefault="008B38F0">
      <w:pPr>
        <w:pStyle w:val="Textocomentario"/>
      </w:pPr>
      <w:r>
        <w:rPr>
          <w:rStyle w:val="Refdecomentario"/>
        </w:rPr>
        <w:annotationRef/>
      </w:r>
      <w:r>
        <w:t>Referencia??</w:t>
      </w:r>
    </w:p>
  </w:comment>
  <w:comment w:id="3975" w:author="Monica" w:date="2014-03-18T07:22:00Z" w:initials="M">
    <w:p w:rsidR="008B38F0" w:rsidRDefault="008B38F0">
      <w:pPr>
        <w:pStyle w:val="Textocomentario"/>
      </w:pPr>
      <w:r>
        <w:rPr>
          <w:rStyle w:val="Refdecomentario"/>
        </w:rPr>
        <w:annotationRef/>
      </w:r>
      <w:r>
        <w:t>Cuál vínculo?</w:t>
      </w:r>
    </w:p>
  </w:comment>
  <w:comment w:id="3995" w:author="Monica" w:date="2014-03-17T23:12:00Z" w:initials="M">
    <w:p w:rsidR="008B38F0" w:rsidRDefault="008B38F0">
      <w:pPr>
        <w:pStyle w:val="Textocomentario"/>
      </w:pPr>
      <w:r>
        <w:rPr>
          <w:rStyle w:val="Refdecomentario"/>
        </w:rPr>
        <w:annotationRef/>
      </w:r>
      <w:r>
        <w:t>En qué momentos realizarán las capacitaciones, cómo evaluarán que las capacitaciones funcionaron, de donde extraerán el material para capacitarse?</w:t>
      </w:r>
    </w:p>
    <w:p w:rsidR="008B38F0" w:rsidRDefault="008B38F0">
      <w:pPr>
        <w:pStyle w:val="Textocomentario"/>
      </w:pPr>
    </w:p>
    <w:p w:rsidR="008B38F0" w:rsidRDefault="008B38F0">
      <w:pPr>
        <w:pStyle w:val="Textocomentario"/>
      </w:pPr>
      <w:r>
        <w:t>Cuáles son los conocimientos o habilidades requeridas para el desarrollo del proyecto?</w:t>
      </w:r>
    </w:p>
  </w:comment>
  <w:comment w:id="4040" w:author="Monica" w:date="2014-03-18T06:50:00Z" w:initials="M">
    <w:p w:rsidR="008B38F0" w:rsidRDefault="008B38F0">
      <w:pPr>
        <w:pStyle w:val="Textocomentario"/>
      </w:pPr>
      <w:r>
        <w:rPr>
          <w:rStyle w:val="Refdecomentario"/>
        </w:rPr>
        <w:annotationRef/>
      </w:r>
      <w:r>
        <w:t>Los tutoriales son realizados para todas las herramientas?, A demás por qué no describen que el jefe de desarrollo se encarga de esto, en la sección Organigrama y Descripción de Roles?</w:t>
      </w:r>
    </w:p>
  </w:comment>
  <w:comment w:id="4050" w:author="Monica" w:date="2014-03-18T06:58:00Z" w:initials="M">
    <w:p w:rsidR="008B38F0" w:rsidRDefault="008B38F0">
      <w:pPr>
        <w:pStyle w:val="Textocomentario"/>
      </w:pPr>
      <w:r>
        <w:rPr>
          <w:rStyle w:val="Refdecomentario"/>
        </w:rPr>
        <w:annotationRef/>
      </w:r>
      <w:r>
        <w:t>Cómo definen que aprenderán de manera correcta?</w:t>
      </w:r>
    </w:p>
  </w:comment>
  <w:comment w:id="4051" w:author="Monica" w:date="2014-03-17T23:00:00Z" w:initials="M">
    <w:p w:rsidR="008B38F0" w:rsidRDefault="008B38F0">
      <w:pPr>
        <w:pStyle w:val="Textocomentario"/>
      </w:pPr>
      <w:r>
        <w:rPr>
          <w:rStyle w:val="Refdecomentario"/>
        </w:rPr>
        <w:annotationRef/>
      </w:r>
      <w:r>
        <w:t>Quién es el encargado de impartir dichas capacitaciones y a quienes?</w:t>
      </w:r>
    </w:p>
  </w:comment>
  <w:comment w:id="4054" w:author="Monica" w:date="2014-03-17T23:01:00Z" w:initials="M">
    <w:p w:rsidR="008B38F0" w:rsidRDefault="008B38F0">
      <w:pPr>
        <w:pStyle w:val="Textocomentario"/>
      </w:pPr>
      <w:r>
        <w:rPr>
          <w:rStyle w:val="Refdecomentario"/>
        </w:rPr>
        <w:annotationRef/>
      </w:r>
      <w:r>
        <w:t>En la sección de lenguajes y herramientas mencionan que son lenguajes que miembros del grupo conocen, entonces a que se refieren con nuevos lenguajes?</w:t>
      </w:r>
    </w:p>
  </w:comment>
  <w:comment w:id="4055" w:author="Monica" w:date="2014-03-17T23:02:00Z" w:initials="M">
    <w:p w:rsidR="008B38F0" w:rsidRDefault="008B38F0">
      <w:pPr>
        <w:pStyle w:val="Textocomentario"/>
      </w:pPr>
      <w:r>
        <w:rPr>
          <w:rStyle w:val="Refdecomentario"/>
        </w:rPr>
        <w:annotationRef/>
      </w:r>
      <w:r>
        <w:t>Qué profesores? A demás esto implicaría que sean definidos como una entidad externa.</w:t>
      </w:r>
    </w:p>
  </w:comment>
  <w:comment w:id="4062" w:author="Monica" w:date="2014-03-18T07:41:00Z" w:initials="M">
    <w:p w:rsidR="008B38F0" w:rsidRDefault="008B38F0">
      <w:pPr>
        <w:pStyle w:val="Textocomentario"/>
      </w:pPr>
      <w:r>
        <w:rPr>
          <w:rStyle w:val="Refdecomentario"/>
        </w:rPr>
        <w:annotationRef/>
      </w:r>
      <w:r>
        <w:t>Que roles intervienen en el mantenimiento y obtención de herramientas??</w:t>
      </w:r>
    </w:p>
    <w:p w:rsidR="008B38F0" w:rsidRDefault="008B38F0">
      <w:pPr>
        <w:pStyle w:val="Textocomentario"/>
      </w:pPr>
      <w:r>
        <w:t>Con que frecuencia se realizará el mantenimiento?</w:t>
      </w:r>
    </w:p>
  </w:comment>
  <w:comment w:id="4064" w:author="Miguel Torres" w:date="2014-03-19T11:34:00Z" w:initials="MT">
    <w:p w:rsidR="008B38F0" w:rsidRDefault="008B38F0">
      <w:pPr>
        <w:pStyle w:val="Textocomentario"/>
      </w:pPr>
      <w:r>
        <w:rPr>
          <w:rStyle w:val="Refdecomentario"/>
        </w:rPr>
        <w:annotationRef/>
      </w:r>
      <w:r>
        <w:t>Con que equipos de computo cuenta el grupo?? Listas? Dueños? responsables?</w:t>
      </w:r>
    </w:p>
  </w:comment>
  <w:comment w:id="4072" w:author="Monica" w:date="2014-03-18T07:34:00Z" w:initials="M">
    <w:p w:rsidR="008B38F0" w:rsidRDefault="008B38F0">
      <w:pPr>
        <w:pStyle w:val="Textocomentario"/>
      </w:pPr>
      <w:r>
        <w:rPr>
          <w:rStyle w:val="Refdecomentario"/>
        </w:rPr>
        <w:annotationRef/>
      </w:r>
      <w:r>
        <w:t>Si esto es cierto, por qué en la sección de Lenguajes y Herramientas describen ciertas herramientas en una tabla que según mencionan contiene las herramientas a utilizar?.. No hay referencias que relacionen estas dos secciones.</w:t>
      </w:r>
    </w:p>
    <w:p w:rsidR="008B38F0" w:rsidRDefault="008B38F0">
      <w:pPr>
        <w:pStyle w:val="Textocomentario"/>
      </w:pPr>
      <w:r>
        <w:t>En conclusión se usan o no herramientas de licencias pagas?</w:t>
      </w:r>
    </w:p>
    <w:p w:rsidR="008B38F0" w:rsidRDefault="008B38F0">
      <w:pPr>
        <w:pStyle w:val="Textocomentario"/>
      </w:pPr>
    </w:p>
  </w:comment>
  <w:comment w:id="4073" w:author="Miguel Torres" w:date="2014-03-19T11:33:00Z" w:initials="MT">
    <w:p w:rsidR="008B38F0" w:rsidRPr="00277614" w:rsidRDefault="008B38F0">
      <w:pPr>
        <w:pStyle w:val="Textocomentario"/>
        <w:rPr>
          <w:lang w:val="en-US"/>
        </w:rPr>
      </w:pPr>
      <w:r>
        <w:rPr>
          <w:rStyle w:val="Refdecomentario"/>
        </w:rPr>
        <w:annotationRef/>
      </w:r>
      <w:r w:rsidRPr="00277614">
        <w:rPr>
          <w:lang w:val="en-US"/>
        </w:rPr>
        <w:t>Office no es open source!</w:t>
      </w:r>
    </w:p>
  </w:comment>
  <w:comment w:id="4079" w:author="Monica" w:date="2014-03-18T07:35:00Z" w:initials="M">
    <w:p w:rsidR="008B38F0" w:rsidRDefault="008B38F0">
      <w:pPr>
        <w:pStyle w:val="Textocomentario"/>
      </w:pPr>
      <w:r>
        <w:rPr>
          <w:rStyle w:val="Refdecomentario"/>
        </w:rPr>
        <w:annotationRef/>
      </w:r>
      <w:r>
        <w:t>Quién habla, cuando se habla??</w:t>
      </w:r>
    </w:p>
  </w:comment>
  <w:comment w:id="4080" w:author="Miguel Torres" w:date="2014-03-19T11:33:00Z" w:initials="MT">
    <w:p w:rsidR="008B38F0" w:rsidRDefault="008B38F0">
      <w:pPr>
        <w:pStyle w:val="Textocomentario"/>
      </w:pPr>
      <w:r>
        <w:rPr>
          <w:rStyle w:val="Refdecomentario"/>
        </w:rPr>
        <w:annotationRef/>
      </w:r>
      <w:r>
        <w:t>Hernando</w:t>
      </w:r>
    </w:p>
  </w:comment>
  <w:comment w:id="4087" w:author="Monica" w:date="2014-03-18T07:37:00Z" w:initials="M">
    <w:p w:rsidR="008B38F0" w:rsidRDefault="008B38F0">
      <w:pPr>
        <w:pStyle w:val="Textocomentario"/>
      </w:pPr>
      <w:r>
        <w:rPr>
          <w:rStyle w:val="Refdecomentario"/>
        </w:rPr>
        <w:annotationRef/>
      </w:r>
      <w:r>
        <w:t>Por qué el servidor de la universidad?? Es necesario, no hay otra forma de hacerlo?</w:t>
      </w:r>
    </w:p>
  </w:comment>
  <w:comment w:id="4088" w:author="Miguel Torres" w:date="2014-03-19T11:34:00Z" w:initials="MT">
    <w:p w:rsidR="008B38F0" w:rsidRDefault="008B38F0">
      <w:pPr>
        <w:pStyle w:val="Textocomentario"/>
      </w:pPr>
      <w:r>
        <w:rPr>
          <w:rStyle w:val="Refdecomentario"/>
        </w:rPr>
        <w:annotationRef/>
      </w:r>
      <w:r>
        <w:t>Departamento? O Carrera! Pero no Facultad de Ingeniería de sistemas, eso no existe</w:t>
      </w:r>
    </w:p>
  </w:comment>
  <w:comment w:id="4103" w:author="Monica" w:date="2014-03-18T08:12:00Z" w:initials="M">
    <w:p w:rsidR="008B38F0" w:rsidRDefault="008B38F0">
      <w:pPr>
        <w:pStyle w:val="Textocomentario"/>
      </w:pPr>
      <w:r>
        <w:rPr>
          <w:rStyle w:val="Refdecomentario"/>
        </w:rPr>
        <w:annotationRef/>
      </w:r>
      <w:r>
        <w:t>Referencia a secciones: Entregables, Organigrama y descripción de roles, modelo de ciclo de vida.calendarización, asignación de recursos.</w:t>
      </w:r>
    </w:p>
  </w:comment>
  <w:comment w:id="4555" w:author="Monica" w:date="2014-03-18T07:44:00Z" w:initials="M">
    <w:p w:rsidR="008B38F0" w:rsidRDefault="008B38F0">
      <w:pPr>
        <w:pStyle w:val="Textocomentario"/>
      </w:pPr>
      <w:r>
        <w:rPr>
          <w:rStyle w:val="Refdecomentario"/>
        </w:rPr>
        <w:annotationRef/>
      </w:r>
      <w:r>
        <w:t>Cuáles anexos?, colocar hipervínculo!!!</w:t>
      </w:r>
    </w:p>
  </w:comment>
  <w:comment w:id="4561" w:author="Monica" w:date="2014-03-18T07:47:00Z" w:initials="M">
    <w:p w:rsidR="008B38F0" w:rsidRDefault="008B38F0">
      <w:pPr>
        <w:pStyle w:val="Textocomentario"/>
      </w:pPr>
      <w:r>
        <w:rPr>
          <w:rStyle w:val="Refdecomentario"/>
        </w:rPr>
        <w:annotationRef/>
      </w:r>
      <w:r>
        <w:t>Solo para la tercera entrega se realiza el reporte de métricas, el reporte gerencial, donde está reflejado el post-mortem??</w:t>
      </w:r>
    </w:p>
    <w:p w:rsidR="008B38F0" w:rsidRDefault="008B38F0">
      <w:pPr>
        <w:pStyle w:val="Textocomentario"/>
      </w:pPr>
      <w:r>
        <w:t>La tercera entrega tiene un documento llamado SDD</w:t>
      </w:r>
    </w:p>
  </w:comment>
  <w:comment w:id="4638" w:author="Monica" w:date="2014-03-18T07:48:00Z" w:initials="M">
    <w:p w:rsidR="008B38F0" w:rsidRDefault="008B38F0">
      <w:pPr>
        <w:pStyle w:val="Textocomentario"/>
      </w:pPr>
      <w:r>
        <w:rPr>
          <w:rStyle w:val="Refdecomentario"/>
        </w:rPr>
        <w:annotationRef/>
      </w:r>
      <w:r>
        <w:t>Por qué se encuentra duplicada está información??</w:t>
      </w:r>
    </w:p>
  </w:comment>
  <w:comment w:id="4668" w:author="Miguel Torres" w:date="2014-03-19T14:01:00Z" w:initials="MT">
    <w:p w:rsidR="008B38F0" w:rsidRDefault="008B38F0">
      <w:pPr>
        <w:pStyle w:val="Textocomentario"/>
      </w:pPr>
      <w:r>
        <w:rPr>
          <w:rStyle w:val="Refdecomentario"/>
        </w:rPr>
        <w:annotationRef/>
      </w:r>
      <w:r>
        <w:t xml:space="preserve">Relación de estas actividades con el modelo de ciclo de vida elegido? </w:t>
      </w:r>
    </w:p>
  </w:comment>
  <w:comment w:id="4674" w:author="Monica" w:date="2014-03-18T08:09:00Z" w:initials="M">
    <w:p w:rsidR="008B38F0" w:rsidRDefault="008B38F0">
      <w:pPr>
        <w:pStyle w:val="Textocomentario"/>
      </w:pPr>
      <w:r>
        <w:rPr>
          <w:rStyle w:val="Refdecomentario"/>
        </w:rPr>
        <w:annotationRef/>
      </w:r>
      <w:r>
        <w:t>Qué significan las siglas: SP,A,JA.</w:t>
      </w:r>
    </w:p>
    <w:p w:rsidR="008B38F0" w:rsidRDefault="008B38F0">
      <w:pPr>
        <w:pStyle w:val="Textocomentario"/>
      </w:pPr>
    </w:p>
    <w:p w:rsidR="008B38F0" w:rsidRDefault="008B38F0">
      <w:pPr>
        <w:pStyle w:val="Textocomentario"/>
      </w:pPr>
      <w:r>
        <w:t>La actividad Planeación, hace referencia a la planeación de la iteración o la planeación del proyecto??</w:t>
      </w:r>
    </w:p>
    <w:p w:rsidR="008B38F0" w:rsidRDefault="008B38F0">
      <w:pPr>
        <w:pStyle w:val="Textocomentario"/>
      </w:pPr>
    </w:p>
    <w:p w:rsidR="008B38F0" w:rsidRPr="007C0DCC" w:rsidRDefault="008B38F0">
      <w:pPr>
        <w:pStyle w:val="Textocomentario"/>
        <w:rPr>
          <w:lang w:val="en-US"/>
        </w:rPr>
      </w:pPr>
      <w:r>
        <w:rPr>
          <w:lang w:val="en-US"/>
        </w:rPr>
        <w:t>U</w:t>
      </w:r>
      <w:r w:rsidRPr="007C0DCC">
        <w:rPr>
          <w:lang w:val="en-US"/>
        </w:rPr>
        <w:t>sers stories o Task slips??</w:t>
      </w:r>
    </w:p>
  </w:comment>
  <w:comment w:id="4689" w:author="Monica" w:date="2014-03-18T08:26:00Z" w:initials="M">
    <w:p w:rsidR="008B38F0" w:rsidRDefault="008B38F0">
      <w:pPr>
        <w:pStyle w:val="Textocomentario"/>
      </w:pPr>
      <w:r>
        <w:rPr>
          <w:rStyle w:val="Refdecomentario"/>
        </w:rPr>
        <w:annotationRef/>
      </w:r>
      <w:r>
        <w:t xml:space="preserve">Colocar un hipervínculo, que no funciona dándole todo el peso de la sección al contenido que tiene este, no describe lo que se pide en la sección. Igual faltan referencias a las otras secciones : Ciclo de Vida, Asignación de Recursos, Planes. </w:t>
      </w:r>
    </w:p>
  </w:comment>
  <w:comment w:id="4691" w:author="Monica" w:date="2014-03-18T08:25:00Z" w:initials="M">
    <w:p w:rsidR="008B38F0" w:rsidRDefault="008B38F0" w:rsidP="00E84785">
      <w:pPr>
        <w:pStyle w:val="Textocomentario"/>
        <w:numPr>
          <w:ilvl w:val="0"/>
          <w:numId w:val="45"/>
        </w:numPr>
      </w:pPr>
      <w:r>
        <w:rPr>
          <w:rStyle w:val="Refdecomentario"/>
        </w:rPr>
        <w:annotationRef/>
      </w:r>
      <w:r>
        <w:t xml:space="preserve">El hipervínculo no sirve. </w:t>
      </w:r>
    </w:p>
    <w:p w:rsidR="008B38F0" w:rsidRDefault="008B38F0" w:rsidP="00E84785">
      <w:pPr>
        <w:pStyle w:val="Textocomentario"/>
        <w:numPr>
          <w:ilvl w:val="0"/>
          <w:numId w:val="45"/>
        </w:numPr>
      </w:pPr>
      <w:r>
        <w:t xml:space="preserve">La calendarización por qué esta: inicial, planeado y real? </w:t>
      </w:r>
    </w:p>
    <w:p w:rsidR="008B38F0" w:rsidRDefault="008B38F0" w:rsidP="00E84785">
      <w:pPr>
        <w:pStyle w:val="Textocomentario"/>
        <w:numPr>
          <w:ilvl w:val="0"/>
          <w:numId w:val="45"/>
        </w:numPr>
      </w:pPr>
    </w:p>
  </w:comment>
  <w:comment w:id="4710" w:author="Monica" w:date="2014-03-18T08:30:00Z" w:initials="M">
    <w:p w:rsidR="008B38F0" w:rsidRDefault="008B38F0">
      <w:pPr>
        <w:pStyle w:val="Textocomentario"/>
      </w:pPr>
      <w:r>
        <w:rPr>
          <w:rStyle w:val="Refdecomentario"/>
        </w:rPr>
        <w:annotationRef/>
      </w:r>
      <w:r>
        <w:t xml:space="preserve">Esta sección hace referencia a una sección que bien describe ciertas actividades, pero no tiene todo el soporte para esta sección. </w:t>
      </w:r>
    </w:p>
  </w:comment>
  <w:comment w:id="4731" w:author="Monica" w:date="2014-03-18T08:33:00Z" w:initials="M">
    <w:p w:rsidR="008B38F0" w:rsidRDefault="008B38F0">
      <w:pPr>
        <w:pStyle w:val="Textocomentario"/>
      </w:pPr>
      <w:r>
        <w:rPr>
          <w:rStyle w:val="Refdecomentario"/>
        </w:rPr>
        <w:annotationRef/>
      </w:r>
      <w:r>
        <w:t xml:space="preserve">Esto tiene en cuenta los roles??, se hace un presupuesto en base a actividades donde no es claro quien las ejecuta?? Y la infraestructura, y el flujo de caja, porque si se tienen definidas reglas que implican multas monetarias, donde queda el registro de ese dinero? </w:t>
      </w:r>
    </w:p>
  </w:comment>
  <w:comment w:id="4732" w:author="Monica" w:date="2014-03-18T08:34:00Z" w:initials="M">
    <w:p w:rsidR="008B38F0" w:rsidRDefault="008B38F0">
      <w:pPr>
        <w:pStyle w:val="Textocomentario"/>
      </w:pPr>
      <w:r>
        <w:rPr>
          <w:rStyle w:val="Refdecomentario"/>
        </w:rPr>
        <w:annotationRef/>
      </w:r>
      <w:r>
        <w:t>Esto refleja el presupuesto del proyecto, y el presupuesto del producto??</w:t>
      </w:r>
    </w:p>
  </w:comment>
  <w:comment w:id="4733" w:author="Miguel Torres" w:date="2014-03-19T14:02:00Z" w:initials="MT">
    <w:p w:rsidR="008B38F0" w:rsidRDefault="008B38F0">
      <w:pPr>
        <w:pStyle w:val="Textocomentario"/>
      </w:pPr>
      <w:r>
        <w:rPr>
          <w:rStyle w:val="Refdecomentario"/>
        </w:rPr>
        <w:annotationRef/>
      </w:r>
      <w:r>
        <w:t>Referencias y justificación</w:t>
      </w:r>
    </w:p>
  </w:comment>
  <w:comment w:id="5231" w:author="Miguel Torres" w:date="2014-03-19T14:36:00Z" w:initials="MT">
    <w:p w:rsidR="008B38F0" w:rsidRDefault="008B38F0">
      <w:pPr>
        <w:pStyle w:val="Textocomentario"/>
      </w:pPr>
      <w:r>
        <w:rPr>
          <w:rStyle w:val="Refdecomentario"/>
        </w:rPr>
        <w:annotationRef/>
      </w:r>
      <w:r>
        <w:t>Una cosa es seguir una plantilla y otra cumplir con el estándar…</w:t>
      </w:r>
    </w:p>
  </w:comment>
  <w:comment w:id="5240" w:author="Miguel Torres" w:date="2014-03-19T14:36:00Z" w:initials="MT">
    <w:p w:rsidR="008B38F0" w:rsidRDefault="008B38F0">
      <w:pPr>
        <w:pStyle w:val="Textocomentario"/>
      </w:pPr>
      <w:r>
        <w:rPr>
          <w:rStyle w:val="Refdecomentario"/>
        </w:rPr>
        <w:annotationRef/>
      </w:r>
      <w:r>
        <w:t>Cuanto son varios?</w:t>
      </w:r>
    </w:p>
  </w:comment>
  <w:comment w:id="5253" w:author="Monica" w:date="2014-03-18T08:53:00Z" w:initials="M">
    <w:p w:rsidR="008B38F0" w:rsidRDefault="008B38F0">
      <w:pPr>
        <w:pStyle w:val="Textocomentario"/>
      </w:pPr>
      <w:r>
        <w:rPr>
          <w:rStyle w:val="Refdecomentario"/>
        </w:rPr>
        <w:annotationRef/>
      </w:r>
      <w:r>
        <w:t>Esto se encuentra en alguna lista de chequeo?</w:t>
      </w:r>
    </w:p>
  </w:comment>
  <w:comment w:id="5292" w:author="Monica" w:date="2014-03-18T08:50:00Z" w:initials="M">
    <w:p w:rsidR="008B38F0" w:rsidRDefault="008B38F0">
      <w:pPr>
        <w:pStyle w:val="Textocomentario"/>
      </w:pPr>
      <w:r>
        <w:rPr>
          <w:rStyle w:val="Refdecomentario"/>
        </w:rPr>
        <w:annotationRef/>
      </w:r>
      <w:r>
        <w:t xml:space="preserve">Qué se hace cuando el progreso del grupo no marcha según lo esperado? </w:t>
      </w:r>
    </w:p>
    <w:p w:rsidR="008B38F0" w:rsidRDefault="008B38F0">
      <w:pPr>
        <w:pStyle w:val="Textocomentario"/>
      </w:pPr>
      <w:r>
        <w:t>Quienes son los responsables de capturar esas métricas?</w:t>
      </w:r>
    </w:p>
    <w:p w:rsidR="008B38F0" w:rsidRDefault="008B38F0">
      <w:pPr>
        <w:pStyle w:val="Textocomentario"/>
      </w:pPr>
    </w:p>
  </w:comment>
  <w:comment w:id="5295" w:author="Miguel Torres" w:date="2014-03-19T14:39:00Z" w:initials="MT">
    <w:p w:rsidR="008B38F0" w:rsidRDefault="008B38F0">
      <w:pPr>
        <w:pStyle w:val="Textocomentario"/>
      </w:pPr>
      <w:r>
        <w:rPr>
          <w:rStyle w:val="Refdecomentario"/>
        </w:rPr>
        <w:annotationRef/>
      </w:r>
      <w:r>
        <w:t>Quien integra y toma decisiones?</w:t>
      </w:r>
    </w:p>
  </w:comment>
  <w:comment w:id="5315" w:author="Monica" w:date="2014-03-18T08:53:00Z" w:initials="M">
    <w:p w:rsidR="008B38F0" w:rsidRDefault="008B38F0">
      <w:pPr>
        <w:pStyle w:val="Textocomentario"/>
      </w:pPr>
      <w:r>
        <w:rPr>
          <w:rStyle w:val="Refdecomentario"/>
        </w:rPr>
        <w:annotationRef/>
      </w:r>
      <w:r>
        <w:t>Quién coloca dicho puntaje??</w:t>
      </w:r>
    </w:p>
  </w:comment>
  <w:comment w:id="5518" w:author="Monica" w:date="2014-03-18T08:41:00Z" w:initials="M">
    <w:p w:rsidR="008B38F0" w:rsidRDefault="008B38F0">
      <w:pPr>
        <w:pStyle w:val="Textocomentario"/>
      </w:pPr>
      <w:r>
        <w:rPr>
          <w:rStyle w:val="Refdecomentario"/>
        </w:rPr>
        <w:annotationRef/>
      </w:r>
    </w:p>
    <w:p w:rsidR="008B38F0" w:rsidRDefault="008B38F0">
      <w:pPr>
        <w:pStyle w:val="Textocomentario"/>
      </w:pPr>
      <w:r>
        <w:t>En descomposición de actividades no se menciona el postmortem.</w:t>
      </w:r>
    </w:p>
  </w:comment>
  <w:comment w:id="5530" w:author="Ricardo" w:date="2014-03-12T19:16:00Z" w:initials="R">
    <w:p w:rsidR="008B38F0" w:rsidRPr="005B3CB7" w:rsidRDefault="008B38F0" w:rsidP="00202678">
      <w:pPr>
        <w:pStyle w:val="Textocomentario"/>
        <w:rPr>
          <w:lang w:val="es-CO"/>
        </w:rPr>
      </w:pPr>
      <w:r>
        <w:rPr>
          <w:rStyle w:val="Refdecomentario"/>
        </w:rPr>
        <w:annotationRef/>
      </w:r>
      <w:r w:rsidRPr="005B3CB7">
        <w:rPr>
          <w:lang w:val="es-CO"/>
        </w:rPr>
        <w:t>Es el mismo post-mortem?</w:t>
      </w:r>
      <w:r>
        <w:rPr>
          <w:lang w:val="es-CO"/>
        </w:rPr>
        <w:t xml:space="preserve"> Referenciar de donde se saca este proceso.</w:t>
      </w:r>
    </w:p>
  </w:comment>
  <w:comment w:id="5539" w:author="Miguel Torres" w:date="2014-03-19T14:39:00Z" w:initials="MT">
    <w:p w:rsidR="008B38F0" w:rsidRDefault="008B38F0">
      <w:pPr>
        <w:pStyle w:val="Textocomentario"/>
      </w:pPr>
      <w:r>
        <w:rPr>
          <w:rStyle w:val="Refdecomentario"/>
        </w:rPr>
        <w:annotationRef/>
      </w:r>
      <w:r>
        <w:t>Cuando antes?</w:t>
      </w:r>
    </w:p>
  </w:comment>
  <w:comment w:id="5542" w:author="Monica" w:date="2014-03-19T14:40:00Z" w:initials="M">
    <w:p w:rsidR="008B38F0" w:rsidRDefault="008B38F0">
      <w:pPr>
        <w:pStyle w:val="Textocomentario"/>
      </w:pPr>
      <w:r>
        <w:rPr>
          <w:rStyle w:val="Refdecomentario"/>
        </w:rPr>
        <w:annotationRef/>
      </w:r>
      <w:r>
        <w:t>Sección 8.1 Modelo de Ciclo de vida</w:t>
      </w:r>
    </w:p>
    <w:p w:rsidR="008B38F0" w:rsidRDefault="008B38F0">
      <w:pPr>
        <w:pStyle w:val="Textocomentario"/>
      </w:pPr>
      <w:r>
        <w:t>Sección 8.1.1 Sección Análisis de Alternativas y Justificación.</w:t>
      </w:r>
    </w:p>
  </w:comment>
  <w:comment w:id="5570" w:author="Ricardo" w:date="2014-03-12T19:16:00Z" w:initials="R">
    <w:p w:rsidR="008B38F0" w:rsidRPr="00B20628" w:rsidRDefault="008B38F0" w:rsidP="00202678">
      <w:pPr>
        <w:pStyle w:val="Textocomentario"/>
        <w:rPr>
          <w:lang w:val="es-CO"/>
        </w:rPr>
      </w:pPr>
      <w:r>
        <w:rPr>
          <w:rStyle w:val="Refdecomentario"/>
        </w:rPr>
        <w:annotationRef/>
      </w:r>
      <w:r w:rsidRPr="00B20628">
        <w:rPr>
          <w:lang w:val="es-CO"/>
        </w:rPr>
        <w:t>Referenciar proceso SCRUM o Huddle?</w:t>
      </w:r>
    </w:p>
  </w:comment>
  <w:comment w:id="5571" w:author="Monica" w:date="2014-03-18T08:43:00Z" w:initials="M">
    <w:p w:rsidR="008B38F0" w:rsidRDefault="008B38F0">
      <w:pPr>
        <w:pStyle w:val="Textocomentario"/>
      </w:pPr>
      <w:r>
        <w:rPr>
          <w:rStyle w:val="Refdecomentario"/>
        </w:rPr>
        <w:annotationRef/>
      </w:r>
      <w:r>
        <w:t>Dónde está la plantilla?</w:t>
      </w:r>
    </w:p>
    <w:p w:rsidR="008B38F0" w:rsidRDefault="008B38F0">
      <w:pPr>
        <w:pStyle w:val="Textocomentario"/>
      </w:pPr>
    </w:p>
  </w:comment>
  <w:comment w:id="5593" w:author="Miguel Torres" w:date="2014-03-19T14:42:00Z" w:initials="MT">
    <w:p w:rsidR="008B38F0" w:rsidRDefault="008B38F0">
      <w:pPr>
        <w:pStyle w:val="Textocomentario"/>
      </w:pPr>
      <w:r>
        <w:rPr>
          <w:rStyle w:val="Refdecomentario"/>
        </w:rPr>
        <w:annotationRef/>
      </w:r>
      <w:r>
        <w:t>¿?</w:t>
      </w:r>
    </w:p>
  </w:comment>
  <w:comment w:id="5597" w:author="Miguel Torres" w:date="2014-03-19T14:43:00Z" w:initials="MT">
    <w:p w:rsidR="008B38F0" w:rsidRDefault="008B38F0">
      <w:pPr>
        <w:pStyle w:val="Textocomentario"/>
      </w:pPr>
      <w:r>
        <w:rPr>
          <w:rStyle w:val="Refdecomentario"/>
        </w:rPr>
        <w:annotationRef/>
      </w:r>
      <w:r>
        <w:t>FALSO ESTAS DOS NO ESTAN EN LA ENTREGA ACTUAL</w:t>
      </w:r>
    </w:p>
  </w:comment>
  <w:comment w:id="5598" w:author="Monica" w:date="2014-03-18T08:43:00Z" w:initials="M">
    <w:p w:rsidR="008B38F0" w:rsidRDefault="008B38F0">
      <w:pPr>
        <w:pStyle w:val="Textocomentario"/>
      </w:pPr>
      <w:r>
        <w:rPr>
          <w:rStyle w:val="Refdecomentario"/>
        </w:rPr>
        <w:annotationRef/>
      </w:r>
      <w:r>
        <w:t>Estos reportes no se definen en la descomposición de actividades, ni en el ciclo de vida.</w:t>
      </w:r>
    </w:p>
  </w:comment>
  <w:comment w:id="5637" w:author="Ricardo" w:date="2014-03-12T19:16:00Z" w:initials="R">
    <w:p w:rsidR="008B38F0" w:rsidRPr="00B20628" w:rsidRDefault="008B38F0" w:rsidP="00202678">
      <w:pPr>
        <w:pStyle w:val="Textocomentario"/>
        <w:rPr>
          <w:lang w:val="es-CO"/>
        </w:rPr>
      </w:pPr>
      <w:r>
        <w:rPr>
          <w:rStyle w:val="Refdecomentario"/>
        </w:rPr>
        <w:annotationRef/>
      </w:r>
      <w:r w:rsidRPr="00B20628">
        <w:rPr>
          <w:lang w:val="es-CO"/>
        </w:rPr>
        <w:t>Redundante.</w:t>
      </w:r>
    </w:p>
  </w:comment>
  <w:comment w:id="5720" w:author="Miguel Torres" w:date="2014-03-19T14:43:00Z" w:initials="MT">
    <w:p w:rsidR="008B38F0" w:rsidRDefault="008B38F0">
      <w:pPr>
        <w:pStyle w:val="Textocomentario"/>
      </w:pPr>
      <w:r>
        <w:rPr>
          <w:rStyle w:val="Refdecomentario"/>
        </w:rPr>
        <w:annotationRef/>
      </w:r>
      <w:r>
        <w:t>Hay tres entregas al cliente!</w:t>
      </w:r>
    </w:p>
  </w:comment>
  <w:comment w:id="5750" w:author="Miguel Torres" w:date="2014-03-19T14:44:00Z" w:initials="MT">
    <w:p w:rsidR="008B38F0" w:rsidRDefault="008B38F0">
      <w:pPr>
        <w:pStyle w:val="Textocomentario"/>
      </w:pPr>
      <w:r>
        <w:rPr>
          <w:rStyle w:val="Refdecomentario"/>
        </w:rPr>
        <w:annotationRef/>
      </w:r>
      <w:r>
        <w:t>Cuáles son los atributos de calidad de estos artefactos? Donde están?</w:t>
      </w:r>
    </w:p>
  </w:comment>
  <w:comment w:id="5795" w:author="Miguel Torres" w:date="2014-03-19T14:57:00Z" w:initials="MT">
    <w:p w:rsidR="008B38F0" w:rsidRDefault="008B38F0">
      <w:pPr>
        <w:pStyle w:val="Textocomentario"/>
      </w:pPr>
      <w:r>
        <w:rPr>
          <w:rStyle w:val="Refdecomentario"/>
        </w:rPr>
        <w:annotationRef/>
      </w:r>
      <w:r>
        <w:t>Quien gestiona , aplica y lleva los datos de cumplimiento de estas normas?</w:t>
      </w:r>
    </w:p>
    <w:p w:rsidR="008B38F0" w:rsidRDefault="008B38F0">
      <w:pPr>
        <w:pStyle w:val="Textocomentario"/>
      </w:pPr>
    </w:p>
    <w:p w:rsidR="008B38F0" w:rsidRDefault="008B38F0">
      <w:pPr>
        <w:pStyle w:val="Textocomentario"/>
      </w:pPr>
      <w:r>
        <w:t>ESTO ES UN PLAN.. quien , como, cuando, donde? Herramientas?</w:t>
      </w:r>
    </w:p>
  </w:comment>
  <w:comment w:id="5841" w:author="Monica" w:date="2014-03-18T09:04:00Z" w:initials="M">
    <w:p w:rsidR="008B38F0" w:rsidRDefault="008B38F0">
      <w:pPr>
        <w:pStyle w:val="Textocomentario"/>
      </w:pPr>
      <w:r>
        <w:rPr>
          <w:rStyle w:val="Refdecomentario"/>
        </w:rPr>
        <w:annotationRef/>
      </w:r>
      <w:r>
        <w:t>Que puede ocurrir con el integrante??</w:t>
      </w:r>
    </w:p>
  </w:comment>
  <w:comment w:id="5925" w:author="Monica" w:date="2014-03-18T09:04:00Z" w:initials="M">
    <w:p w:rsidR="008B38F0" w:rsidRDefault="008B38F0">
      <w:pPr>
        <w:pStyle w:val="Textocomentario"/>
      </w:pPr>
      <w:r>
        <w:rPr>
          <w:rStyle w:val="Refdecomentario"/>
        </w:rPr>
        <w:annotationRef/>
      </w:r>
      <w:r>
        <w:t>De qué valor? Es importante que este tipo de criterios queden claros, para que no tengan inconvenientes en el semestre.</w:t>
      </w:r>
    </w:p>
    <w:p w:rsidR="008B38F0" w:rsidRDefault="008B38F0">
      <w:pPr>
        <w:pStyle w:val="Textocomentario"/>
      </w:pPr>
    </w:p>
  </w:comment>
  <w:comment w:id="5965" w:author="Monica" w:date="2014-03-18T09:21:00Z" w:initials="M">
    <w:p w:rsidR="008B38F0" w:rsidRDefault="008B38F0">
      <w:pPr>
        <w:pStyle w:val="Textocomentario"/>
      </w:pPr>
      <w:r>
        <w:rPr>
          <w:rStyle w:val="Refdecomentario"/>
        </w:rPr>
        <w:annotationRef/>
      </w:r>
      <w:r>
        <w:t>Que herramientas están asociadas a este plan?</w:t>
      </w:r>
    </w:p>
    <w:p w:rsidR="008B38F0" w:rsidRDefault="008B38F0">
      <w:pPr>
        <w:pStyle w:val="Textocomentario"/>
      </w:pPr>
    </w:p>
    <w:p w:rsidR="008B38F0" w:rsidRDefault="008B38F0">
      <w:pPr>
        <w:pStyle w:val="Textocomentario"/>
      </w:pPr>
      <w:r>
        <w:t xml:space="preserve">Cómo identifican los riesgos?, en qué momento del proyecto se realizará esa identificación? </w:t>
      </w:r>
    </w:p>
    <w:p w:rsidR="008B38F0" w:rsidRDefault="008B38F0">
      <w:pPr>
        <w:pStyle w:val="Textocomentario"/>
      </w:pPr>
    </w:p>
    <w:p w:rsidR="008B38F0" w:rsidRDefault="008B38F0">
      <w:pPr>
        <w:pStyle w:val="Textocomentario"/>
      </w:pPr>
      <w:r>
        <w:t>Faltan referencias a otras secciones.</w:t>
      </w:r>
    </w:p>
  </w:comment>
  <w:comment w:id="5966" w:author="Miguel Torres" w:date="2014-03-19T15:06:00Z" w:initials="MT">
    <w:p w:rsidR="008B38F0" w:rsidRDefault="008B38F0">
      <w:pPr>
        <w:pStyle w:val="Textocomentario"/>
      </w:pPr>
      <w:r>
        <w:rPr>
          <w:rStyle w:val="Refdecomentario"/>
        </w:rPr>
        <w:annotationRef/>
      </w:r>
      <w:r>
        <w:t>Es esto un plan?? QUEIN, COMO, CUANDO, DONDE, HERRAMIENTAS?</w:t>
      </w:r>
    </w:p>
  </w:comment>
  <w:comment w:id="5970" w:author="Monica" w:date="2014-03-18T09:15:00Z" w:initials="M">
    <w:p w:rsidR="008B38F0" w:rsidRDefault="008B38F0">
      <w:pPr>
        <w:pStyle w:val="Textocomentario"/>
      </w:pPr>
      <w:r>
        <w:rPr>
          <w:rStyle w:val="Refdecomentario"/>
        </w:rPr>
        <w:annotationRef/>
      </w:r>
      <w:r>
        <w:t xml:space="preserve">Estos roles no se encuentran definidos en la sección de Organigrama y descripción de roles?? </w:t>
      </w:r>
    </w:p>
  </w:comment>
  <w:comment w:id="6015" w:author="Monica" w:date="2014-03-18T09:17:00Z" w:initials="M">
    <w:p w:rsidR="008B38F0" w:rsidRDefault="008B38F0">
      <w:pPr>
        <w:pStyle w:val="Textocomentario"/>
      </w:pPr>
      <w:r>
        <w:rPr>
          <w:rStyle w:val="Refdecomentario"/>
        </w:rPr>
        <w:annotationRef/>
      </w:r>
      <w:r>
        <w:t>Donde definen el plan de acción de riesgo, dónde se encuentra el plan de las posibles soluciones?, como establecen el umbral de advertencia temprana?</w:t>
      </w:r>
    </w:p>
  </w:comment>
  <w:comment w:id="6089" w:author="Monica" w:date="2014-03-18T09:17:00Z" w:initials="M">
    <w:p w:rsidR="008B38F0" w:rsidRDefault="008B38F0">
      <w:pPr>
        <w:pStyle w:val="Textocomentario"/>
      </w:pPr>
      <w:r>
        <w:rPr>
          <w:rStyle w:val="Refdecomentario"/>
        </w:rPr>
        <w:annotationRef/>
      </w:r>
      <w:r>
        <w:t>Cuáles son esas acciones, dónde las definen?</w:t>
      </w:r>
    </w:p>
  </w:comment>
  <w:comment w:id="6100" w:author="Monica" w:date="2014-03-18T09:19:00Z" w:initials="M">
    <w:p w:rsidR="008B38F0" w:rsidRDefault="008B38F0">
      <w:pPr>
        <w:pStyle w:val="Textocomentario"/>
      </w:pPr>
      <w:r>
        <w:rPr>
          <w:rStyle w:val="Refdecomentario"/>
        </w:rPr>
        <w:annotationRef/>
      </w:r>
      <w:r>
        <w:t>En este documento presentan los riesgos de la primera entrega, sin embargo esta sección hace referencia a cómo serán manejados los posibles riesgos que aparezcan a lo largo del proyecto.</w:t>
      </w:r>
    </w:p>
    <w:p w:rsidR="008B38F0" w:rsidRDefault="008B38F0">
      <w:pPr>
        <w:pStyle w:val="Textocomentario"/>
      </w:pPr>
    </w:p>
  </w:comment>
  <w:comment w:id="6117" w:author="Monica" w:date="2014-03-18T09:23:00Z" w:initials="M">
    <w:p w:rsidR="008B38F0" w:rsidRDefault="008B38F0">
      <w:pPr>
        <w:pStyle w:val="Textocomentario"/>
      </w:pPr>
      <w:r>
        <w:rPr>
          <w:rStyle w:val="Refdecomentario"/>
        </w:rPr>
        <w:annotationRef/>
      </w:r>
      <w:r>
        <w:t>Como se aprueban los riesgos, qué tienen en cuenta para realizar la priorización?</w:t>
      </w:r>
    </w:p>
  </w:comment>
  <w:comment w:id="6167" w:author="Miguel Torres" w:date="2014-03-19T15:08:00Z" w:initials="MT">
    <w:p w:rsidR="008B38F0" w:rsidRDefault="008B38F0">
      <w:pPr>
        <w:pStyle w:val="Textocomentario"/>
      </w:pPr>
      <w:r>
        <w:rPr>
          <w:rStyle w:val="Refdecomentario"/>
        </w:rPr>
        <w:annotationRef/>
      </w:r>
      <w:r>
        <w:t>Cuál es la estructura de los repositorios? Quien la gestiona?</w:t>
      </w:r>
    </w:p>
  </w:comment>
  <w:comment w:id="6201" w:author="Monica" w:date="2014-03-18T09:54:00Z" w:initials="M">
    <w:p w:rsidR="008B38F0" w:rsidRDefault="008B38F0">
      <w:pPr>
        <w:pStyle w:val="Textocomentario"/>
      </w:pPr>
      <w:r>
        <w:rPr>
          <w:rStyle w:val="Refdecomentario"/>
        </w:rPr>
        <w:annotationRef/>
      </w:r>
      <w:r>
        <w:t xml:space="preserve">Esta numeración no tiene relación con el historial de cambios que presenta este documento. </w:t>
      </w:r>
    </w:p>
    <w:p w:rsidR="008B38F0" w:rsidRDefault="008B38F0">
      <w:pPr>
        <w:pStyle w:val="Textocomentario"/>
      </w:pPr>
      <w:r>
        <w:t xml:space="preserve">Esta numeración refleja los cambios al documento? Y si es así, es lo mismo hacer un cambio en el contenido, un cambio mínimo como una revisión, y una redefinición de las secciones del documento? </w:t>
      </w:r>
    </w:p>
  </w:comment>
  <w:comment w:id="6292" w:author="Monica" w:date="2014-03-18T09:56:00Z" w:initials="M">
    <w:p w:rsidR="008B38F0" w:rsidRDefault="008B38F0">
      <w:pPr>
        <w:pStyle w:val="Textocomentario"/>
      </w:pPr>
      <w:r>
        <w:rPr>
          <w:rStyle w:val="Refdecomentario"/>
        </w:rPr>
        <w:annotationRef/>
      </w:r>
      <w:r>
        <w:t>Falta describir, revisión general? Revisión rama?, falta detalle</w:t>
      </w:r>
    </w:p>
  </w:comment>
  <w:comment w:id="6299" w:author="Monica" w:date="2014-03-18T10:01:00Z" w:initials="M">
    <w:p w:rsidR="008B38F0" w:rsidRDefault="008B38F0">
      <w:pPr>
        <w:pStyle w:val="Textocomentario"/>
      </w:pPr>
      <w:r>
        <w:rPr>
          <w:rStyle w:val="Refdecomentario"/>
        </w:rPr>
        <w:annotationRef/>
      </w:r>
      <w:r>
        <w:t>Rol Integrante de Grupo? Y el Control de calidad es un plan</w:t>
      </w:r>
    </w:p>
  </w:comment>
  <w:comment w:id="6327" w:author="Miguel Torres" w:date="2014-03-19T15:07:00Z" w:initials="MT">
    <w:p w:rsidR="008B38F0" w:rsidRDefault="008B38F0">
      <w:pPr>
        <w:pStyle w:val="Textocomentario"/>
      </w:pPr>
      <w:r>
        <w:rPr>
          <w:rStyle w:val="Refdecomentario"/>
        </w:rPr>
        <w:annotationRef/>
      </w:r>
      <w:r>
        <w:t>Para el pland e docu. Se incluye también cual es la fuente, estándar que debe estar cumpliendo el artefacto.</w:t>
      </w:r>
    </w:p>
  </w:comment>
  <w:comment w:id="6328" w:author="Monica" w:date="2014-03-18T10:04:00Z" w:initials="M">
    <w:p w:rsidR="008B38F0" w:rsidRDefault="008B38F0">
      <w:pPr>
        <w:pStyle w:val="Textocomentario"/>
      </w:pPr>
      <w:r>
        <w:rPr>
          <w:rStyle w:val="Refdecomentario"/>
        </w:rPr>
        <w:annotationRef/>
      </w:r>
      <w:r>
        <w:t>Es una plantilla? O se basan en la plantilla para describir este artefacto?</w:t>
      </w:r>
    </w:p>
  </w:comment>
  <w:comment w:id="6337" w:author="Monica" w:date="2014-03-18T10:05:00Z" w:initials="M">
    <w:p w:rsidR="008B38F0" w:rsidRDefault="008B38F0">
      <w:pPr>
        <w:pStyle w:val="Textocomentario"/>
      </w:pPr>
      <w:r>
        <w:rPr>
          <w:rStyle w:val="Refdecomentario"/>
        </w:rPr>
        <w:annotationRef/>
      </w:r>
      <w:r>
        <w:t>La descripción del código es el lenguaje en el que se desarrolla?</w:t>
      </w:r>
    </w:p>
  </w:comment>
  <w:comment w:id="6389" w:author="Miguel Torres" w:date="2014-03-19T15:11:00Z" w:initials="MT">
    <w:p w:rsidR="008B38F0" w:rsidRDefault="008B38F0">
      <w:pPr>
        <w:pStyle w:val="Textocomentario"/>
      </w:pPr>
      <w:r>
        <w:rPr>
          <w:rStyle w:val="Refdecomentario"/>
        </w:rPr>
        <w:annotationRef/>
      </w:r>
      <w:r>
        <w:t>Cumplimiento con estándares y requisitos de calidad del cliente?</w:t>
      </w:r>
    </w:p>
  </w:comment>
  <w:comment w:id="6397" w:author="Miguel Torres" w:date="2014-03-19T15:10:00Z" w:initials="MT">
    <w:p w:rsidR="008B38F0" w:rsidRDefault="008B38F0">
      <w:pPr>
        <w:pStyle w:val="Textocomentario"/>
      </w:pPr>
      <w:r>
        <w:rPr>
          <w:rStyle w:val="Refdecomentario"/>
        </w:rPr>
        <w:annotationRef/>
      </w:r>
      <w:r>
        <w:t>El tiempo no es una métrica de esfuerzo, métrica de esfuerzo es producto /unidad de tiempo</w:t>
      </w:r>
    </w:p>
  </w:comment>
  <w:comment w:id="6455" w:author="Monica" w:date="2014-03-18T10:32:00Z" w:initials="M">
    <w:p w:rsidR="008B38F0" w:rsidRDefault="008B38F0">
      <w:pPr>
        <w:pStyle w:val="Textocomentario"/>
      </w:pPr>
      <w:r>
        <w:rPr>
          <w:rStyle w:val="Refdecomentario"/>
        </w:rPr>
        <w:annotationRef/>
      </w:r>
      <w:r>
        <w:t>Quién recolecta la métrica? Cuándo se recolectan las métricas? Cómo se utiliza la información consolidada?</w:t>
      </w:r>
    </w:p>
  </w:comment>
  <w:comment w:id="6457" w:author="Miguel Torres" w:date="2014-03-19T15:11:00Z" w:initials="MT">
    <w:p w:rsidR="008B38F0" w:rsidRDefault="008B38F0">
      <w:pPr>
        <w:pStyle w:val="Textocomentario"/>
      </w:pPr>
      <w:r>
        <w:rPr>
          <w:rStyle w:val="Refdecomentario"/>
        </w:rPr>
        <w:annotationRef/>
      </w:r>
      <w:r>
        <w:t>Normas de construcciond e código? Estándares?</w:t>
      </w:r>
    </w:p>
  </w:comment>
  <w:comment w:id="6531" w:author="Monica" w:date="2014-03-18T10:16:00Z" w:initials="M">
    <w:p w:rsidR="008B38F0" w:rsidRDefault="008B38F0">
      <w:pPr>
        <w:pStyle w:val="Textocomentario"/>
      </w:pPr>
      <w:r>
        <w:rPr>
          <w:rStyle w:val="Refdecomentario"/>
        </w:rPr>
        <w:annotationRef/>
      </w:r>
      <w:r>
        <w:t>Dónde tienen en cuenta la cohesión y coherencia del documento?</w:t>
      </w:r>
    </w:p>
    <w:p w:rsidR="008B38F0" w:rsidRDefault="008B38F0">
      <w:pPr>
        <w:pStyle w:val="Textocomentario"/>
      </w:pPr>
    </w:p>
  </w:comment>
  <w:comment w:id="6580" w:author="Monica" w:date="2014-03-18T10:31:00Z" w:initials="M">
    <w:p w:rsidR="008B38F0" w:rsidRDefault="008B38F0">
      <w:pPr>
        <w:pStyle w:val="Textocomentario"/>
      </w:pPr>
      <w:r>
        <w:rPr>
          <w:rStyle w:val="Refdecomentario"/>
        </w:rPr>
        <w:annotationRef/>
      </w:r>
      <w:r>
        <w:t>Hay más gerentes? De qué áreas? Por qué esto no coincide con el organigrama?</w:t>
      </w:r>
    </w:p>
  </w:comment>
  <w:comment w:id="6720" w:author="Monica" w:date="2014-03-18T10:43:00Z" w:initials="M">
    <w:p w:rsidR="008B38F0" w:rsidRDefault="008B38F0">
      <w:pPr>
        <w:pStyle w:val="Textocomentario"/>
      </w:pPr>
      <w:r>
        <w:rPr>
          <w:rStyle w:val="Refdecomentario"/>
        </w:rPr>
        <w:annotationRef/>
      </w:r>
      <w:r>
        <w:t xml:space="preserve">En concreto en dónde definen el proceso de v&amp; v </w:t>
      </w:r>
    </w:p>
  </w:comment>
  <w:comment w:id="6729" w:author="Monica" w:date="2014-03-18T10:46:00Z" w:initials="M">
    <w:p w:rsidR="008B38F0" w:rsidRDefault="008B38F0">
      <w:pPr>
        <w:pStyle w:val="Textocomentario"/>
      </w:pPr>
      <w:r>
        <w:rPr>
          <w:rStyle w:val="Refdecomentario"/>
        </w:rPr>
        <w:annotationRef/>
      </w:r>
      <w:r>
        <w:t xml:space="preserve">La lista de chequeo y de documentación las manejan en la misma plantilla GQM?? No deberían ser aparte. </w:t>
      </w:r>
    </w:p>
    <w:p w:rsidR="008B38F0" w:rsidRDefault="008B38F0">
      <w:pPr>
        <w:pStyle w:val="Textocomentario"/>
      </w:pPr>
    </w:p>
  </w:comment>
  <w:comment w:id="6744" w:author="Monica" w:date="2014-03-17T22:28:00Z" w:initials="M">
    <w:p w:rsidR="008B38F0" w:rsidRDefault="008B38F0">
      <w:pPr>
        <w:pStyle w:val="Textocomentario"/>
      </w:pPr>
      <w:r>
        <w:rPr>
          <w:rStyle w:val="Refdecomentario"/>
        </w:rPr>
        <w:annotationRef/>
      </w:r>
      <w:r>
        <w:t>A que se refieren con pertinencia de la información?</w:t>
      </w:r>
    </w:p>
    <w:p w:rsidR="008B38F0" w:rsidRDefault="008B38F0">
      <w:pPr>
        <w:pStyle w:val="Textocomentario"/>
      </w:pPr>
    </w:p>
  </w:comment>
  <w:comment w:id="6762" w:author="Monica" w:date="2014-03-17T22:28:00Z" w:initials="M">
    <w:p w:rsidR="008B38F0" w:rsidRDefault="008B38F0">
      <w:pPr>
        <w:pStyle w:val="Textocomentario"/>
      </w:pPr>
      <w:r>
        <w:rPr>
          <w:rStyle w:val="Refdecomentario"/>
        </w:rPr>
        <w:annotationRef/>
      </w:r>
      <w:r>
        <w:t>Cuál anexo?, no hay hipervínculo.</w:t>
      </w:r>
    </w:p>
  </w:comment>
  <w:comment w:id="6869" w:author="Monica" w:date="2014-03-18T10:40:00Z" w:initials="M">
    <w:p w:rsidR="008B38F0" w:rsidRDefault="008B38F0">
      <w:pPr>
        <w:pStyle w:val="Textocomentario"/>
      </w:pPr>
      <w:r>
        <w:rPr>
          <w:rStyle w:val="Refdecomentario"/>
        </w:rPr>
        <w:annotationRef/>
      </w:r>
      <w:r>
        <w:t>Documentadores, hay varios? Gerentes hay varios??</w:t>
      </w:r>
    </w:p>
  </w:comment>
  <w:comment w:id="6923" w:author="Familia Valderrama A" w:date="2014-03-12T22:36:00Z" w:initials="FVA">
    <w:p w:rsidR="008B38F0" w:rsidRPr="00907E6D" w:rsidRDefault="008B38F0" w:rsidP="00335463">
      <w:pPr>
        <w:pStyle w:val="Textocomentario"/>
      </w:pPr>
      <w:r>
        <w:rPr>
          <w:rStyle w:val="Refdecomentario"/>
        </w:rPr>
        <w:annotationRef/>
      </w:r>
      <w:r w:rsidRPr="00907E6D">
        <w:t>Acá tenemos que mirar ademas de las modalidades de trabajo que habiamos dicho que ibamos a utilizar (programaci</w:t>
      </w:r>
      <w:r>
        <w:t xml:space="preserve">ón en parejas, revisiones cruzadas) ver software de control de calidad de código hay un par que encontré en este blog </w:t>
      </w:r>
      <w:hyperlink r:id="rId1" w:history="1">
        <w:r w:rsidRPr="00371835">
          <w:rPr>
            <w:rStyle w:val="Hipervnculo"/>
          </w:rPr>
          <w:t>http://www.javiergarzas.com/2012/03/herramientas-de-calidad-software.html</w:t>
        </w:r>
      </w:hyperlink>
      <w:r>
        <w:t xml:space="preserve"> tocaría ver como lo utilizariamos</w:t>
      </w:r>
    </w:p>
  </w:comment>
  <w:comment w:id="6920" w:author="Monica" w:date="2014-03-18T10:44:00Z" w:initials="M">
    <w:p w:rsidR="008B38F0" w:rsidRDefault="008B38F0">
      <w:pPr>
        <w:pStyle w:val="Textocomentario"/>
      </w:pPr>
      <w:r>
        <w:rPr>
          <w:rStyle w:val="Refdecomentario"/>
        </w:rPr>
        <w:annotationRef/>
      </w:r>
      <w:r>
        <w:t>Dónde incluyen el tester?</w:t>
      </w:r>
    </w:p>
  </w:comment>
  <w:comment w:id="6928" w:author="Monica" w:date="2014-03-18T10:41:00Z" w:initials="M">
    <w:p w:rsidR="008B38F0" w:rsidRDefault="008B38F0">
      <w:pPr>
        <w:pStyle w:val="Textocomentario"/>
      </w:pPr>
      <w:r>
        <w:rPr>
          <w:rStyle w:val="Refdecomentario"/>
        </w:rPr>
        <w:annotationRef/>
      </w:r>
      <w:r>
        <w:t>Como se mide esa totalidad??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C08C44" w15:done="0"/>
  <w15:commentEx w15:paraId="07D1E353" w15:done="0"/>
  <w15:commentEx w15:paraId="1A0A99BB" w15:done="0"/>
  <w15:commentEx w15:paraId="23B865B7" w15:done="0"/>
  <w15:commentEx w15:paraId="7422DB9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F7E" w:rsidRDefault="00E92F7E" w:rsidP="001653BC">
      <w:pPr>
        <w:spacing w:after="0" w:line="240" w:lineRule="auto"/>
      </w:pPr>
      <w:r>
        <w:separator/>
      </w:r>
    </w:p>
  </w:endnote>
  <w:endnote w:type="continuationSeparator" w:id="0">
    <w:p w:rsidR="00E92F7E" w:rsidRDefault="00E92F7E" w:rsidP="001653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swiss"/>
    <w:pitch w:val="variable"/>
    <w:sig w:usb0="E7002EFF" w:usb1="5200FDFF" w:usb2="0A24202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8F0" w:rsidRDefault="008B38F0">
    <w:pPr>
      <w:pStyle w:val="Piedepgina"/>
    </w:pPr>
    <w:r>
      <w:rPr>
        <w:noProof/>
        <w:lang w:val="es-CO" w:eastAsia="es-CO"/>
      </w:rPr>
      <w:pict>
        <v:shapetype id="_x0000_t202" coordsize="21600,21600" o:spt="202" path="m,l,21600r21600,l21600,xe">
          <v:stroke joinstyle="miter"/>
          <v:path gradientshapeok="t" o:connecttype="rect"/>
        </v:shapetype>
        <v:shape id="Cuadro de texto 56" o:spid="_x0000_s2054" type="#_x0000_t202" style="position:absolute;left:0;text-align:left;margin-left:146.4pt;margin-top:0;width:118.8pt;height:39.4pt;z-index:251662336;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" filled="f" stroked="f" strokeweight=".5pt">
          <v:path arrowok="t"/>
          <v:textbox style="mso-fit-shape-to-text:t">
            <w:txbxContent>
              <w:p w:rsidR="008B38F0" w:rsidRDefault="008B38F0">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E92F7E">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r>
                  <w:rPr>
                    <w:noProof/>
                    <w:lang w:val="es-CO" w:eastAsia="es-CO"/>
                  </w:rPr>
                  <w:drawing>
                    <wp:inline distT="0" distB="0" distL="0" distR="0">
                      <wp:extent cx="368629" cy="35242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equeño.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8629" cy="352425"/>
                              </a:xfrm>
                              <a:prstGeom prst="rect">
                                <a:avLst/>
                              </a:prstGeom>
                            </pic:spPr>
                          </pic:pic>
                        </a:graphicData>
                      </a:graphic>
                    </wp:inline>
                  </w:drawing>
                </w:r>
              </w:p>
            </w:txbxContent>
          </v:textbox>
          <w10:wrap anchorx="margin" anchory="margin"/>
        </v:shape>
      </w:pict>
    </w:r>
    <w:r w:rsidRPr="002956A8">
      <w:rPr>
        <w:noProof/>
        <w:color w:val="4F81BD" w:themeColor="accent1"/>
        <w:lang w:val="es-CO" w:eastAsia="es-CO"/>
      </w:rPr>
      <w:pict>
        <v:rect id="Rectángulo 58" o:spid="_x0000_s2053" style="position:absolute;left:0;text-align:left;margin-left:0;margin-top:0;width:424.85pt;height:2.85pt;z-index:-251653120;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" fillcolor="#4f81bd [3204]" stroked="f" strokeweight="2pt">
          <v:path arrowok="t"/>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F7E" w:rsidRDefault="00E92F7E" w:rsidP="001653BC">
      <w:pPr>
        <w:spacing w:after="0" w:line="240" w:lineRule="auto"/>
      </w:pPr>
      <w:r>
        <w:separator/>
      </w:r>
    </w:p>
  </w:footnote>
  <w:footnote w:type="continuationSeparator" w:id="0">
    <w:p w:rsidR="00E92F7E" w:rsidRDefault="00E92F7E" w:rsidP="001653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8F0" w:rsidRDefault="008B38F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1990" o:spid="_x0000_s2051" type="#_x0000_t75" style="position:absolute;left:0;text-align:left;margin-left:0;margin-top:0;width:425.05pt;height:406.35pt;z-index:-251657216;mso-position-horizontal:center;mso-position-horizontal-relative:margin;mso-position-vertical:center;mso-position-vertical-relative:margin" o:allowincell="f">
          <v:imagedata r:id="rId1" o:title="logo pequeñ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8F0" w:rsidRDefault="008B38F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1991" o:spid="_x0000_s2052" type="#_x0000_t75" style="position:absolute;left:0;text-align:left;margin-left:0;margin-top:0;width:425.05pt;height:406.35pt;z-index:-251656192;mso-position-horizontal:center;mso-position-horizontal-relative:margin;mso-position-vertical:center;mso-position-vertical-relative:margin" o:allowincell="f">
          <v:imagedata r:id="rId1" o:title="logo pequeñ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8F0" w:rsidRDefault="008B38F0">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11989" o:spid="_x0000_s2050" type="#_x0000_t75" style="position:absolute;left:0;text-align:left;margin-left:0;margin-top:0;width:425.05pt;height:406.35pt;z-index:-251658240;mso-position-horizontal:center;mso-position-horizontal-relative:margin;mso-position-vertical:center;mso-position-vertical-relative:margin" o:allowincell="f">
          <v:imagedata r:id="rId1" o:title="logo pequeñ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63726"/>
    <w:multiLevelType w:val="hybridMultilevel"/>
    <w:tmpl w:val="D38E6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A65C9F"/>
    <w:multiLevelType w:val="hybridMultilevel"/>
    <w:tmpl w:val="F912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C5FFD"/>
    <w:multiLevelType w:val="multilevel"/>
    <w:tmpl w:val="59B870C2"/>
    <w:lvl w:ilvl="0">
      <w:start w:val="1"/>
      <w:numFmt w:val="decimal"/>
      <w:lvlText w:val="%1"/>
      <w:lvlJc w:val="left"/>
      <w:pPr>
        <w:ind w:left="432" w:hanging="432"/>
      </w:pPr>
      <w:rPr>
        <w:rFonts w:ascii="Arial" w:hAnsi="Arial" w:cs="Arial" w:hint="default"/>
      </w:rPr>
    </w:lvl>
    <w:lvl w:ilvl="1">
      <w:start w:val="1"/>
      <w:numFmt w:val="decimal"/>
      <w:lvlText w:val="%1.%2"/>
      <w:lvlJc w:val="left"/>
      <w:pPr>
        <w:ind w:left="576" w:hanging="576"/>
      </w:pPr>
      <w:rPr>
        <w:b/>
      </w:rPr>
    </w:lvl>
    <w:lvl w:ilvl="2">
      <w:start w:val="1"/>
      <w:numFmt w:val="decimal"/>
      <w:lvlText w:val="%3."/>
      <w:lvlJc w:val="left"/>
      <w:pPr>
        <w:ind w:left="720" w:hanging="720"/>
      </w:pPr>
      <w:rPr>
        <w:rFonts w:hint="default"/>
        <w:color w:val="auto"/>
        <w:sz w:val="28"/>
      </w:rPr>
    </w:lvl>
    <w:lvl w:ilvl="3">
      <w:start w:val="1"/>
      <w:numFmt w:val="decimal"/>
      <w:lvlText w:val="%1.%2.%3.%4"/>
      <w:lvlJc w:val="left"/>
      <w:pPr>
        <w:ind w:left="864" w:hanging="864"/>
      </w:pPr>
      <w:rPr>
        <w:i w:val="0"/>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92E5DC0"/>
    <w:multiLevelType w:val="hybridMultilevel"/>
    <w:tmpl w:val="AB2E9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421FA"/>
    <w:multiLevelType w:val="hybridMultilevel"/>
    <w:tmpl w:val="76841D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FC6972"/>
    <w:multiLevelType w:val="hybridMultilevel"/>
    <w:tmpl w:val="2E8625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2AC10A3"/>
    <w:multiLevelType w:val="hybridMultilevel"/>
    <w:tmpl w:val="E656390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nsid w:val="12C422C0"/>
    <w:multiLevelType w:val="hybridMultilevel"/>
    <w:tmpl w:val="C024D5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33F099B"/>
    <w:multiLevelType w:val="hybridMultilevel"/>
    <w:tmpl w:val="7D942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B6513D"/>
    <w:multiLevelType w:val="hybridMultilevel"/>
    <w:tmpl w:val="76841D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5EE6F7A"/>
    <w:multiLevelType w:val="hybridMultilevel"/>
    <w:tmpl w:val="B824CA0C"/>
    <w:lvl w:ilvl="0" w:tplc="240A0001">
      <w:start w:val="1"/>
      <w:numFmt w:val="bullet"/>
      <w:lvlText w:val=""/>
      <w:lvlJc w:val="left"/>
      <w:pPr>
        <w:ind w:left="1298" w:hanging="360"/>
      </w:pPr>
      <w:rPr>
        <w:rFonts w:ascii="Symbol" w:hAnsi="Symbol" w:hint="default"/>
      </w:rPr>
    </w:lvl>
    <w:lvl w:ilvl="1" w:tplc="240A0003" w:tentative="1">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11">
    <w:nsid w:val="17AD0DA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92F6563"/>
    <w:multiLevelType w:val="hybridMultilevel"/>
    <w:tmpl w:val="A7F85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CBA45EC"/>
    <w:multiLevelType w:val="hybridMultilevel"/>
    <w:tmpl w:val="94BC9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D8B1BF6"/>
    <w:multiLevelType w:val="hybridMultilevel"/>
    <w:tmpl w:val="A11635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E7B1A09"/>
    <w:multiLevelType w:val="hybridMultilevel"/>
    <w:tmpl w:val="056C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E86400"/>
    <w:multiLevelType w:val="hybridMultilevel"/>
    <w:tmpl w:val="218A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56535E"/>
    <w:multiLevelType w:val="hybridMultilevel"/>
    <w:tmpl w:val="2B4C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53317E"/>
    <w:multiLevelType w:val="hybridMultilevel"/>
    <w:tmpl w:val="CE0C2A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25475211"/>
    <w:multiLevelType w:val="hybridMultilevel"/>
    <w:tmpl w:val="4388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DE0755"/>
    <w:multiLevelType w:val="multilevel"/>
    <w:tmpl w:val="08D8BC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nsid w:val="2D0B3627"/>
    <w:multiLevelType w:val="hybridMultilevel"/>
    <w:tmpl w:val="6DC2087C"/>
    <w:lvl w:ilvl="0" w:tplc="0409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E897CE2"/>
    <w:multiLevelType w:val="hybridMultilevel"/>
    <w:tmpl w:val="8062A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9AC34FE"/>
    <w:multiLevelType w:val="hybridMultilevel"/>
    <w:tmpl w:val="7A1AC18C"/>
    <w:lvl w:ilvl="0" w:tplc="0409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ABF6026"/>
    <w:multiLevelType w:val="hybridMultilevel"/>
    <w:tmpl w:val="BF5A55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BE33448"/>
    <w:multiLevelType w:val="hybridMultilevel"/>
    <w:tmpl w:val="DFD23D4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5CB358A"/>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64177AA"/>
    <w:multiLevelType w:val="hybridMultilevel"/>
    <w:tmpl w:val="0AD27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22013A"/>
    <w:multiLevelType w:val="hybridMultilevel"/>
    <w:tmpl w:val="F9B8B39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92C5396"/>
    <w:multiLevelType w:val="hybridMultilevel"/>
    <w:tmpl w:val="C148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701392"/>
    <w:multiLevelType w:val="hybridMultilevel"/>
    <w:tmpl w:val="9E70BBAE"/>
    <w:lvl w:ilvl="0" w:tplc="A6B05D8E">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25C4FC1"/>
    <w:multiLevelType w:val="hybridMultilevel"/>
    <w:tmpl w:val="629A49F6"/>
    <w:lvl w:ilvl="0" w:tplc="EDAC852C">
      <w:numFmt w:val="bullet"/>
      <w:lvlText w:val=""/>
      <w:lvlJc w:val="left"/>
      <w:pPr>
        <w:ind w:left="360" w:hanging="360"/>
      </w:pPr>
      <w:rPr>
        <w:rFonts w:ascii="Symbol" w:eastAsiaTheme="minorHAnsi" w:hAnsi="Symbo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nsid w:val="52AE2896"/>
    <w:multiLevelType w:val="multilevel"/>
    <w:tmpl w:val="068C7936"/>
    <w:lvl w:ilvl="0">
      <w:start w:val="1"/>
      <w:numFmt w:val="decimal"/>
      <w:pStyle w:val="Ttulo1"/>
      <w:lvlText w:val="%1"/>
      <w:lvlJc w:val="left"/>
      <w:pPr>
        <w:ind w:left="432" w:hanging="432"/>
      </w:pPr>
      <w:rPr>
        <w:rFonts w:ascii="Arial" w:hAnsi="Arial" w:cs="Arial" w:hint="default"/>
      </w:rPr>
    </w:lvl>
    <w:lvl w:ilvl="1">
      <w:start w:val="1"/>
      <w:numFmt w:val="decimal"/>
      <w:pStyle w:val="Ttulo2"/>
      <w:lvlText w:val="%1.%2"/>
      <w:lvlJc w:val="left"/>
      <w:pPr>
        <w:ind w:left="576" w:hanging="576"/>
      </w:pPr>
      <w:rPr>
        <w:rFonts w:ascii="Arial" w:hAnsi="Arial" w:cs="Arial" w:hint="default"/>
        <w:b/>
        <w:color w:val="auto"/>
        <w:sz w:val="28"/>
        <w:szCs w:val="28"/>
      </w:rPr>
    </w:lvl>
    <w:lvl w:ilvl="2">
      <w:start w:val="1"/>
      <w:numFmt w:val="decimal"/>
      <w:pStyle w:val="Ttulo3"/>
      <w:lvlText w:val="%1.%2.%3"/>
      <w:lvlJc w:val="left"/>
      <w:pPr>
        <w:ind w:left="1146" w:hanging="720"/>
      </w:pPr>
      <w:rPr>
        <w:rFonts w:ascii="Arial" w:hAnsi="Arial" w:cs="Arial" w:hint="default"/>
        <w:color w:val="auto"/>
        <w:sz w:val="28"/>
        <w:szCs w:val="28"/>
      </w:rPr>
    </w:lvl>
    <w:lvl w:ilvl="3">
      <w:start w:val="1"/>
      <w:numFmt w:val="decimal"/>
      <w:pStyle w:val="Ttulo4"/>
      <w:lvlText w:val="%1.%2.%3.%4"/>
      <w:lvlJc w:val="left"/>
      <w:pPr>
        <w:ind w:left="864" w:hanging="864"/>
      </w:pPr>
      <w:rPr>
        <w:i w:val="0"/>
        <w:color w:val="auto"/>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3">
    <w:nsid w:val="53DE26C9"/>
    <w:multiLevelType w:val="hybridMultilevel"/>
    <w:tmpl w:val="302C4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3216DC"/>
    <w:multiLevelType w:val="hybridMultilevel"/>
    <w:tmpl w:val="D27EDE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CE62FA6"/>
    <w:multiLevelType w:val="hybridMultilevel"/>
    <w:tmpl w:val="D11CD1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D957717"/>
    <w:multiLevelType w:val="hybridMultilevel"/>
    <w:tmpl w:val="24A42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0D0817"/>
    <w:multiLevelType w:val="hybridMultilevel"/>
    <w:tmpl w:val="8E48F3C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288376D"/>
    <w:multiLevelType w:val="hybridMultilevel"/>
    <w:tmpl w:val="04E05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401384B"/>
    <w:multiLevelType w:val="hybridMultilevel"/>
    <w:tmpl w:val="CB728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1A06B4"/>
    <w:multiLevelType w:val="hybridMultilevel"/>
    <w:tmpl w:val="BCA489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DA935E5"/>
    <w:multiLevelType w:val="hybridMultilevel"/>
    <w:tmpl w:val="BD04C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E5C0FA1"/>
    <w:multiLevelType w:val="hybridMultilevel"/>
    <w:tmpl w:val="7F741ACC"/>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43">
    <w:nsid w:val="6F4A361A"/>
    <w:multiLevelType w:val="hybridMultilevel"/>
    <w:tmpl w:val="94EEE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F9C0587"/>
    <w:multiLevelType w:val="hybridMultilevel"/>
    <w:tmpl w:val="698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29374E"/>
    <w:multiLevelType w:val="hybridMultilevel"/>
    <w:tmpl w:val="D1F8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1C774E"/>
    <w:multiLevelType w:val="hybridMultilevel"/>
    <w:tmpl w:val="5C1E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0"/>
  </w:num>
  <w:num w:numId="4">
    <w:abstractNumId w:val="30"/>
  </w:num>
  <w:num w:numId="5">
    <w:abstractNumId w:val="26"/>
  </w:num>
  <w:num w:numId="6">
    <w:abstractNumId w:val="32"/>
  </w:num>
  <w:num w:numId="7">
    <w:abstractNumId w:val="12"/>
  </w:num>
  <w:num w:numId="8">
    <w:abstractNumId w:val="41"/>
  </w:num>
  <w:num w:numId="9">
    <w:abstractNumId w:val="45"/>
  </w:num>
  <w:num w:numId="10">
    <w:abstractNumId w:val="17"/>
  </w:num>
  <w:num w:numId="11">
    <w:abstractNumId w:val="46"/>
  </w:num>
  <w:num w:numId="12">
    <w:abstractNumId w:val="22"/>
  </w:num>
  <w:num w:numId="13">
    <w:abstractNumId w:val="16"/>
  </w:num>
  <w:num w:numId="14">
    <w:abstractNumId w:val="1"/>
  </w:num>
  <w:num w:numId="15">
    <w:abstractNumId w:val="19"/>
  </w:num>
  <w:num w:numId="16">
    <w:abstractNumId w:val="3"/>
  </w:num>
  <w:num w:numId="17">
    <w:abstractNumId w:val="29"/>
  </w:num>
  <w:num w:numId="18">
    <w:abstractNumId w:val="34"/>
  </w:num>
  <w:num w:numId="19">
    <w:abstractNumId w:val="24"/>
  </w:num>
  <w:num w:numId="20">
    <w:abstractNumId w:val="31"/>
  </w:num>
  <w:num w:numId="21">
    <w:abstractNumId w:val="33"/>
  </w:num>
  <w:num w:numId="22">
    <w:abstractNumId w:val="14"/>
  </w:num>
  <w:num w:numId="23">
    <w:abstractNumId w:val="36"/>
  </w:num>
  <w:num w:numId="24">
    <w:abstractNumId w:val="8"/>
  </w:num>
  <w:num w:numId="25">
    <w:abstractNumId w:val="43"/>
  </w:num>
  <w:num w:numId="26">
    <w:abstractNumId w:val="32"/>
    <w:lvlOverride w:ilvl="0">
      <w:startOverride w:val="6"/>
    </w:lvlOverride>
    <w:lvlOverride w:ilvl="1">
      <w:startOverride w:val="2"/>
    </w:lvlOverride>
    <w:lvlOverride w:ilvl="2">
      <w:startOverride w:val="3"/>
    </w:lvlOverride>
  </w:num>
  <w:num w:numId="27">
    <w:abstractNumId w:val="38"/>
  </w:num>
  <w:num w:numId="28">
    <w:abstractNumId w:val="42"/>
  </w:num>
  <w:num w:numId="29">
    <w:abstractNumId w:val="35"/>
  </w:num>
  <w:num w:numId="30">
    <w:abstractNumId w:val="6"/>
  </w:num>
  <w:num w:numId="31">
    <w:abstractNumId w:val="7"/>
  </w:num>
  <w:num w:numId="32">
    <w:abstractNumId w:val="15"/>
  </w:num>
  <w:num w:numId="33">
    <w:abstractNumId w:val="37"/>
  </w:num>
  <w:num w:numId="34">
    <w:abstractNumId w:val="39"/>
  </w:num>
  <w:num w:numId="35">
    <w:abstractNumId w:val="27"/>
  </w:num>
  <w:num w:numId="36">
    <w:abstractNumId w:val="2"/>
  </w:num>
  <w:num w:numId="37">
    <w:abstractNumId w:val="18"/>
  </w:num>
  <w:num w:numId="38">
    <w:abstractNumId w:val="0"/>
  </w:num>
  <w:num w:numId="39">
    <w:abstractNumId w:val="25"/>
  </w:num>
  <w:num w:numId="40">
    <w:abstractNumId w:val="28"/>
  </w:num>
  <w:num w:numId="41">
    <w:abstractNumId w:val="4"/>
  </w:num>
  <w:num w:numId="42">
    <w:abstractNumId w:val="9"/>
  </w:num>
  <w:num w:numId="43">
    <w:abstractNumId w:val="40"/>
  </w:num>
  <w:num w:numId="44">
    <w:abstractNumId w:val="13"/>
  </w:num>
  <w:num w:numId="45">
    <w:abstractNumId w:val="5"/>
  </w:num>
  <w:num w:numId="46">
    <w:abstractNumId w:val="44"/>
  </w:num>
  <w:num w:numId="47">
    <w:abstractNumId w:val="21"/>
  </w:num>
  <w:num w:numId="48">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BERNAL">
    <w15:presenceInfo w15:providerId="Windows Live" w15:userId="84a48cbb4ce1bc8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8"/>
  <w:hyphenationZone w:val="425"/>
  <w:characterSpacingControl w:val="doNotCompress"/>
  <w:savePreviewPicture/>
  <w:hdrShapeDefaults>
    <o:shapedefaults v:ext="edit" spidmax="4098"/>
    <o:shapelayout v:ext="edit">
      <o:idmap v:ext="edit" data="2"/>
    </o:shapelayout>
  </w:hdrShapeDefaults>
  <w:footnotePr>
    <w:footnote w:id="-1"/>
    <w:footnote w:id="0"/>
  </w:footnotePr>
  <w:endnotePr>
    <w:endnote w:id="-1"/>
    <w:endnote w:id="0"/>
  </w:endnotePr>
  <w:compat>
    <w:useFELayout/>
  </w:compat>
  <w:rsids>
    <w:rsidRoot w:val="00B017E9"/>
    <w:rsid w:val="00002B1F"/>
    <w:rsid w:val="00003008"/>
    <w:rsid w:val="000032DD"/>
    <w:rsid w:val="00004833"/>
    <w:rsid w:val="000056B2"/>
    <w:rsid w:val="0000576A"/>
    <w:rsid w:val="00010B39"/>
    <w:rsid w:val="00015143"/>
    <w:rsid w:val="000155AB"/>
    <w:rsid w:val="00016BBD"/>
    <w:rsid w:val="00022A88"/>
    <w:rsid w:val="000278B3"/>
    <w:rsid w:val="000348C0"/>
    <w:rsid w:val="00034D05"/>
    <w:rsid w:val="00040776"/>
    <w:rsid w:val="00040B6C"/>
    <w:rsid w:val="00040B76"/>
    <w:rsid w:val="0004325C"/>
    <w:rsid w:val="00047748"/>
    <w:rsid w:val="00052C27"/>
    <w:rsid w:val="00057C57"/>
    <w:rsid w:val="0007042C"/>
    <w:rsid w:val="00070A1B"/>
    <w:rsid w:val="0007319A"/>
    <w:rsid w:val="00081BF7"/>
    <w:rsid w:val="000831B9"/>
    <w:rsid w:val="0008707D"/>
    <w:rsid w:val="00090540"/>
    <w:rsid w:val="000910A8"/>
    <w:rsid w:val="00091172"/>
    <w:rsid w:val="00091F66"/>
    <w:rsid w:val="000923A6"/>
    <w:rsid w:val="00092436"/>
    <w:rsid w:val="00093016"/>
    <w:rsid w:val="00093861"/>
    <w:rsid w:val="00096035"/>
    <w:rsid w:val="00096865"/>
    <w:rsid w:val="00097DBE"/>
    <w:rsid w:val="000A4C64"/>
    <w:rsid w:val="000B51A9"/>
    <w:rsid w:val="000B552D"/>
    <w:rsid w:val="000C15D6"/>
    <w:rsid w:val="000C4ADE"/>
    <w:rsid w:val="000C7A93"/>
    <w:rsid w:val="000D16EE"/>
    <w:rsid w:val="000E2439"/>
    <w:rsid w:val="000E29C2"/>
    <w:rsid w:val="000F3616"/>
    <w:rsid w:val="000F3C1F"/>
    <w:rsid w:val="000F4284"/>
    <w:rsid w:val="000F5A96"/>
    <w:rsid w:val="000F5E96"/>
    <w:rsid w:val="001040C8"/>
    <w:rsid w:val="00105F74"/>
    <w:rsid w:val="00110022"/>
    <w:rsid w:val="0011241E"/>
    <w:rsid w:val="00113118"/>
    <w:rsid w:val="001136C2"/>
    <w:rsid w:val="001140EC"/>
    <w:rsid w:val="00115A80"/>
    <w:rsid w:val="00126D54"/>
    <w:rsid w:val="0013006C"/>
    <w:rsid w:val="00131B21"/>
    <w:rsid w:val="0013342D"/>
    <w:rsid w:val="00140F5E"/>
    <w:rsid w:val="00141313"/>
    <w:rsid w:val="00147246"/>
    <w:rsid w:val="00147F35"/>
    <w:rsid w:val="00150670"/>
    <w:rsid w:val="00150D29"/>
    <w:rsid w:val="001566DA"/>
    <w:rsid w:val="00157997"/>
    <w:rsid w:val="00161772"/>
    <w:rsid w:val="001653BC"/>
    <w:rsid w:val="0017493C"/>
    <w:rsid w:val="00176283"/>
    <w:rsid w:val="001821CB"/>
    <w:rsid w:val="001849CF"/>
    <w:rsid w:val="00194DCD"/>
    <w:rsid w:val="001A1C7D"/>
    <w:rsid w:val="001A641C"/>
    <w:rsid w:val="001A64D2"/>
    <w:rsid w:val="001B0A47"/>
    <w:rsid w:val="001B0D21"/>
    <w:rsid w:val="001B2A3E"/>
    <w:rsid w:val="001B2A73"/>
    <w:rsid w:val="001B661F"/>
    <w:rsid w:val="001C0F2F"/>
    <w:rsid w:val="001D0B4F"/>
    <w:rsid w:val="001D4345"/>
    <w:rsid w:val="001D5EA4"/>
    <w:rsid w:val="001D7E41"/>
    <w:rsid w:val="001E1F0F"/>
    <w:rsid w:val="001F5A62"/>
    <w:rsid w:val="001F5F58"/>
    <w:rsid w:val="00200629"/>
    <w:rsid w:val="00202678"/>
    <w:rsid w:val="00202932"/>
    <w:rsid w:val="00206D7F"/>
    <w:rsid w:val="002167A5"/>
    <w:rsid w:val="0021734E"/>
    <w:rsid w:val="002202BB"/>
    <w:rsid w:val="00221BFA"/>
    <w:rsid w:val="0022626B"/>
    <w:rsid w:val="002268FB"/>
    <w:rsid w:val="0023036D"/>
    <w:rsid w:val="0023119B"/>
    <w:rsid w:val="00231648"/>
    <w:rsid w:val="00231ACA"/>
    <w:rsid w:val="00232F2F"/>
    <w:rsid w:val="00232F47"/>
    <w:rsid w:val="002368E8"/>
    <w:rsid w:val="00244974"/>
    <w:rsid w:val="00245429"/>
    <w:rsid w:val="00247782"/>
    <w:rsid w:val="002503B6"/>
    <w:rsid w:val="00250C7A"/>
    <w:rsid w:val="00251964"/>
    <w:rsid w:val="00251C42"/>
    <w:rsid w:val="002523CF"/>
    <w:rsid w:val="00253962"/>
    <w:rsid w:val="00254BB2"/>
    <w:rsid w:val="002602BC"/>
    <w:rsid w:val="002617DC"/>
    <w:rsid w:val="00266356"/>
    <w:rsid w:val="00267655"/>
    <w:rsid w:val="00267676"/>
    <w:rsid w:val="00273FE0"/>
    <w:rsid w:val="002771C6"/>
    <w:rsid w:val="00277614"/>
    <w:rsid w:val="00286E72"/>
    <w:rsid w:val="00291315"/>
    <w:rsid w:val="00293B7A"/>
    <w:rsid w:val="002956A8"/>
    <w:rsid w:val="002A33FE"/>
    <w:rsid w:val="002B31D6"/>
    <w:rsid w:val="002B4760"/>
    <w:rsid w:val="002B4977"/>
    <w:rsid w:val="002B6275"/>
    <w:rsid w:val="002C01B1"/>
    <w:rsid w:val="002C1839"/>
    <w:rsid w:val="002C423B"/>
    <w:rsid w:val="002D161E"/>
    <w:rsid w:val="002D5720"/>
    <w:rsid w:val="002E5A12"/>
    <w:rsid w:val="002E773A"/>
    <w:rsid w:val="002E79D3"/>
    <w:rsid w:val="002F4025"/>
    <w:rsid w:val="002F6079"/>
    <w:rsid w:val="002F61D2"/>
    <w:rsid w:val="00302FAD"/>
    <w:rsid w:val="00303630"/>
    <w:rsid w:val="00305A46"/>
    <w:rsid w:val="003146DF"/>
    <w:rsid w:val="0032284F"/>
    <w:rsid w:val="00322ACF"/>
    <w:rsid w:val="00322E95"/>
    <w:rsid w:val="00326A87"/>
    <w:rsid w:val="00335463"/>
    <w:rsid w:val="0034135E"/>
    <w:rsid w:val="00341DDB"/>
    <w:rsid w:val="00342F6D"/>
    <w:rsid w:val="003447D7"/>
    <w:rsid w:val="0034739F"/>
    <w:rsid w:val="00347897"/>
    <w:rsid w:val="00352095"/>
    <w:rsid w:val="00356B83"/>
    <w:rsid w:val="00357CC3"/>
    <w:rsid w:val="003623A0"/>
    <w:rsid w:val="0036398E"/>
    <w:rsid w:val="003646AF"/>
    <w:rsid w:val="003653CA"/>
    <w:rsid w:val="00366E0D"/>
    <w:rsid w:val="00370A9C"/>
    <w:rsid w:val="00374B1C"/>
    <w:rsid w:val="00376E3B"/>
    <w:rsid w:val="0037709D"/>
    <w:rsid w:val="00380229"/>
    <w:rsid w:val="00381F1E"/>
    <w:rsid w:val="00382C73"/>
    <w:rsid w:val="00382D8C"/>
    <w:rsid w:val="003831AA"/>
    <w:rsid w:val="0038616E"/>
    <w:rsid w:val="00390B89"/>
    <w:rsid w:val="003A26FD"/>
    <w:rsid w:val="003B0086"/>
    <w:rsid w:val="003B2544"/>
    <w:rsid w:val="003B43C7"/>
    <w:rsid w:val="003B4B86"/>
    <w:rsid w:val="003B7228"/>
    <w:rsid w:val="003B73B7"/>
    <w:rsid w:val="003C0558"/>
    <w:rsid w:val="003C1FF7"/>
    <w:rsid w:val="003C49E8"/>
    <w:rsid w:val="003C4C2A"/>
    <w:rsid w:val="003C6F5B"/>
    <w:rsid w:val="003C7099"/>
    <w:rsid w:val="003D0ED5"/>
    <w:rsid w:val="003D6D92"/>
    <w:rsid w:val="003D703C"/>
    <w:rsid w:val="003E0E02"/>
    <w:rsid w:val="003E7987"/>
    <w:rsid w:val="003F164B"/>
    <w:rsid w:val="003F406E"/>
    <w:rsid w:val="004009D3"/>
    <w:rsid w:val="00401C7D"/>
    <w:rsid w:val="004029D5"/>
    <w:rsid w:val="00402C0A"/>
    <w:rsid w:val="0040364D"/>
    <w:rsid w:val="004132E3"/>
    <w:rsid w:val="0043024D"/>
    <w:rsid w:val="00431BD8"/>
    <w:rsid w:val="004338FD"/>
    <w:rsid w:val="00436C18"/>
    <w:rsid w:val="00440128"/>
    <w:rsid w:val="00442397"/>
    <w:rsid w:val="0044411A"/>
    <w:rsid w:val="0044432D"/>
    <w:rsid w:val="004453DB"/>
    <w:rsid w:val="00452D7A"/>
    <w:rsid w:val="00452F7C"/>
    <w:rsid w:val="00455DE5"/>
    <w:rsid w:val="0045642A"/>
    <w:rsid w:val="0045681B"/>
    <w:rsid w:val="00460A5F"/>
    <w:rsid w:val="00460B0F"/>
    <w:rsid w:val="004613F8"/>
    <w:rsid w:val="0046150E"/>
    <w:rsid w:val="0046168B"/>
    <w:rsid w:val="00461FFF"/>
    <w:rsid w:val="00462B40"/>
    <w:rsid w:val="004748D4"/>
    <w:rsid w:val="004749C2"/>
    <w:rsid w:val="0047609A"/>
    <w:rsid w:val="004815AC"/>
    <w:rsid w:val="004827A9"/>
    <w:rsid w:val="00484C8C"/>
    <w:rsid w:val="00491EAF"/>
    <w:rsid w:val="00492D05"/>
    <w:rsid w:val="00492F1F"/>
    <w:rsid w:val="00492F27"/>
    <w:rsid w:val="00493971"/>
    <w:rsid w:val="004A02FC"/>
    <w:rsid w:val="004A371C"/>
    <w:rsid w:val="004A40F3"/>
    <w:rsid w:val="004B3D99"/>
    <w:rsid w:val="004B63A0"/>
    <w:rsid w:val="004B776A"/>
    <w:rsid w:val="004C138B"/>
    <w:rsid w:val="004C3B5B"/>
    <w:rsid w:val="004C5C96"/>
    <w:rsid w:val="004C69ED"/>
    <w:rsid w:val="004D29E0"/>
    <w:rsid w:val="004D2B06"/>
    <w:rsid w:val="004D3F15"/>
    <w:rsid w:val="004D4DEC"/>
    <w:rsid w:val="004E371C"/>
    <w:rsid w:val="004E6AB6"/>
    <w:rsid w:val="004E7556"/>
    <w:rsid w:val="004F00D3"/>
    <w:rsid w:val="004F3564"/>
    <w:rsid w:val="004F4395"/>
    <w:rsid w:val="004F4C3E"/>
    <w:rsid w:val="004F7B1F"/>
    <w:rsid w:val="00503274"/>
    <w:rsid w:val="0051279F"/>
    <w:rsid w:val="00512F62"/>
    <w:rsid w:val="00516B8E"/>
    <w:rsid w:val="00517D93"/>
    <w:rsid w:val="00527240"/>
    <w:rsid w:val="00527FC1"/>
    <w:rsid w:val="00546C64"/>
    <w:rsid w:val="005513EB"/>
    <w:rsid w:val="00553411"/>
    <w:rsid w:val="00556EFC"/>
    <w:rsid w:val="00560A79"/>
    <w:rsid w:val="005653E0"/>
    <w:rsid w:val="00565B22"/>
    <w:rsid w:val="005665D7"/>
    <w:rsid w:val="00570785"/>
    <w:rsid w:val="00571353"/>
    <w:rsid w:val="00572911"/>
    <w:rsid w:val="0057628A"/>
    <w:rsid w:val="0057664E"/>
    <w:rsid w:val="0057774E"/>
    <w:rsid w:val="0057789B"/>
    <w:rsid w:val="00586DEC"/>
    <w:rsid w:val="00591D51"/>
    <w:rsid w:val="005941AF"/>
    <w:rsid w:val="00594D1F"/>
    <w:rsid w:val="005957D2"/>
    <w:rsid w:val="005A299F"/>
    <w:rsid w:val="005A6349"/>
    <w:rsid w:val="005A73F5"/>
    <w:rsid w:val="005B0278"/>
    <w:rsid w:val="005B194E"/>
    <w:rsid w:val="005B242D"/>
    <w:rsid w:val="005B51FA"/>
    <w:rsid w:val="005B648F"/>
    <w:rsid w:val="005B6E20"/>
    <w:rsid w:val="005B72CC"/>
    <w:rsid w:val="005B7401"/>
    <w:rsid w:val="005C515C"/>
    <w:rsid w:val="005C55AE"/>
    <w:rsid w:val="005C6423"/>
    <w:rsid w:val="005C7130"/>
    <w:rsid w:val="005D2A10"/>
    <w:rsid w:val="005F3D22"/>
    <w:rsid w:val="005F4495"/>
    <w:rsid w:val="005F4D45"/>
    <w:rsid w:val="005F56CE"/>
    <w:rsid w:val="005F62A3"/>
    <w:rsid w:val="00601645"/>
    <w:rsid w:val="006018F2"/>
    <w:rsid w:val="00612501"/>
    <w:rsid w:val="0061304E"/>
    <w:rsid w:val="00613358"/>
    <w:rsid w:val="00620E10"/>
    <w:rsid w:val="0062134A"/>
    <w:rsid w:val="006250AC"/>
    <w:rsid w:val="006311C9"/>
    <w:rsid w:val="006314CD"/>
    <w:rsid w:val="0063152F"/>
    <w:rsid w:val="006369F4"/>
    <w:rsid w:val="00652AEE"/>
    <w:rsid w:val="006530E1"/>
    <w:rsid w:val="00657162"/>
    <w:rsid w:val="00661B28"/>
    <w:rsid w:val="00662055"/>
    <w:rsid w:val="00664CA6"/>
    <w:rsid w:val="00667D15"/>
    <w:rsid w:val="0067127A"/>
    <w:rsid w:val="006751FE"/>
    <w:rsid w:val="00676932"/>
    <w:rsid w:val="006771A3"/>
    <w:rsid w:val="0067729B"/>
    <w:rsid w:val="00677A1C"/>
    <w:rsid w:val="00683558"/>
    <w:rsid w:val="006837B3"/>
    <w:rsid w:val="00683D26"/>
    <w:rsid w:val="00686DC5"/>
    <w:rsid w:val="00687463"/>
    <w:rsid w:val="00690C88"/>
    <w:rsid w:val="006914B6"/>
    <w:rsid w:val="00695B4D"/>
    <w:rsid w:val="0069703C"/>
    <w:rsid w:val="006975EC"/>
    <w:rsid w:val="006A256F"/>
    <w:rsid w:val="006A430B"/>
    <w:rsid w:val="006B754E"/>
    <w:rsid w:val="006C20A6"/>
    <w:rsid w:val="006D06F2"/>
    <w:rsid w:val="006D4DD8"/>
    <w:rsid w:val="006D4EF7"/>
    <w:rsid w:val="006D74EB"/>
    <w:rsid w:val="006D79B5"/>
    <w:rsid w:val="006E1CDE"/>
    <w:rsid w:val="006E3CA7"/>
    <w:rsid w:val="006E4710"/>
    <w:rsid w:val="006F3C9D"/>
    <w:rsid w:val="006F57E7"/>
    <w:rsid w:val="006F62B2"/>
    <w:rsid w:val="006F6F5C"/>
    <w:rsid w:val="007016BB"/>
    <w:rsid w:val="00705B0E"/>
    <w:rsid w:val="0070738B"/>
    <w:rsid w:val="00707518"/>
    <w:rsid w:val="00710218"/>
    <w:rsid w:val="00715640"/>
    <w:rsid w:val="0071761B"/>
    <w:rsid w:val="007204FE"/>
    <w:rsid w:val="00722741"/>
    <w:rsid w:val="00722AEA"/>
    <w:rsid w:val="0072314B"/>
    <w:rsid w:val="00726BBA"/>
    <w:rsid w:val="007352AC"/>
    <w:rsid w:val="00737229"/>
    <w:rsid w:val="0073759F"/>
    <w:rsid w:val="00746DC1"/>
    <w:rsid w:val="00750BBC"/>
    <w:rsid w:val="00751A07"/>
    <w:rsid w:val="00752020"/>
    <w:rsid w:val="00753DF2"/>
    <w:rsid w:val="007619AD"/>
    <w:rsid w:val="0076247F"/>
    <w:rsid w:val="00766190"/>
    <w:rsid w:val="007764D4"/>
    <w:rsid w:val="007774A9"/>
    <w:rsid w:val="007911ED"/>
    <w:rsid w:val="00795154"/>
    <w:rsid w:val="007967A3"/>
    <w:rsid w:val="0079686C"/>
    <w:rsid w:val="007A2E09"/>
    <w:rsid w:val="007A621F"/>
    <w:rsid w:val="007A7CFC"/>
    <w:rsid w:val="007B0CFA"/>
    <w:rsid w:val="007B498B"/>
    <w:rsid w:val="007B78E9"/>
    <w:rsid w:val="007C0DCC"/>
    <w:rsid w:val="007C2232"/>
    <w:rsid w:val="007D2BD6"/>
    <w:rsid w:val="007D5CD2"/>
    <w:rsid w:val="007D7601"/>
    <w:rsid w:val="007E28CD"/>
    <w:rsid w:val="007E7C15"/>
    <w:rsid w:val="007F517A"/>
    <w:rsid w:val="007F59F1"/>
    <w:rsid w:val="007F61B0"/>
    <w:rsid w:val="007F6722"/>
    <w:rsid w:val="007F6AFB"/>
    <w:rsid w:val="0080262F"/>
    <w:rsid w:val="00803C45"/>
    <w:rsid w:val="00814733"/>
    <w:rsid w:val="00817BCA"/>
    <w:rsid w:val="00822C0D"/>
    <w:rsid w:val="00823440"/>
    <w:rsid w:val="00823689"/>
    <w:rsid w:val="00832E7D"/>
    <w:rsid w:val="00833DB7"/>
    <w:rsid w:val="008349F5"/>
    <w:rsid w:val="008358D0"/>
    <w:rsid w:val="00842BA1"/>
    <w:rsid w:val="00845A31"/>
    <w:rsid w:val="00846AEB"/>
    <w:rsid w:val="00852BCE"/>
    <w:rsid w:val="008629AA"/>
    <w:rsid w:val="00863221"/>
    <w:rsid w:val="00865BB7"/>
    <w:rsid w:val="008665E3"/>
    <w:rsid w:val="00867BCB"/>
    <w:rsid w:val="008740FB"/>
    <w:rsid w:val="00876575"/>
    <w:rsid w:val="00877474"/>
    <w:rsid w:val="00877DE0"/>
    <w:rsid w:val="0088319F"/>
    <w:rsid w:val="0088407F"/>
    <w:rsid w:val="00884D1A"/>
    <w:rsid w:val="00885B22"/>
    <w:rsid w:val="00892137"/>
    <w:rsid w:val="00894583"/>
    <w:rsid w:val="008A1F0C"/>
    <w:rsid w:val="008A3B0A"/>
    <w:rsid w:val="008A5EF0"/>
    <w:rsid w:val="008B38F0"/>
    <w:rsid w:val="008B3C3F"/>
    <w:rsid w:val="008B5889"/>
    <w:rsid w:val="008C11AF"/>
    <w:rsid w:val="008C2287"/>
    <w:rsid w:val="008C4510"/>
    <w:rsid w:val="008C484E"/>
    <w:rsid w:val="008C6B80"/>
    <w:rsid w:val="008C773F"/>
    <w:rsid w:val="008D10EB"/>
    <w:rsid w:val="008D1E6B"/>
    <w:rsid w:val="008D235B"/>
    <w:rsid w:val="008D3401"/>
    <w:rsid w:val="008D41C0"/>
    <w:rsid w:val="008D7BB8"/>
    <w:rsid w:val="008D7EEC"/>
    <w:rsid w:val="008E01CA"/>
    <w:rsid w:val="008E0454"/>
    <w:rsid w:val="008E09A1"/>
    <w:rsid w:val="008E0E34"/>
    <w:rsid w:val="008E16BF"/>
    <w:rsid w:val="008E3058"/>
    <w:rsid w:val="008E4BFD"/>
    <w:rsid w:val="008F22EE"/>
    <w:rsid w:val="00902810"/>
    <w:rsid w:val="00904BDE"/>
    <w:rsid w:val="00905669"/>
    <w:rsid w:val="00905BBB"/>
    <w:rsid w:val="009109F1"/>
    <w:rsid w:val="00910ED0"/>
    <w:rsid w:val="00912FD1"/>
    <w:rsid w:val="00914C87"/>
    <w:rsid w:val="00915033"/>
    <w:rsid w:val="00921F10"/>
    <w:rsid w:val="00922E7A"/>
    <w:rsid w:val="0092769F"/>
    <w:rsid w:val="00932C55"/>
    <w:rsid w:val="0093491F"/>
    <w:rsid w:val="00936FAC"/>
    <w:rsid w:val="00940865"/>
    <w:rsid w:val="00940962"/>
    <w:rsid w:val="009417B5"/>
    <w:rsid w:val="00941DCC"/>
    <w:rsid w:val="00942052"/>
    <w:rsid w:val="00943695"/>
    <w:rsid w:val="009436FA"/>
    <w:rsid w:val="00944D10"/>
    <w:rsid w:val="00946984"/>
    <w:rsid w:val="00951B96"/>
    <w:rsid w:val="00952C10"/>
    <w:rsid w:val="00953AF1"/>
    <w:rsid w:val="00956AF9"/>
    <w:rsid w:val="00962489"/>
    <w:rsid w:val="00966B1B"/>
    <w:rsid w:val="00972801"/>
    <w:rsid w:val="0097480A"/>
    <w:rsid w:val="00975F6E"/>
    <w:rsid w:val="009840C7"/>
    <w:rsid w:val="009847E0"/>
    <w:rsid w:val="00985503"/>
    <w:rsid w:val="0098721E"/>
    <w:rsid w:val="009910D8"/>
    <w:rsid w:val="00997574"/>
    <w:rsid w:val="00997BB1"/>
    <w:rsid w:val="009A2169"/>
    <w:rsid w:val="009A2FA1"/>
    <w:rsid w:val="009A457B"/>
    <w:rsid w:val="009A6C03"/>
    <w:rsid w:val="009B1308"/>
    <w:rsid w:val="009B1C16"/>
    <w:rsid w:val="009B2715"/>
    <w:rsid w:val="009B5D34"/>
    <w:rsid w:val="009B66EE"/>
    <w:rsid w:val="009C00FC"/>
    <w:rsid w:val="009C239D"/>
    <w:rsid w:val="009C4830"/>
    <w:rsid w:val="009C5394"/>
    <w:rsid w:val="009C6451"/>
    <w:rsid w:val="009D3558"/>
    <w:rsid w:val="009D3D1C"/>
    <w:rsid w:val="009D6D42"/>
    <w:rsid w:val="009D7F4E"/>
    <w:rsid w:val="009E2D63"/>
    <w:rsid w:val="009F41AB"/>
    <w:rsid w:val="009F695B"/>
    <w:rsid w:val="009F7BEC"/>
    <w:rsid w:val="00A05C3F"/>
    <w:rsid w:val="00A103E8"/>
    <w:rsid w:val="00A13679"/>
    <w:rsid w:val="00A13CF5"/>
    <w:rsid w:val="00A159E7"/>
    <w:rsid w:val="00A17377"/>
    <w:rsid w:val="00A175DA"/>
    <w:rsid w:val="00A175E5"/>
    <w:rsid w:val="00A27778"/>
    <w:rsid w:val="00A27B85"/>
    <w:rsid w:val="00A30EF9"/>
    <w:rsid w:val="00A31FBE"/>
    <w:rsid w:val="00A37B14"/>
    <w:rsid w:val="00A4249A"/>
    <w:rsid w:val="00A443A3"/>
    <w:rsid w:val="00A45102"/>
    <w:rsid w:val="00A53E8E"/>
    <w:rsid w:val="00A55D3A"/>
    <w:rsid w:val="00A5715F"/>
    <w:rsid w:val="00A571E2"/>
    <w:rsid w:val="00A57E23"/>
    <w:rsid w:val="00A65360"/>
    <w:rsid w:val="00A7729B"/>
    <w:rsid w:val="00A83B27"/>
    <w:rsid w:val="00A94FFC"/>
    <w:rsid w:val="00AA036C"/>
    <w:rsid w:val="00AA3248"/>
    <w:rsid w:val="00AB142E"/>
    <w:rsid w:val="00AB3E54"/>
    <w:rsid w:val="00AB4063"/>
    <w:rsid w:val="00AB47A2"/>
    <w:rsid w:val="00AB4CF1"/>
    <w:rsid w:val="00AB6B66"/>
    <w:rsid w:val="00AC6375"/>
    <w:rsid w:val="00AC7209"/>
    <w:rsid w:val="00AD0D53"/>
    <w:rsid w:val="00AD2DAA"/>
    <w:rsid w:val="00AE14BD"/>
    <w:rsid w:val="00AE214F"/>
    <w:rsid w:val="00AE7B04"/>
    <w:rsid w:val="00AF0095"/>
    <w:rsid w:val="00AF0C31"/>
    <w:rsid w:val="00AF2C13"/>
    <w:rsid w:val="00AF4EF4"/>
    <w:rsid w:val="00AF5F23"/>
    <w:rsid w:val="00B017E9"/>
    <w:rsid w:val="00B02572"/>
    <w:rsid w:val="00B03F38"/>
    <w:rsid w:val="00B0601C"/>
    <w:rsid w:val="00B1238F"/>
    <w:rsid w:val="00B15E00"/>
    <w:rsid w:val="00B16B6A"/>
    <w:rsid w:val="00B21C8F"/>
    <w:rsid w:val="00B26021"/>
    <w:rsid w:val="00B27E3E"/>
    <w:rsid w:val="00B3122F"/>
    <w:rsid w:val="00B31CF4"/>
    <w:rsid w:val="00B326CE"/>
    <w:rsid w:val="00B335C5"/>
    <w:rsid w:val="00B34213"/>
    <w:rsid w:val="00B35237"/>
    <w:rsid w:val="00B422C2"/>
    <w:rsid w:val="00B42C8B"/>
    <w:rsid w:val="00B430D4"/>
    <w:rsid w:val="00B4437E"/>
    <w:rsid w:val="00B46ED5"/>
    <w:rsid w:val="00B5769D"/>
    <w:rsid w:val="00B60442"/>
    <w:rsid w:val="00B615FE"/>
    <w:rsid w:val="00B64755"/>
    <w:rsid w:val="00B656E0"/>
    <w:rsid w:val="00B65B15"/>
    <w:rsid w:val="00B76305"/>
    <w:rsid w:val="00B81C4F"/>
    <w:rsid w:val="00B82E5E"/>
    <w:rsid w:val="00B869CF"/>
    <w:rsid w:val="00B87001"/>
    <w:rsid w:val="00B94100"/>
    <w:rsid w:val="00BA3A18"/>
    <w:rsid w:val="00BA3C57"/>
    <w:rsid w:val="00BA4B28"/>
    <w:rsid w:val="00BA6A30"/>
    <w:rsid w:val="00BA6F19"/>
    <w:rsid w:val="00BB28F4"/>
    <w:rsid w:val="00BB476D"/>
    <w:rsid w:val="00BC31FD"/>
    <w:rsid w:val="00BD081F"/>
    <w:rsid w:val="00BD22CE"/>
    <w:rsid w:val="00BD2A98"/>
    <w:rsid w:val="00BD6C06"/>
    <w:rsid w:val="00BE3186"/>
    <w:rsid w:val="00BE4057"/>
    <w:rsid w:val="00BF31AE"/>
    <w:rsid w:val="00BF5E3F"/>
    <w:rsid w:val="00BF750C"/>
    <w:rsid w:val="00C048B2"/>
    <w:rsid w:val="00C1007C"/>
    <w:rsid w:val="00C105D2"/>
    <w:rsid w:val="00C145E6"/>
    <w:rsid w:val="00C15822"/>
    <w:rsid w:val="00C159DE"/>
    <w:rsid w:val="00C20CA6"/>
    <w:rsid w:val="00C2162C"/>
    <w:rsid w:val="00C22387"/>
    <w:rsid w:val="00C24B37"/>
    <w:rsid w:val="00C24CDB"/>
    <w:rsid w:val="00C24D4B"/>
    <w:rsid w:val="00C33562"/>
    <w:rsid w:val="00C33F78"/>
    <w:rsid w:val="00C349F8"/>
    <w:rsid w:val="00C3703A"/>
    <w:rsid w:val="00C40596"/>
    <w:rsid w:val="00C51E86"/>
    <w:rsid w:val="00C52B7D"/>
    <w:rsid w:val="00C52D0D"/>
    <w:rsid w:val="00C55D89"/>
    <w:rsid w:val="00C57491"/>
    <w:rsid w:val="00C61243"/>
    <w:rsid w:val="00C6351A"/>
    <w:rsid w:val="00C6382C"/>
    <w:rsid w:val="00C64E30"/>
    <w:rsid w:val="00C66B99"/>
    <w:rsid w:val="00C77F6C"/>
    <w:rsid w:val="00C8197E"/>
    <w:rsid w:val="00C84773"/>
    <w:rsid w:val="00C906D2"/>
    <w:rsid w:val="00CB08B9"/>
    <w:rsid w:val="00CB0D5D"/>
    <w:rsid w:val="00CB1016"/>
    <w:rsid w:val="00CB64EF"/>
    <w:rsid w:val="00CB7490"/>
    <w:rsid w:val="00CC1BE3"/>
    <w:rsid w:val="00CC5035"/>
    <w:rsid w:val="00CC6A15"/>
    <w:rsid w:val="00CD1A6A"/>
    <w:rsid w:val="00CD3188"/>
    <w:rsid w:val="00CD5C5D"/>
    <w:rsid w:val="00CD6FBA"/>
    <w:rsid w:val="00CE5D81"/>
    <w:rsid w:val="00CE636B"/>
    <w:rsid w:val="00CE7277"/>
    <w:rsid w:val="00CE74D2"/>
    <w:rsid w:val="00CF29F0"/>
    <w:rsid w:val="00CF48BB"/>
    <w:rsid w:val="00CF5C9F"/>
    <w:rsid w:val="00CF5F41"/>
    <w:rsid w:val="00D010BA"/>
    <w:rsid w:val="00D03F41"/>
    <w:rsid w:val="00D13251"/>
    <w:rsid w:val="00D17293"/>
    <w:rsid w:val="00D21B22"/>
    <w:rsid w:val="00D25031"/>
    <w:rsid w:val="00D31914"/>
    <w:rsid w:val="00D35430"/>
    <w:rsid w:val="00D35470"/>
    <w:rsid w:val="00D420AF"/>
    <w:rsid w:val="00D476AF"/>
    <w:rsid w:val="00D503E5"/>
    <w:rsid w:val="00D5155C"/>
    <w:rsid w:val="00D566D6"/>
    <w:rsid w:val="00D61D07"/>
    <w:rsid w:val="00D62A99"/>
    <w:rsid w:val="00D62CFC"/>
    <w:rsid w:val="00D6484A"/>
    <w:rsid w:val="00D67CD4"/>
    <w:rsid w:val="00D726BD"/>
    <w:rsid w:val="00D73D0C"/>
    <w:rsid w:val="00D76773"/>
    <w:rsid w:val="00D7755B"/>
    <w:rsid w:val="00D8037C"/>
    <w:rsid w:val="00D825AD"/>
    <w:rsid w:val="00D859A8"/>
    <w:rsid w:val="00D85DFF"/>
    <w:rsid w:val="00D85F8B"/>
    <w:rsid w:val="00D8648B"/>
    <w:rsid w:val="00D86E0C"/>
    <w:rsid w:val="00D90D4A"/>
    <w:rsid w:val="00D91A3D"/>
    <w:rsid w:val="00D92F9D"/>
    <w:rsid w:val="00D9377D"/>
    <w:rsid w:val="00D93E92"/>
    <w:rsid w:val="00D9598C"/>
    <w:rsid w:val="00D97E2E"/>
    <w:rsid w:val="00DA0C42"/>
    <w:rsid w:val="00DA1BFE"/>
    <w:rsid w:val="00DA52CE"/>
    <w:rsid w:val="00DB0BD1"/>
    <w:rsid w:val="00DC15B6"/>
    <w:rsid w:val="00DC1E54"/>
    <w:rsid w:val="00DC36AB"/>
    <w:rsid w:val="00DD0667"/>
    <w:rsid w:val="00DD08A5"/>
    <w:rsid w:val="00DE2351"/>
    <w:rsid w:val="00DE48C2"/>
    <w:rsid w:val="00DE614B"/>
    <w:rsid w:val="00DE6563"/>
    <w:rsid w:val="00DF0E93"/>
    <w:rsid w:val="00DF67D5"/>
    <w:rsid w:val="00E01484"/>
    <w:rsid w:val="00E01922"/>
    <w:rsid w:val="00E01BE5"/>
    <w:rsid w:val="00E02048"/>
    <w:rsid w:val="00E02CBA"/>
    <w:rsid w:val="00E1146B"/>
    <w:rsid w:val="00E11D44"/>
    <w:rsid w:val="00E138B4"/>
    <w:rsid w:val="00E13EA5"/>
    <w:rsid w:val="00E144F7"/>
    <w:rsid w:val="00E15DED"/>
    <w:rsid w:val="00E203C4"/>
    <w:rsid w:val="00E248C5"/>
    <w:rsid w:val="00E31F32"/>
    <w:rsid w:val="00E329B8"/>
    <w:rsid w:val="00E333D6"/>
    <w:rsid w:val="00E4171C"/>
    <w:rsid w:val="00E42E11"/>
    <w:rsid w:val="00E44AE7"/>
    <w:rsid w:val="00E46576"/>
    <w:rsid w:val="00E474B1"/>
    <w:rsid w:val="00E6059D"/>
    <w:rsid w:val="00E60885"/>
    <w:rsid w:val="00E60B0A"/>
    <w:rsid w:val="00E62789"/>
    <w:rsid w:val="00E62C7F"/>
    <w:rsid w:val="00E63F56"/>
    <w:rsid w:val="00E64AC1"/>
    <w:rsid w:val="00E64CC0"/>
    <w:rsid w:val="00E7435E"/>
    <w:rsid w:val="00E75A64"/>
    <w:rsid w:val="00E80DCF"/>
    <w:rsid w:val="00E82EBB"/>
    <w:rsid w:val="00E83AD2"/>
    <w:rsid w:val="00E8409E"/>
    <w:rsid w:val="00E84785"/>
    <w:rsid w:val="00E861DD"/>
    <w:rsid w:val="00E92862"/>
    <w:rsid w:val="00E92AB9"/>
    <w:rsid w:val="00E92F7E"/>
    <w:rsid w:val="00E932D5"/>
    <w:rsid w:val="00EA1A7F"/>
    <w:rsid w:val="00EB2052"/>
    <w:rsid w:val="00EB23C3"/>
    <w:rsid w:val="00EB2D6A"/>
    <w:rsid w:val="00EB4C0E"/>
    <w:rsid w:val="00EB4C89"/>
    <w:rsid w:val="00EB531C"/>
    <w:rsid w:val="00EC7A1B"/>
    <w:rsid w:val="00ED05B6"/>
    <w:rsid w:val="00ED230B"/>
    <w:rsid w:val="00EF244D"/>
    <w:rsid w:val="00EF6BFE"/>
    <w:rsid w:val="00F01D16"/>
    <w:rsid w:val="00F051E8"/>
    <w:rsid w:val="00F14A1C"/>
    <w:rsid w:val="00F17006"/>
    <w:rsid w:val="00F175FC"/>
    <w:rsid w:val="00F1778F"/>
    <w:rsid w:val="00F215D2"/>
    <w:rsid w:val="00F22874"/>
    <w:rsid w:val="00F27EE6"/>
    <w:rsid w:val="00F3312C"/>
    <w:rsid w:val="00F3433D"/>
    <w:rsid w:val="00F4017C"/>
    <w:rsid w:val="00F40194"/>
    <w:rsid w:val="00F41746"/>
    <w:rsid w:val="00F4547C"/>
    <w:rsid w:val="00F45CA7"/>
    <w:rsid w:val="00F47E51"/>
    <w:rsid w:val="00F514E6"/>
    <w:rsid w:val="00F515E1"/>
    <w:rsid w:val="00F5191F"/>
    <w:rsid w:val="00F52A0B"/>
    <w:rsid w:val="00F55C0B"/>
    <w:rsid w:val="00F57172"/>
    <w:rsid w:val="00F673E7"/>
    <w:rsid w:val="00F7031B"/>
    <w:rsid w:val="00F77F84"/>
    <w:rsid w:val="00F82DF3"/>
    <w:rsid w:val="00F83405"/>
    <w:rsid w:val="00F84DD1"/>
    <w:rsid w:val="00F85134"/>
    <w:rsid w:val="00F9615F"/>
    <w:rsid w:val="00F96557"/>
    <w:rsid w:val="00FA1330"/>
    <w:rsid w:val="00FA203D"/>
    <w:rsid w:val="00FA5EF5"/>
    <w:rsid w:val="00FA7A44"/>
    <w:rsid w:val="00FB16EB"/>
    <w:rsid w:val="00FB1B70"/>
    <w:rsid w:val="00FB1EF9"/>
    <w:rsid w:val="00FB2AA3"/>
    <w:rsid w:val="00FB41A6"/>
    <w:rsid w:val="00FB7BEA"/>
    <w:rsid w:val="00FC0B96"/>
    <w:rsid w:val="00FC29E5"/>
    <w:rsid w:val="00FC6394"/>
    <w:rsid w:val="00FC69D3"/>
    <w:rsid w:val="00FD0ADE"/>
    <w:rsid w:val="00FD124A"/>
    <w:rsid w:val="00FD313A"/>
    <w:rsid w:val="00FD39F2"/>
    <w:rsid w:val="00FD4853"/>
    <w:rsid w:val="00FE1418"/>
    <w:rsid w:val="00FE3D70"/>
    <w:rsid w:val="00FE6618"/>
    <w:rsid w:val="00FF0BA2"/>
    <w:rsid w:val="00FF0EA0"/>
    <w:rsid w:val="00FF2CFB"/>
    <w:rsid w:val="00FF32D7"/>
    <w:rsid w:val="00FF490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4"/>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A1F0C"/>
    <w:pPr>
      <w:keepNext/>
      <w:suppressAutoHyphens/>
      <w:jc w:val="both"/>
    </w:pPr>
    <w:rPr>
      <w:rFonts w:ascii="Calibri" w:eastAsia="DejaVu Sans" w:hAnsi="Calibri" w:cs="Calibri"/>
      <w:lang w:val="es-ES" w:eastAsia="en-US"/>
    </w:rPr>
  </w:style>
  <w:style w:type="paragraph" w:styleId="Ttulo1">
    <w:name w:val="heading 1"/>
    <w:basedOn w:val="Normal"/>
    <w:next w:val="Textbody"/>
    <w:uiPriority w:val="9"/>
    <w:qFormat/>
    <w:rsid w:val="008A1F0C"/>
    <w:pPr>
      <w:keepLines/>
      <w:pageBreakBefore/>
      <w:numPr>
        <w:numId w:val="6"/>
      </w:numPr>
      <w:spacing w:before="480" w:after="0"/>
      <w:outlineLvl w:val="0"/>
    </w:pPr>
    <w:rPr>
      <w:rFonts w:ascii="Cambria" w:hAnsi="Cambria"/>
      <w:b/>
      <w:bCs/>
      <w:sz w:val="28"/>
      <w:szCs w:val="28"/>
    </w:rPr>
  </w:style>
  <w:style w:type="paragraph" w:styleId="Ttulo2">
    <w:name w:val="heading 2"/>
    <w:basedOn w:val="Normal"/>
    <w:next w:val="Textbody"/>
    <w:rsid w:val="008A1F0C"/>
    <w:pPr>
      <w:keepLines/>
      <w:widowControl w:val="0"/>
      <w:numPr>
        <w:ilvl w:val="1"/>
        <w:numId w:val="6"/>
      </w:numPr>
      <w:spacing w:before="200" w:after="0"/>
      <w:outlineLvl w:val="1"/>
    </w:pPr>
    <w:rPr>
      <w:rFonts w:ascii="Cambria" w:hAnsi="Cambria"/>
      <w:b/>
      <w:bCs/>
      <w:sz w:val="26"/>
      <w:szCs w:val="26"/>
    </w:rPr>
  </w:style>
  <w:style w:type="paragraph" w:styleId="Ttulo3">
    <w:name w:val="heading 3"/>
    <w:basedOn w:val="Normal"/>
    <w:next w:val="Textbody"/>
    <w:rsid w:val="008A1F0C"/>
    <w:pPr>
      <w:keepLines/>
      <w:numPr>
        <w:ilvl w:val="2"/>
        <w:numId w:val="6"/>
      </w:numPr>
      <w:spacing w:before="200" w:after="0"/>
      <w:ind w:left="720"/>
      <w:outlineLvl w:val="2"/>
    </w:pPr>
    <w:rPr>
      <w:rFonts w:ascii="Cambria" w:hAnsi="Cambria"/>
      <w:b/>
      <w:bCs/>
    </w:rPr>
  </w:style>
  <w:style w:type="paragraph" w:styleId="Ttulo4">
    <w:name w:val="heading 4"/>
    <w:basedOn w:val="Normal"/>
    <w:next w:val="Textbody"/>
    <w:rsid w:val="008A1F0C"/>
    <w:pPr>
      <w:keepLines/>
      <w:numPr>
        <w:ilvl w:val="3"/>
        <w:numId w:val="6"/>
      </w:numPr>
      <w:spacing w:before="200" w:after="0"/>
      <w:outlineLvl w:val="3"/>
    </w:pPr>
    <w:rPr>
      <w:rFonts w:ascii="Cambria" w:hAnsi="Cambria"/>
      <w:b/>
      <w:bCs/>
      <w:i/>
      <w:iCs/>
      <w:color w:val="4F81BD"/>
    </w:rPr>
  </w:style>
  <w:style w:type="paragraph" w:styleId="Ttulo5">
    <w:name w:val="heading 5"/>
    <w:basedOn w:val="Normal"/>
    <w:next w:val="Textbody"/>
    <w:rsid w:val="008A1F0C"/>
    <w:pPr>
      <w:keepLines/>
      <w:numPr>
        <w:ilvl w:val="4"/>
        <w:numId w:val="6"/>
      </w:numPr>
      <w:spacing w:before="200" w:after="0"/>
      <w:outlineLvl w:val="4"/>
    </w:pPr>
    <w:rPr>
      <w:rFonts w:ascii="Cambria" w:hAnsi="Cambria"/>
      <w:color w:val="243F60"/>
    </w:rPr>
  </w:style>
  <w:style w:type="paragraph" w:styleId="Ttulo6">
    <w:name w:val="heading 6"/>
    <w:basedOn w:val="Normal"/>
    <w:next w:val="Textbody"/>
    <w:rsid w:val="008A1F0C"/>
    <w:pPr>
      <w:keepLines/>
      <w:numPr>
        <w:ilvl w:val="5"/>
        <w:numId w:val="6"/>
      </w:numPr>
      <w:spacing w:before="200" w:after="0"/>
      <w:outlineLvl w:val="5"/>
    </w:pPr>
    <w:rPr>
      <w:rFonts w:ascii="Cambria" w:hAnsi="Cambria"/>
      <w:i/>
      <w:iCs/>
      <w:color w:val="243F60"/>
    </w:rPr>
  </w:style>
  <w:style w:type="paragraph" w:styleId="Ttulo7">
    <w:name w:val="heading 7"/>
    <w:basedOn w:val="Normal"/>
    <w:next w:val="Textbody"/>
    <w:rsid w:val="008A1F0C"/>
    <w:pPr>
      <w:keepLines/>
      <w:numPr>
        <w:ilvl w:val="6"/>
        <w:numId w:val="6"/>
      </w:numPr>
      <w:spacing w:before="200" w:after="0"/>
      <w:outlineLvl w:val="6"/>
    </w:pPr>
    <w:rPr>
      <w:rFonts w:ascii="Cambria" w:hAnsi="Cambria"/>
      <w:i/>
      <w:iCs/>
      <w:color w:val="404040"/>
    </w:rPr>
  </w:style>
  <w:style w:type="paragraph" w:styleId="Ttulo8">
    <w:name w:val="heading 8"/>
    <w:basedOn w:val="Normal"/>
    <w:next w:val="Textbody"/>
    <w:rsid w:val="008A1F0C"/>
    <w:pPr>
      <w:keepLines/>
      <w:numPr>
        <w:ilvl w:val="7"/>
        <w:numId w:val="6"/>
      </w:numPr>
      <w:spacing w:before="200" w:after="0"/>
      <w:outlineLvl w:val="7"/>
    </w:pPr>
    <w:rPr>
      <w:rFonts w:ascii="Cambria" w:hAnsi="Cambria"/>
      <w:color w:val="404040"/>
      <w:sz w:val="20"/>
      <w:szCs w:val="20"/>
    </w:rPr>
  </w:style>
  <w:style w:type="paragraph" w:styleId="Ttulo9">
    <w:name w:val="heading 9"/>
    <w:basedOn w:val="Normal"/>
    <w:next w:val="Textbody"/>
    <w:rsid w:val="008A1F0C"/>
    <w:pPr>
      <w:keepLines/>
      <w:numPr>
        <w:ilvl w:val="8"/>
        <w:numId w:val="6"/>
      </w:numPr>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rsid w:val="008A1F0C"/>
    <w:rPr>
      <w:rFonts w:ascii="Cambria" w:hAnsi="Cambria"/>
      <w:color w:val="17365D"/>
      <w:spacing w:val="5"/>
      <w:sz w:val="52"/>
      <w:szCs w:val="52"/>
    </w:rPr>
  </w:style>
  <w:style w:type="character" w:customStyle="1" w:styleId="Ttulo1Car">
    <w:name w:val="Título 1 Car"/>
    <w:basedOn w:val="Fuentedeprrafopredeter"/>
    <w:uiPriority w:val="9"/>
    <w:rsid w:val="008A1F0C"/>
    <w:rPr>
      <w:rFonts w:ascii="Cambria" w:hAnsi="Cambria"/>
      <w:b/>
      <w:bCs/>
      <w:sz w:val="28"/>
      <w:szCs w:val="28"/>
    </w:rPr>
  </w:style>
  <w:style w:type="character" w:customStyle="1" w:styleId="Ttulo2Car">
    <w:name w:val="Título 2 Car"/>
    <w:basedOn w:val="Fuentedeprrafopredeter"/>
    <w:rsid w:val="008A1F0C"/>
    <w:rPr>
      <w:rFonts w:ascii="Cambria" w:hAnsi="Cambria"/>
      <w:b/>
      <w:bCs/>
      <w:sz w:val="26"/>
      <w:szCs w:val="26"/>
    </w:rPr>
  </w:style>
  <w:style w:type="character" w:styleId="Refdecomentario">
    <w:name w:val="annotation reference"/>
    <w:basedOn w:val="Fuentedeprrafopredeter"/>
    <w:uiPriority w:val="99"/>
    <w:rsid w:val="008A1F0C"/>
    <w:rPr>
      <w:sz w:val="16"/>
      <w:szCs w:val="16"/>
    </w:rPr>
  </w:style>
  <w:style w:type="character" w:customStyle="1" w:styleId="TextocomentarioCar">
    <w:name w:val="Texto comentario Car"/>
    <w:basedOn w:val="Fuentedeprrafopredeter"/>
    <w:uiPriority w:val="99"/>
    <w:rsid w:val="008A1F0C"/>
    <w:rPr>
      <w:sz w:val="20"/>
      <w:szCs w:val="20"/>
    </w:rPr>
  </w:style>
  <w:style w:type="character" w:customStyle="1" w:styleId="AsuntodelcomentarioCar">
    <w:name w:val="Asunto del comentario Car"/>
    <w:basedOn w:val="TextocomentarioCar"/>
    <w:rsid w:val="008A1F0C"/>
    <w:rPr>
      <w:b/>
      <w:bCs/>
      <w:sz w:val="20"/>
      <w:szCs w:val="20"/>
    </w:rPr>
  </w:style>
  <w:style w:type="character" w:customStyle="1" w:styleId="TextodegloboCar">
    <w:name w:val="Texto de globo Car"/>
    <w:basedOn w:val="Fuentedeprrafopredeter"/>
    <w:rsid w:val="008A1F0C"/>
    <w:rPr>
      <w:rFonts w:ascii="Tahoma" w:hAnsi="Tahoma" w:cs="Tahoma"/>
      <w:sz w:val="16"/>
      <w:szCs w:val="16"/>
    </w:rPr>
  </w:style>
  <w:style w:type="character" w:customStyle="1" w:styleId="MapadeldocumentoCar">
    <w:name w:val="Mapa del documento Car"/>
    <w:basedOn w:val="Fuentedeprrafopredeter"/>
    <w:rsid w:val="008A1F0C"/>
    <w:rPr>
      <w:rFonts w:ascii="Lucida Grande" w:hAnsi="Lucida Grande"/>
      <w:sz w:val="24"/>
      <w:szCs w:val="24"/>
    </w:rPr>
  </w:style>
  <w:style w:type="character" w:customStyle="1" w:styleId="Ttulo3Car">
    <w:name w:val="Título 3 Car"/>
    <w:basedOn w:val="Fuentedeprrafopredeter"/>
    <w:rsid w:val="008A1F0C"/>
    <w:rPr>
      <w:rFonts w:ascii="Cambria" w:hAnsi="Cambria"/>
      <w:b/>
      <w:bCs/>
    </w:rPr>
  </w:style>
  <w:style w:type="character" w:customStyle="1" w:styleId="Ttulo4Car">
    <w:name w:val="Título 4 Car"/>
    <w:basedOn w:val="Fuentedeprrafopredeter"/>
    <w:rsid w:val="008A1F0C"/>
    <w:rPr>
      <w:rFonts w:ascii="Cambria" w:hAnsi="Cambria"/>
      <w:b/>
      <w:bCs/>
      <w:i/>
      <w:iCs/>
      <w:color w:val="4F81BD"/>
    </w:rPr>
  </w:style>
  <w:style w:type="character" w:customStyle="1" w:styleId="Ttulo5Car">
    <w:name w:val="Título 5 Car"/>
    <w:basedOn w:val="Fuentedeprrafopredeter"/>
    <w:rsid w:val="008A1F0C"/>
    <w:rPr>
      <w:rFonts w:ascii="Cambria" w:hAnsi="Cambria"/>
      <w:color w:val="243F60"/>
    </w:rPr>
  </w:style>
  <w:style w:type="character" w:customStyle="1" w:styleId="Ttulo6Car">
    <w:name w:val="Título 6 Car"/>
    <w:basedOn w:val="Fuentedeprrafopredeter"/>
    <w:rsid w:val="008A1F0C"/>
    <w:rPr>
      <w:rFonts w:ascii="Cambria" w:hAnsi="Cambria"/>
      <w:i/>
      <w:iCs/>
      <w:color w:val="243F60"/>
    </w:rPr>
  </w:style>
  <w:style w:type="character" w:customStyle="1" w:styleId="Ttulo7Car">
    <w:name w:val="Título 7 Car"/>
    <w:basedOn w:val="Fuentedeprrafopredeter"/>
    <w:rsid w:val="008A1F0C"/>
    <w:rPr>
      <w:rFonts w:ascii="Cambria" w:hAnsi="Cambria"/>
      <w:i/>
      <w:iCs/>
      <w:color w:val="404040"/>
    </w:rPr>
  </w:style>
  <w:style w:type="character" w:customStyle="1" w:styleId="Ttulo8Car">
    <w:name w:val="Título 8 Car"/>
    <w:basedOn w:val="Fuentedeprrafopredeter"/>
    <w:rsid w:val="008A1F0C"/>
    <w:rPr>
      <w:rFonts w:ascii="Cambria" w:hAnsi="Cambria"/>
      <w:color w:val="404040"/>
      <w:sz w:val="20"/>
      <w:szCs w:val="20"/>
    </w:rPr>
  </w:style>
  <w:style w:type="character" w:customStyle="1" w:styleId="Ttulo9Car">
    <w:name w:val="Título 9 Car"/>
    <w:basedOn w:val="Fuentedeprrafopredeter"/>
    <w:rsid w:val="008A1F0C"/>
    <w:rPr>
      <w:rFonts w:ascii="Cambria" w:hAnsi="Cambria"/>
      <w:i/>
      <w:iCs/>
      <w:color w:val="404040"/>
      <w:sz w:val="20"/>
      <w:szCs w:val="20"/>
    </w:rPr>
  </w:style>
  <w:style w:type="paragraph" w:customStyle="1" w:styleId="Heading">
    <w:name w:val="Heading"/>
    <w:basedOn w:val="Normal"/>
    <w:next w:val="Textbody"/>
    <w:rsid w:val="008A1F0C"/>
    <w:pPr>
      <w:spacing w:before="240" w:after="120"/>
    </w:pPr>
    <w:rPr>
      <w:rFonts w:ascii="Liberation Sans" w:hAnsi="Liberation Sans" w:cs="Lohit Hindi"/>
      <w:sz w:val="28"/>
      <w:szCs w:val="28"/>
    </w:rPr>
  </w:style>
  <w:style w:type="paragraph" w:customStyle="1" w:styleId="Textbody">
    <w:name w:val="Text body"/>
    <w:basedOn w:val="Normal"/>
    <w:rsid w:val="008A1F0C"/>
    <w:pPr>
      <w:spacing w:after="120"/>
    </w:pPr>
  </w:style>
  <w:style w:type="paragraph" w:styleId="Lista">
    <w:name w:val="List"/>
    <w:basedOn w:val="Textbody"/>
    <w:rsid w:val="008A1F0C"/>
    <w:rPr>
      <w:rFonts w:cs="Lohit Hindi"/>
    </w:rPr>
  </w:style>
  <w:style w:type="paragraph" w:styleId="Epgrafe">
    <w:name w:val="caption"/>
    <w:basedOn w:val="Normal"/>
    <w:uiPriority w:val="35"/>
    <w:qFormat/>
    <w:rsid w:val="008A1F0C"/>
    <w:pPr>
      <w:suppressLineNumbers/>
      <w:spacing w:before="120" w:after="120"/>
    </w:pPr>
    <w:rPr>
      <w:rFonts w:cs="Lohit Hindi"/>
      <w:i/>
      <w:iCs/>
      <w:szCs w:val="24"/>
    </w:rPr>
  </w:style>
  <w:style w:type="paragraph" w:customStyle="1" w:styleId="Index">
    <w:name w:val="Index"/>
    <w:basedOn w:val="Normal"/>
    <w:rsid w:val="008A1F0C"/>
    <w:pPr>
      <w:suppressLineNumbers/>
    </w:pPr>
    <w:rPr>
      <w:rFonts w:cs="Lohit Hindi"/>
    </w:rPr>
  </w:style>
  <w:style w:type="paragraph" w:styleId="Ttulo">
    <w:name w:val="Title"/>
    <w:basedOn w:val="Normal"/>
    <w:next w:val="Subttulo"/>
    <w:rsid w:val="008A1F0C"/>
    <w:pPr>
      <w:pBdr>
        <w:bottom w:val="single" w:sz="8" w:space="0" w:color="4F81BD"/>
      </w:pBdr>
      <w:spacing w:after="300" w:line="100" w:lineRule="atLeast"/>
      <w:contextualSpacing/>
      <w:jc w:val="center"/>
    </w:pPr>
    <w:rPr>
      <w:rFonts w:ascii="Cambria" w:hAnsi="Cambria"/>
      <w:b/>
      <w:bCs/>
      <w:color w:val="17365D"/>
      <w:spacing w:val="5"/>
      <w:sz w:val="52"/>
      <w:szCs w:val="52"/>
    </w:rPr>
  </w:style>
  <w:style w:type="paragraph" w:styleId="Subttulo">
    <w:name w:val="Subtitle"/>
    <w:basedOn w:val="Heading"/>
    <w:next w:val="Textbody"/>
    <w:rsid w:val="008A1F0C"/>
    <w:pPr>
      <w:jc w:val="center"/>
    </w:pPr>
    <w:rPr>
      <w:i/>
      <w:iCs/>
    </w:rPr>
  </w:style>
  <w:style w:type="paragraph" w:styleId="Prrafodelista">
    <w:name w:val="List Paragraph"/>
    <w:basedOn w:val="Normal"/>
    <w:uiPriority w:val="34"/>
    <w:qFormat/>
    <w:rsid w:val="008A1F0C"/>
    <w:pPr>
      <w:ind w:left="720"/>
      <w:contextualSpacing/>
    </w:pPr>
  </w:style>
  <w:style w:type="paragraph" w:styleId="Textocomentario">
    <w:name w:val="annotation text"/>
    <w:basedOn w:val="Normal"/>
    <w:uiPriority w:val="99"/>
    <w:rsid w:val="008A1F0C"/>
    <w:pPr>
      <w:spacing w:line="100" w:lineRule="atLeast"/>
    </w:pPr>
    <w:rPr>
      <w:sz w:val="20"/>
      <w:szCs w:val="20"/>
    </w:rPr>
  </w:style>
  <w:style w:type="paragraph" w:styleId="Asuntodelcomentario">
    <w:name w:val="annotation subject"/>
    <w:basedOn w:val="Textocomentario"/>
    <w:rsid w:val="008A1F0C"/>
    <w:rPr>
      <w:b/>
      <w:bCs/>
    </w:rPr>
  </w:style>
  <w:style w:type="paragraph" w:styleId="Textodeglobo">
    <w:name w:val="Balloon Text"/>
    <w:basedOn w:val="Normal"/>
    <w:rsid w:val="008A1F0C"/>
    <w:pPr>
      <w:spacing w:after="0" w:line="100" w:lineRule="atLeast"/>
    </w:pPr>
    <w:rPr>
      <w:rFonts w:ascii="Tahoma" w:hAnsi="Tahoma" w:cs="Tahoma"/>
      <w:sz w:val="16"/>
      <w:szCs w:val="16"/>
    </w:rPr>
  </w:style>
  <w:style w:type="paragraph" w:styleId="Mapadeldocumento">
    <w:name w:val="Document Map"/>
    <w:basedOn w:val="Normal"/>
    <w:rsid w:val="008A1F0C"/>
    <w:pPr>
      <w:spacing w:after="0" w:line="100" w:lineRule="atLeast"/>
    </w:pPr>
    <w:rPr>
      <w:rFonts w:ascii="Lucida Grande" w:hAnsi="Lucida Grande"/>
      <w:szCs w:val="24"/>
    </w:rPr>
  </w:style>
  <w:style w:type="paragraph" w:styleId="Encabezado">
    <w:name w:val="header"/>
    <w:basedOn w:val="Normal"/>
    <w:link w:val="EncabezadoCar"/>
    <w:uiPriority w:val="99"/>
    <w:unhideWhenUsed/>
    <w:rsid w:val="001653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53BC"/>
    <w:rPr>
      <w:rFonts w:ascii="Calibri" w:eastAsia="DejaVu Sans" w:hAnsi="Calibri" w:cs="Calibri"/>
      <w:lang w:val="es-ES" w:eastAsia="en-US"/>
    </w:rPr>
  </w:style>
  <w:style w:type="paragraph" w:styleId="Piedepgina">
    <w:name w:val="footer"/>
    <w:basedOn w:val="Normal"/>
    <w:link w:val="PiedepginaCar"/>
    <w:uiPriority w:val="99"/>
    <w:unhideWhenUsed/>
    <w:rsid w:val="001653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53BC"/>
    <w:rPr>
      <w:rFonts w:ascii="Calibri" w:eastAsia="DejaVu Sans" w:hAnsi="Calibri" w:cs="Calibri"/>
      <w:lang w:val="es-ES" w:eastAsia="en-US"/>
    </w:rPr>
  </w:style>
  <w:style w:type="table" w:styleId="Tablaconcuadrcula">
    <w:name w:val="Table Grid"/>
    <w:basedOn w:val="Tablanormal"/>
    <w:uiPriority w:val="59"/>
    <w:rsid w:val="006C2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77474"/>
    <w:pPr>
      <w:keepNext w:val="0"/>
      <w:suppressAutoHyphens w:val="0"/>
      <w:spacing w:before="100" w:beforeAutospacing="1" w:after="100" w:afterAutospacing="1" w:line="240" w:lineRule="auto"/>
      <w:jc w:val="left"/>
    </w:pPr>
    <w:rPr>
      <w:rFonts w:ascii="Times New Roman" w:eastAsia="Times New Roman" w:hAnsi="Times New Roman" w:cs="Times New Roman"/>
      <w:szCs w:val="24"/>
      <w:lang w:val="es-CO" w:eastAsia="es-CO"/>
    </w:rPr>
  </w:style>
  <w:style w:type="paragraph" w:styleId="TtulodeTDC">
    <w:name w:val="TOC Heading"/>
    <w:basedOn w:val="Ttulo1"/>
    <w:next w:val="Normal"/>
    <w:uiPriority w:val="39"/>
    <w:unhideWhenUsed/>
    <w:qFormat/>
    <w:rsid w:val="00683D26"/>
    <w:pPr>
      <w:pageBreakBefore w:val="0"/>
      <w:numPr>
        <w:numId w:val="0"/>
      </w:numPr>
      <w:suppressAutoHyphens w:val="0"/>
      <w:jc w:val="left"/>
      <w:outlineLvl w:val="9"/>
    </w:pPr>
    <w:rPr>
      <w:rFonts w:asciiTheme="majorHAnsi" w:eastAsiaTheme="majorEastAsia" w:hAnsiTheme="majorHAnsi" w:cstheme="majorBidi"/>
      <w:color w:val="365F91" w:themeColor="accent1" w:themeShade="BF"/>
      <w:lang w:val="es-CO" w:eastAsia="es-CO"/>
    </w:rPr>
  </w:style>
  <w:style w:type="paragraph" w:styleId="TDC1">
    <w:name w:val="toc 1"/>
    <w:basedOn w:val="Normal"/>
    <w:next w:val="Normal"/>
    <w:autoRedefine/>
    <w:uiPriority w:val="39"/>
    <w:unhideWhenUsed/>
    <w:rsid w:val="00683D26"/>
    <w:pPr>
      <w:spacing w:after="100"/>
    </w:pPr>
  </w:style>
  <w:style w:type="paragraph" w:styleId="TDC2">
    <w:name w:val="toc 2"/>
    <w:basedOn w:val="Normal"/>
    <w:next w:val="Normal"/>
    <w:autoRedefine/>
    <w:uiPriority w:val="39"/>
    <w:unhideWhenUsed/>
    <w:rsid w:val="00683D26"/>
    <w:pPr>
      <w:spacing w:after="100"/>
      <w:ind w:left="220"/>
    </w:pPr>
  </w:style>
  <w:style w:type="paragraph" w:styleId="TDC3">
    <w:name w:val="toc 3"/>
    <w:basedOn w:val="Normal"/>
    <w:next w:val="Normal"/>
    <w:autoRedefine/>
    <w:uiPriority w:val="39"/>
    <w:unhideWhenUsed/>
    <w:rsid w:val="00683D26"/>
    <w:pPr>
      <w:spacing w:after="100"/>
      <w:ind w:left="440"/>
    </w:pPr>
  </w:style>
  <w:style w:type="character" w:styleId="Hipervnculo">
    <w:name w:val="Hyperlink"/>
    <w:basedOn w:val="Fuentedeprrafopredeter"/>
    <w:uiPriority w:val="99"/>
    <w:unhideWhenUsed/>
    <w:rsid w:val="00683D26"/>
    <w:rPr>
      <w:color w:val="0000FF" w:themeColor="hyperlink"/>
      <w:u w:val="single"/>
    </w:rPr>
  </w:style>
  <w:style w:type="character" w:customStyle="1" w:styleId="apple-converted-space">
    <w:name w:val="apple-converted-space"/>
    <w:basedOn w:val="Fuentedeprrafopredeter"/>
    <w:rsid w:val="002F4025"/>
  </w:style>
  <w:style w:type="paragraph" w:styleId="Bibliografa">
    <w:name w:val="Bibliography"/>
    <w:basedOn w:val="Normal"/>
    <w:next w:val="Normal"/>
    <w:uiPriority w:val="37"/>
    <w:unhideWhenUsed/>
    <w:rsid w:val="0076247F"/>
    <w:pPr>
      <w:keepNext w:val="0"/>
      <w:suppressAutoHyphens w:val="0"/>
      <w:spacing w:after="160" w:line="259" w:lineRule="auto"/>
      <w:jc w:val="left"/>
    </w:pPr>
    <w:rPr>
      <w:rFonts w:asciiTheme="minorHAnsi" w:eastAsiaTheme="minorHAnsi" w:hAnsiTheme="minorHAnsi" w:cstheme="minorBidi"/>
      <w:lang w:val="es-CO"/>
    </w:rPr>
  </w:style>
  <w:style w:type="paragraph" w:customStyle="1" w:styleId="864311119EDA4C3CB552E5C8CD7B48CA">
    <w:name w:val="864311119EDA4C3CB552E5C8CD7B48CA"/>
    <w:rsid w:val="00F27EE6"/>
    <w:rPr>
      <w:lang w:val="es-CO" w:eastAsia="es-CO"/>
    </w:rPr>
  </w:style>
  <w:style w:type="paragraph" w:styleId="Revisin">
    <w:name w:val="Revision"/>
    <w:hidden/>
    <w:uiPriority w:val="99"/>
    <w:semiHidden/>
    <w:rsid w:val="00594D1F"/>
    <w:pPr>
      <w:spacing w:after="0" w:line="240" w:lineRule="auto"/>
    </w:pPr>
    <w:rPr>
      <w:rFonts w:ascii="Calibri" w:eastAsia="DejaVu Sans" w:hAnsi="Calibri" w:cs="Calibri"/>
      <w:lang w:val="es-ES" w:eastAsia="en-US"/>
    </w:rPr>
  </w:style>
  <w:style w:type="paragraph" w:styleId="Tabladeilustraciones">
    <w:name w:val="table of figures"/>
    <w:basedOn w:val="Normal"/>
    <w:next w:val="Normal"/>
    <w:uiPriority w:val="99"/>
    <w:unhideWhenUsed/>
    <w:rsid w:val="00B869CF"/>
    <w:pPr>
      <w:spacing w:after="0"/>
    </w:pPr>
  </w:style>
  <w:style w:type="table" w:customStyle="1" w:styleId="LightShading-Accent11">
    <w:name w:val="Light Shading - Accent 11"/>
    <w:basedOn w:val="Tablanormal"/>
    <w:uiPriority w:val="60"/>
    <w:rsid w:val="00AC7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anormal"/>
    <w:uiPriority w:val="60"/>
    <w:rsid w:val="00AC720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Accent11">
    <w:name w:val="Light Grid - Accent 11"/>
    <w:basedOn w:val="Tablanormal"/>
    <w:uiPriority w:val="62"/>
    <w:rsid w:val="00AC7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vistosa-nfasis6">
    <w:name w:val="Colorful List Accent 6"/>
    <w:basedOn w:val="Tablanormal"/>
    <w:uiPriority w:val="72"/>
    <w:rsid w:val="00AC720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oscura-nfasis1">
    <w:name w:val="Dark List Accent 1"/>
    <w:basedOn w:val="Tablanormal"/>
    <w:uiPriority w:val="70"/>
    <w:rsid w:val="00AC720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uadrculamedia3-nfasis1">
    <w:name w:val="Medium Grid 3 Accent 1"/>
    <w:basedOn w:val="Tablanormal"/>
    <w:uiPriority w:val="69"/>
    <w:rsid w:val="00AC720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Estilo1">
    <w:name w:val="Estilo1"/>
    <w:basedOn w:val="Tablanormal"/>
    <w:uiPriority w:val="99"/>
    <w:qFormat/>
    <w:rsid w:val="00AC7209"/>
    <w:pPr>
      <w:spacing w:after="0" w:line="240" w:lineRule="auto"/>
    </w:pPr>
    <w:tblPr>
      <w:tblInd w:w="0" w:type="dxa"/>
      <w:tblCellMar>
        <w:top w:w="0" w:type="dxa"/>
        <w:left w:w="108" w:type="dxa"/>
        <w:bottom w:w="0" w:type="dxa"/>
        <w:right w:w="108" w:type="dxa"/>
      </w:tblCellMar>
    </w:tblPr>
  </w:style>
  <w:style w:type="table" w:customStyle="1" w:styleId="Sombreadomedio1-nfasis11">
    <w:name w:val="Sombreado medio 1 - Énfasis 11"/>
    <w:basedOn w:val="Tablanormal"/>
    <w:uiPriority w:val="63"/>
    <w:rsid w:val="00E13EA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1-nfasis1">
    <w:name w:val="Medium Grid 1 Accent 1"/>
    <w:basedOn w:val="Tablanormal"/>
    <w:uiPriority w:val="67"/>
    <w:rsid w:val="00E13EA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Estilo2">
    <w:name w:val="Estilo2"/>
    <w:basedOn w:val="Tablanormal"/>
    <w:uiPriority w:val="99"/>
    <w:qFormat/>
    <w:rsid w:val="00E13EA5"/>
    <w:pPr>
      <w:spacing w:after="0" w:line="240" w:lineRule="auto"/>
    </w:pPr>
    <w:tblPr>
      <w:tblInd w:w="0" w:type="dxa"/>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1413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41313"/>
    <w:rPr>
      <w:rFonts w:ascii="Calibri" w:eastAsia="DejaVu Sans" w:hAnsi="Calibri" w:cs="Calibri"/>
      <w:sz w:val="20"/>
      <w:szCs w:val="20"/>
      <w:lang w:val="es-ES" w:eastAsia="en-US"/>
    </w:rPr>
  </w:style>
  <w:style w:type="character" w:styleId="Refdenotaalpie">
    <w:name w:val="footnote reference"/>
    <w:basedOn w:val="Fuentedeprrafopredeter"/>
    <w:uiPriority w:val="99"/>
    <w:semiHidden/>
    <w:unhideWhenUsed/>
    <w:rsid w:val="00141313"/>
    <w:rPr>
      <w:vertAlign w:val="superscript"/>
    </w:rPr>
  </w:style>
  <w:style w:type="table" w:styleId="Sombreadomedio1-nfasis2">
    <w:name w:val="Medium Shading 1 Accent 2"/>
    <w:basedOn w:val="Tablanormal"/>
    <w:uiPriority w:val="63"/>
    <w:rsid w:val="00750BBC"/>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A3A18"/>
    <w:rPr>
      <w:color w:val="800080" w:themeColor="followedHyperlink"/>
      <w:u w:val="single"/>
    </w:rPr>
  </w:style>
  <w:style w:type="table" w:styleId="Cuadrculamedia2-nfasis1">
    <w:name w:val="Medium Grid 2 Accent 1"/>
    <w:basedOn w:val="Tablanormal"/>
    <w:uiPriority w:val="68"/>
    <w:rsid w:val="00715640"/>
    <w:pPr>
      <w:spacing w:after="0" w:line="240" w:lineRule="auto"/>
    </w:pPr>
    <w:rPr>
      <w:rFonts w:asciiTheme="majorHAnsi" w:eastAsiaTheme="majorEastAsia" w:hAnsiTheme="majorHAnsi" w:cstheme="majorBidi"/>
      <w:color w:val="000000" w:themeColor="text1"/>
      <w:lang w:val="es-CO"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FormatoIngesoft">
    <w:name w:val="Formato Ingesoft"/>
    <w:basedOn w:val="Normal"/>
    <w:qFormat/>
    <w:rsid w:val="00832E7D"/>
    <w:pPr>
      <w:keepNext w:val="0"/>
      <w:suppressAutoHyphens w:val="0"/>
      <w:spacing w:after="160"/>
      <w:jc w:val="left"/>
    </w:pPr>
    <w:rPr>
      <w:rFonts w:ascii="Arial" w:eastAsiaTheme="minorHAnsi" w:hAnsi="Arial" w:cs="Arial"/>
      <w:szCs w:val="24"/>
      <w:lang w:val="en-US"/>
    </w:rPr>
  </w:style>
  <w:style w:type="table" w:customStyle="1" w:styleId="Sombreadomedio1-nfasis12">
    <w:name w:val="Sombreado medio 1 - Énfasis 12"/>
    <w:basedOn w:val="Tablanormal"/>
    <w:uiPriority w:val="63"/>
    <w:rsid w:val="00FF0BA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vistosa-nfasis1">
    <w:name w:val="Colorful Grid Accent 1"/>
    <w:basedOn w:val="Tablanormal"/>
    <w:uiPriority w:val="73"/>
    <w:rsid w:val="00FF0BA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5DarkAccent1">
    <w:name w:val="Grid Table 5 Dark Accent 1"/>
    <w:basedOn w:val="Tablanormal"/>
    <w:uiPriority w:val="50"/>
    <w:rsid w:val="00F175F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A1F0C"/>
    <w:pPr>
      <w:keepNext/>
      <w:suppressAutoHyphens/>
      <w:jc w:val="both"/>
    </w:pPr>
    <w:rPr>
      <w:rFonts w:ascii="Calibri" w:eastAsia="DejaVu Sans" w:hAnsi="Calibri" w:cs="Calibri"/>
      <w:lang w:val="es-ES" w:eastAsia="en-US"/>
    </w:rPr>
  </w:style>
  <w:style w:type="paragraph" w:styleId="Ttulo1">
    <w:name w:val="heading 1"/>
    <w:basedOn w:val="Normal"/>
    <w:next w:val="Textbody"/>
    <w:uiPriority w:val="9"/>
    <w:qFormat/>
    <w:rsid w:val="008A1F0C"/>
    <w:pPr>
      <w:keepLines/>
      <w:pageBreakBefore/>
      <w:numPr>
        <w:numId w:val="6"/>
      </w:numPr>
      <w:spacing w:before="480" w:after="0"/>
      <w:outlineLvl w:val="0"/>
    </w:pPr>
    <w:rPr>
      <w:rFonts w:ascii="Cambria" w:hAnsi="Cambria"/>
      <w:b/>
      <w:bCs/>
      <w:sz w:val="28"/>
      <w:szCs w:val="28"/>
    </w:rPr>
  </w:style>
  <w:style w:type="paragraph" w:styleId="Ttulo2">
    <w:name w:val="heading 2"/>
    <w:basedOn w:val="Normal"/>
    <w:next w:val="Textbody"/>
    <w:rsid w:val="008A1F0C"/>
    <w:pPr>
      <w:keepLines/>
      <w:widowControl w:val="0"/>
      <w:numPr>
        <w:ilvl w:val="1"/>
        <w:numId w:val="6"/>
      </w:numPr>
      <w:spacing w:before="200" w:after="0"/>
      <w:outlineLvl w:val="1"/>
    </w:pPr>
    <w:rPr>
      <w:rFonts w:ascii="Cambria" w:hAnsi="Cambria"/>
      <w:b/>
      <w:bCs/>
      <w:sz w:val="26"/>
      <w:szCs w:val="26"/>
    </w:rPr>
  </w:style>
  <w:style w:type="paragraph" w:styleId="Ttulo3">
    <w:name w:val="heading 3"/>
    <w:basedOn w:val="Normal"/>
    <w:next w:val="Textbody"/>
    <w:rsid w:val="008A1F0C"/>
    <w:pPr>
      <w:keepLines/>
      <w:numPr>
        <w:ilvl w:val="2"/>
        <w:numId w:val="6"/>
      </w:numPr>
      <w:spacing w:before="200" w:after="0"/>
      <w:ind w:left="720"/>
      <w:outlineLvl w:val="2"/>
    </w:pPr>
    <w:rPr>
      <w:rFonts w:ascii="Cambria" w:hAnsi="Cambria"/>
      <w:b/>
      <w:bCs/>
    </w:rPr>
  </w:style>
  <w:style w:type="paragraph" w:styleId="Ttulo4">
    <w:name w:val="heading 4"/>
    <w:basedOn w:val="Normal"/>
    <w:next w:val="Textbody"/>
    <w:rsid w:val="008A1F0C"/>
    <w:pPr>
      <w:keepLines/>
      <w:numPr>
        <w:ilvl w:val="3"/>
        <w:numId w:val="6"/>
      </w:numPr>
      <w:spacing w:before="200" w:after="0"/>
      <w:outlineLvl w:val="3"/>
    </w:pPr>
    <w:rPr>
      <w:rFonts w:ascii="Cambria" w:hAnsi="Cambria"/>
      <w:b/>
      <w:bCs/>
      <w:i/>
      <w:iCs/>
      <w:color w:val="4F81BD"/>
    </w:rPr>
  </w:style>
  <w:style w:type="paragraph" w:styleId="Ttulo5">
    <w:name w:val="heading 5"/>
    <w:basedOn w:val="Normal"/>
    <w:next w:val="Textbody"/>
    <w:rsid w:val="008A1F0C"/>
    <w:pPr>
      <w:keepLines/>
      <w:numPr>
        <w:ilvl w:val="4"/>
        <w:numId w:val="6"/>
      </w:numPr>
      <w:spacing w:before="200" w:after="0"/>
      <w:outlineLvl w:val="4"/>
    </w:pPr>
    <w:rPr>
      <w:rFonts w:ascii="Cambria" w:hAnsi="Cambria"/>
      <w:color w:val="243F60"/>
    </w:rPr>
  </w:style>
  <w:style w:type="paragraph" w:styleId="Ttulo6">
    <w:name w:val="heading 6"/>
    <w:basedOn w:val="Normal"/>
    <w:next w:val="Textbody"/>
    <w:rsid w:val="008A1F0C"/>
    <w:pPr>
      <w:keepLines/>
      <w:numPr>
        <w:ilvl w:val="5"/>
        <w:numId w:val="6"/>
      </w:numPr>
      <w:spacing w:before="200" w:after="0"/>
      <w:outlineLvl w:val="5"/>
    </w:pPr>
    <w:rPr>
      <w:rFonts w:ascii="Cambria" w:hAnsi="Cambria"/>
      <w:i/>
      <w:iCs/>
      <w:color w:val="243F60"/>
    </w:rPr>
  </w:style>
  <w:style w:type="paragraph" w:styleId="Ttulo7">
    <w:name w:val="heading 7"/>
    <w:basedOn w:val="Normal"/>
    <w:next w:val="Textbody"/>
    <w:rsid w:val="008A1F0C"/>
    <w:pPr>
      <w:keepLines/>
      <w:numPr>
        <w:ilvl w:val="6"/>
        <w:numId w:val="6"/>
      </w:numPr>
      <w:spacing w:before="200" w:after="0"/>
      <w:outlineLvl w:val="6"/>
    </w:pPr>
    <w:rPr>
      <w:rFonts w:ascii="Cambria" w:hAnsi="Cambria"/>
      <w:i/>
      <w:iCs/>
      <w:color w:val="404040"/>
    </w:rPr>
  </w:style>
  <w:style w:type="paragraph" w:styleId="Ttulo8">
    <w:name w:val="heading 8"/>
    <w:basedOn w:val="Normal"/>
    <w:next w:val="Textbody"/>
    <w:rsid w:val="008A1F0C"/>
    <w:pPr>
      <w:keepLines/>
      <w:numPr>
        <w:ilvl w:val="7"/>
        <w:numId w:val="6"/>
      </w:numPr>
      <w:spacing w:before="200" w:after="0"/>
      <w:outlineLvl w:val="7"/>
    </w:pPr>
    <w:rPr>
      <w:rFonts w:ascii="Cambria" w:hAnsi="Cambria"/>
      <w:color w:val="404040"/>
      <w:sz w:val="20"/>
      <w:szCs w:val="20"/>
    </w:rPr>
  </w:style>
  <w:style w:type="paragraph" w:styleId="Ttulo9">
    <w:name w:val="heading 9"/>
    <w:basedOn w:val="Normal"/>
    <w:next w:val="Textbody"/>
    <w:rsid w:val="008A1F0C"/>
    <w:pPr>
      <w:keepLines/>
      <w:numPr>
        <w:ilvl w:val="8"/>
        <w:numId w:val="6"/>
      </w:numPr>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rsid w:val="008A1F0C"/>
    <w:rPr>
      <w:rFonts w:ascii="Cambria" w:hAnsi="Cambria"/>
      <w:color w:val="17365D"/>
      <w:spacing w:val="5"/>
      <w:sz w:val="52"/>
      <w:szCs w:val="52"/>
    </w:rPr>
  </w:style>
  <w:style w:type="character" w:customStyle="1" w:styleId="Ttulo1Car">
    <w:name w:val="Título 1 Car"/>
    <w:basedOn w:val="Fuentedeprrafopredeter"/>
    <w:uiPriority w:val="9"/>
    <w:rsid w:val="008A1F0C"/>
    <w:rPr>
      <w:rFonts w:ascii="Cambria" w:hAnsi="Cambria"/>
      <w:b/>
      <w:bCs/>
      <w:sz w:val="28"/>
      <w:szCs w:val="28"/>
    </w:rPr>
  </w:style>
  <w:style w:type="character" w:customStyle="1" w:styleId="Ttulo2Car">
    <w:name w:val="Título 2 Car"/>
    <w:basedOn w:val="Fuentedeprrafopredeter"/>
    <w:rsid w:val="008A1F0C"/>
    <w:rPr>
      <w:rFonts w:ascii="Cambria" w:hAnsi="Cambria"/>
      <w:b/>
      <w:bCs/>
      <w:sz w:val="26"/>
      <w:szCs w:val="26"/>
    </w:rPr>
  </w:style>
  <w:style w:type="character" w:styleId="Refdecomentario">
    <w:name w:val="annotation reference"/>
    <w:basedOn w:val="Fuentedeprrafopredeter"/>
    <w:uiPriority w:val="99"/>
    <w:rsid w:val="008A1F0C"/>
    <w:rPr>
      <w:sz w:val="16"/>
      <w:szCs w:val="16"/>
    </w:rPr>
  </w:style>
  <w:style w:type="character" w:customStyle="1" w:styleId="TextocomentarioCar">
    <w:name w:val="Texto comentario Car"/>
    <w:basedOn w:val="Fuentedeprrafopredeter"/>
    <w:uiPriority w:val="99"/>
    <w:rsid w:val="008A1F0C"/>
    <w:rPr>
      <w:sz w:val="20"/>
      <w:szCs w:val="20"/>
    </w:rPr>
  </w:style>
  <w:style w:type="character" w:customStyle="1" w:styleId="AsuntodelcomentarioCar">
    <w:name w:val="Asunto del comentario Car"/>
    <w:basedOn w:val="TextocomentarioCar"/>
    <w:rsid w:val="008A1F0C"/>
    <w:rPr>
      <w:b/>
      <w:bCs/>
      <w:sz w:val="20"/>
      <w:szCs w:val="20"/>
    </w:rPr>
  </w:style>
  <w:style w:type="character" w:customStyle="1" w:styleId="TextodegloboCar">
    <w:name w:val="Texto de globo Car"/>
    <w:basedOn w:val="Fuentedeprrafopredeter"/>
    <w:rsid w:val="008A1F0C"/>
    <w:rPr>
      <w:rFonts w:ascii="Tahoma" w:hAnsi="Tahoma" w:cs="Tahoma"/>
      <w:sz w:val="16"/>
      <w:szCs w:val="16"/>
    </w:rPr>
  </w:style>
  <w:style w:type="character" w:customStyle="1" w:styleId="MapadeldocumentoCar">
    <w:name w:val="Mapa del documento Car"/>
    <w:basedOn w:val="Fuentedeprrafopredeter"/>
    <w:rsid w:val="008A1F0C"/>
    <w:rPr>
      <w:rFonts w:ascii="Lucida Grande" w:hAnsi="Lucida Grande"/>
      <w:sz w:val="24"/>
      <w:szCs w:val="24"/>
    </w:rPr>
  </w:style>
  <w:style w:type="character" w:customStyle="1" w:styleId="Ttulo3Car">
    <w:name w:val="Título 3 Car"/>
    <w:basedOn w:val="Fuentedeprrafopredeter"/>
    <w:rsid w:val="008A1F0C"/>
    <w:rPr>
      <w:rFonts w:ascii="Cambria" w:hAnsi="Cambria"/>
      <w:b/>
      <w:bCs/>
    </w:rPr>
  </w:style>
  <w:style w:type="character" w:customStyle="1" w:styleId="Ttulo4Car">
    <w:name w:val="Título 4 Car"/>
    <w:basedOn w:val="Fuentedeprrafopredeter"/>
    <w:rsid w:val="008A1F0C"/>
    <w:rPr>
      <w:rFonts w:ascii="Cambria" w:hAnsi="Cambria"/>
      <w:b/>
      <w:bCs/>
      <w:i/>
      <w:iCs/>
      <w:color w:val="4F81BD"/>
    </w:rPr>
  </w:style>
  <w:style w:type="character" w:customStyle="1" w:styleId="Ttulo5Car">
    <w:name w:val="Título 5 Car"/>
    <w:basedOn w:val="Fuentedeprrafopredeter"/>
    <w:rsid w:val="008A1F0C"/>
    <w:rPr>
      <w:rFonts w:ascii="Cambria" w:hAnsi="Cambria"/>
      <w:color w:val="243F60"/>
    </w:rPr>
  </w:style>
  <w:style w:type="character" w:customStyle="1" w:styleId="Ttulo6Car">
    <w:name w:val="Título 6 Car"/>
    <w:basedOn w:val="Fuentedeprrafopredeter"/>
    <w:rsid w:val="008A1F0C"/>
    <w:rPr>
      <w:rFonts w:ascii="Cambria" w:hAnsi="Cambria"/>
      <w:i/>
      <w:iCs/>
      <w:color w:val="243F60"/>
    </w:rPr>
  </w:style>
  <w:style w:type="character" w:customStyle="1" w:styleId="Ttulo7Car">
    <w:name w:val="Título 7 Car"/>
    <w:basedOn w:val="Fuentedeprrafopredeter"/>
    <w:rsid w:val="008A1F0C"/>
    <w:rPr>
      <w:rFonts w:ascii="Cambria" w:hAnsi="Cambria"/>
      <w:i/>
      <w:iCs/>
      <w:color w:val="404040"/>
    </w:rPr>
  </w:style>
  <w:style w:type="character" w:customStyle="1" w:styleId="Ttulo8Car">
    <w:name w:val="Título 8 Car"/>
    <w:basedOn w:val="Fuentedeprrafopredeter"/>
    <w:rsid w:val="008A1F0C"/>
    <w:rPr>
      <w:rFonts w:ascii="Cambria" w:hAnsi="Cambria"/>
      <w:color w:val="404040"/>
      <w:sz w:val="20"/>
      <w:szCs w:val="20"/>
    </w:rPr>
  </w:style>
  <w:style w:type="character" w:customStyle="1" w:styleId="Ttulo9Car">
    <w:name w:val="Título 9 Car"/>
    <w:basedOn w:val="Fuentedeprrafopredeter"/>
    <w:rsid w:val="008A1F0C"/>
    <w:rPr>
      <w:rFonts w:ascii="Cambria" w:hAnsi="Cambria"/>
      <w:i/>
      <w:iCs/>
      <w:color w:val="404040"/>
      <w:sz w:val="20"/>
      <w:szCs w:val="20"/>
    </w:rPr>
  </w:style>
  <w:style w:type="paragraph" w:customStyle="1" w:styleId="Heading">
    <w:name w:val="Heading"/>
    <w:basedOn w:val="Normal"/>
    <w:next w:val="Textbody"/>
    <w:rsid w:val="008A1F0C"/>
    <w:pPr>
      <w:spacing w:before="240" w:after="120"/>
    </w:pPr>
    <w:rPr>
      <w:rFonts w:ascii="Liberation Sans" w:hAnsi="Liberation Sans" w:cs="Lohit Hindi"/>
      <w:sz w:val="28"/>
      <w:szCs w:val="28"/>
    </w:rPr>
  </w:style>
  <w:style w:type="paragraph" w:customStyle="1" w:styleId="Textbody">
    <w:name w:val="Text body"/>
    <w:basedOn w:val="Normal"/>
    <w:rsid w:val="008A1F0C"/>
    <w:pPr>
      <w:spacing w:after="120"/>
    </w:pPr>
  </w:style>
  <w:style w:type="paragraph" w:styleId="Lista">
    <w:name w:val="List"/>
    <w:basedOn w:val="Textbody"/>
    <w:rsid w:val="008A1F0C"/>
    <w:rPr>
      <w:rFonts w:cs="Lohit Hindi"/>
    </w:rPr>
  </w:style>
  <w:style w:type="paragraph" w:styleId="Epgrafe">
    <w:name w:val="caption"/>
    <w:basedOn w:val="Normal"/>
    <w:uiPriority w:val="35"/>
    <w:qFormat/>
    <w:rsid w:val="008A1F0C"/>
    <w:pPr>
      <w:suppressLineNumbers/>
      <w:spacing w:before="120" w:after="120"/>
    </w:pPr>
    <w:rPr>
      <w:rFonts w:cs="Lohit Hindi"/>
      <w:i/>
      <w:iCs/>
      <w:szCs w:val="24"/>
    </w:rPr>
  </w:style>
  <w:style w:type="paragraph" w:customStyle="1" w:styleId="Index">
    <w:name w:val="Index"/>
    <w:basedOn w:val="Normal"/>
    <w:rsid w:val="008A1F0C"/>
    <w:pPr>
      <w:suppressLineNumbers/>
    </w:pPr>
    <w:rPr>
      <w:rFonts w:cs="Lohit Hindi"/>
    </w:rPr>
  </w:style>
  <w:style w:type="paragraph" w:styleId="Ttulo">
    <w:name w:val="Title"/>
    <w:basedOn w:val="Normal"/>
    <w:next w:val="Subttulo"/>
    <w:rsid w:val="008A1F0C"/>
    <w:pPr>
      <w:pBdr>
        <w:bottom w:val="single" w:sz="8" w:space="0" w:color="4F81BD"/>
      </w:pBdr>
      <w:spacing w:after="300" w:line="100" w:lineRule="atLeast"/>
      <w:contextualSpacing/>
      <w:jc w:val="center"/>
    </w:pPr>
    <w:rPr>
      <w:rFonts w:ascii="Cambria" w:hAnsi="Cambria"/>
      <w:b/>
      <w:bCs/>
      <w:color w:val="17365D"/>
      <w:spacing w:val="5"/>
      <w:sz w:val="52"/>
      <w:szCs w:val="52"/>
    </w:rPr>
  </w:style>
  <w:style w:type="paragraph" w:styleId="Subttulo">
    <w:name w:val="Subtitle"/>
    <w:basedOn w:val="Heading"/>
    <w:next w:val="Textbody"/>
    <w:rsid w:val="008A1F0C"/>
    <w:pPr>
      <w:jc w:val="center"/>
    </w:pPr>
    <w:rPr>
      <w:i/>
      <w:iCs/>
    </w:rPr>
  </w:style>
  <w:style w:type="paragraph" w:styleId="Prrafodelista">
    <w:name w:val="List Paragraph"/>
    <w:basedOn w:val="Normal"/>
    <w:uiPriority w:val="34"/>
    <w:qFormat/>
    <w:rsid w:val="008A1F0C"/>
    <w:pPr>
      <w:ind w:left="720"/>
      <w:contextualSpacing/>
    </w:pPr>
  </w:style>
  <w:style w:type="paragraph" w:styleId="Textocomentario">
    <w:name w:val="annotation text"/>
    <w:basedOn w:val="Normal"/>
    <w:uiPriority w:val="99"/>
    <w:rsid w:val="008A1F0C"/>
    <w:pPr>
      <w:spacing w:line="100" w:lineRule="atLeast"/>
    </w:pPr>
    <w:rPr>
      <w:sz w:val="20"/>
      <w:szCs w:val="20"/>
    </w:rPr>
  </w:style>
  <w:style w:type="paragraph" w:styleId="Asuntodelcomentario">
    <w:name w:val="annotation subject"/>
    <w:basedOn w:val="Textocomentario"/>
    <w:rsid w:val="008A1F0C"/>
    <w:rPr>
      <w:b/>
      <w:bCs/>
    </w:rPr>
  </w:style>
  <w:style w:type="paragraph" w:styleId="Textodeglobo">
    <w:name w:val="Balloon Text"/>
    <w:basedOn w:val="Normal"/>
    <w:rsid w:val="008A1F0C"/>
    <w:pPr>
      <w:spacing w:after="0" w:line="100" w:lineRule="atLeast"/>
    </w:pPr>
    <w:rPr>
      <w:rFonts w:ascii="Tahoma" w:hAnsi="Tahoma" w:cs="Tahoma"/>
      <w:sz w:val="16"/>
      <w:szCs w:val="16"/>
    </w:rPr>
  </w:style>
  <w:style w:type="paragraph" w:styleId="Mapadeldocumento">
    <w:name w:val="Document Map"/>
    <w:basedOn w:val="Normal"/>
    <w:rsid w:val="008A1F0C"/>
    <w:pPr>
      <w:spacing w:after="0" w:line="100" w:lineRule="atLeast"/>
    </w:pPr>
    <w:rPr>
      <w:rFonts w:ascii="Lucida Grande" w:hAnsi="Lucida Grande"/>
      <w:szCs w:val="24"/>
    </w:rPr>
  </w:style>
  <w:style w:type="paragraph" w:styleId="Encabezado">
    <w:name w:val="header"/>
    <w:basedOn w:val="Normal"/>
    <w:link w:val="EncabezadoCar"/>
    <w:uiPriority w:val="99"/>
    <w:unhideWhenUsed/>
    <w:rsid w:val="001653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53BC"/>
    <w:rPr>
      <w:rFonts w:ascii="Calibri" w:eastAsia="DejaVu Sans" w:hAnsi="Calibri" w:cs="Calibri"/>
      <w:lang w:val="es-ES" w:eastAsia="en-US"/>
    </w:rPr>
  </w:style>
  <w:style w:type="paragraph" w:styleId="Piedepgina">
    <w:name w:val="footer"/>
    <w:basedOn w:val="Normal"/>
    <w:link w:val="PiedepginaCar"/>
    <w:uiPriority w:val="99"/>
    <w:unhideWhenUsed/>
    <w:rsid w:val="001653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53BC"/>
    <w:rPr>
      <w:rFonts w:ascii="Calibri" w:eastAsia="DejaVu Sans" w:hAnsi="Calibri" w:cs="Calibri"/>
      <w:lang w:val="es-ES" w:eastAsia="en-US"/>
    </w:rPr>
  </w:style>
  <w:style w:type="table" w:styleId="Tablaconcuadrcula">
    <w:name w:val="Table Grid"/>
    <w:basedOn w:val="Tablanormal"/>
    <w:uiPriority w:val="59"/>
    <w:rsid w:val="006C2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77474"/>
    <w:pPr>
      <w:keepNext w:val="0"/>
      <w:suppressAutoHyphens w:val="0"/>
      <w:spacing w:before="100" w:beforeAutospacing="1" w:after="100" w:afterAutospacing="1" w:line="240" w:lineRule="auto"/>
      <w:jc w:val="left"/>
    </w:pPr>
    <w:rPr>
      <w:rFonts w:ascii="Times New Roman" w:eastAsia="Times New Roman" w:hAnsi="Times New Roman" w:cs="Times New Roman"/>
      <w:szCs w:val="24"/>
      <w:lang w:val="es-CO" w:eastAsia="es-CO"/>
    </w:rPr>
  </w:style>
  <w:style w:type="paragraph" w:styleId="TtulodeTDC">
    <w:name w:val="TOC Heading"/>
    <w:basedOn w:val="Ttulo1"/>
    <w:next w:val="Normal"/>
    <w:uiPriority w:val="39"/>
    <w:unhideWhenUsed/>
    <w:qFormat/>
    <w:rsid w:val="00683D26"/>
    <w:pPr>
      <w:pageBreakBefore w:val="0"/>
      <w:numPr>
        <w:numId w:val="0"/>
      </w:numPr>
      <w:suppressAutoHyphens w:val="0"/>
      <w:jc w:val="left"/>
      <w:outlineLvl w:val="9"/>
    </w:pPr>
    <w:rPr>
      <w:rFonts w:asciiTheme="majorHAnsi" w:eastAsiaTheme="majorEastAsia" w:hAnsiTheme="majorHAnsi" w:cstheme="majorBidi"/>
      <w:color w:val="365F91" w:themeColor="accent1" w:themeShade="BF"/>
      <w:lang w:val="es-CO" w:eastAsia="es-CO"/>
    </w:rPr>
  </w:style>
  <w:style w:type="paragraph" w:styleId="TDC1">
    <w:name w:val="toc 1"/>
    <w:basedOn w:val="Normal"/>
    <w:next w:val="Normal"/>
    <w:autoRedefine/>
    <w:uiPriority w:val="39"/>
    <w:unhideWhenUsed/>
    <w:rsid w:val="00683D26"/>
    <w:pPr>
      <w:spacing w:after="100"/>
    </w:pPr>
  </w:style>
  <w:style w:type="paragraph" w:styleId="TDC2">
    <w:name w:val="toc 2"/>
    <w:basedOn w:val="Normal"/>
    <w:next w:val="Normal"/>
    <w:autoRedefine/>
    <w:uiPriority w:val="39"/>
    <w:unhideWhenUsed/>
    <w:rsid w:val="00683D26"/>
    <w:pPr>
      <w:spacing w:after="100"/>
      <w:ind w:left="220"/>
    </w:pPr>
  </w:style>
  <w:style w:type="paragraph" w:styleId="TDC3">
    <w:name w:val="toc 3"/>
    <w:basedOn w:val="Normal"/>
    <w:next w:val="Normal"/>
    <w:autoRedefine/>
    <w:uiPriority w:val="39"/>
    <w:unhideWhenUsed/>
    <w:rsid w:val="00683D26"/>
    <w:pPr>
      <w:spacing w:after="100"/>
      <w:ind w:left="440"/>
    </w:pPr>
  </w:style>
  <w:style w:type="character" w:styleId="Hipervnculo">
    <w:name w:val="Hyperlink"/>
    <w:basedOn w:val="Fuentedeprrafopredeter"/>
    <w:uiPriority w:val="99"/>
    <w:unhideWhenUsed/>
    <w:rsid w:val="00683D26"/>
    <w:rPr>
      <w:color w:val="0000FF" w:themeColor="hyperlink"/>
      <w:u w:val="single"/>
    </w:rPr>
  </w:style>
  <w:style w:type="character" w:customStyle="1" w:styleId="apple-converted-space">
    <w:name w:val="apple-converted-space"/>
    <w:basedOn w:val="Fuentedeprrafopredeter"/>
    <w:rsid w:val="002F4025"/>
  </w:style>
  <w:style w:type="paragraph" w:styleId="Bibliografa">
    <w:name w:val="Bibliography"/>
    <w:basedOn w:val="Normal"/>
    <w:next w:val="Normal"/>
    <w:uiPriority w:val="37"/>
    <w:unhideWhenUsed/>
    <w:rsid w:val="0076247F"/>
    <w:pPr>
      <w:keepNext w:val="0"/>
      <w:suppressAutoHyphens w:val="0"/>
      <w:spacing w:after="160" w:line="259" w:lineRule="auto"/>
      <w:jc w:val="left"/>
    </w:pPr>
    <w:rPr>
      <w:rFonts w:asciiTheme="minorHAnsi" w:eastAsiaTheme="minorHAnsi" w:hAnsiTheme="minorHAnsi" w:cstheme="minorBidi"/>
      <w:lang w:val="es-CO"/>
    </w:rPr>
  </w:style>
  <w:style w:type="paragraph" w:customStyle="1" w:styleId="864311119EDA4C3CB552E5C8CD7B48CA">
    <w:name w:val="864311119EDA4C3CB552E5C8CD7B48CA"/>
    <w:rsid w:val="00F27EE6"/>
    <w:rPr>
      <w:lang w:val="es-CO" w:eastAsia="es-CO"/>
    </w:rPr>
  </w:style>
  <w:style w:type="paragraph" w:styleId="Revisin">
    <w:name w:val="Revision"/>
    <w:hidden/>
    <w:uiPriority w:val="99"/>
    <w:semiHidden/>
    <w:rsid w:val="00594D1F"/>
    <w:pPr>
      <w:spacing w:after="0" w:line="240" w:lineRule="auto"/>
    </w:pPr>
    <w:rPr>
      <w:rFonts w:ascii="Calibri" w:eastAsia="DejaVu Sans" w:hAnsi="Calibri" w:cs="Calibri"/>
      <w:lang w:val="es-ES" w:eastAsia="en-US"/>
    </w:rPr>
  </w:style>
  <w:style w:type="paragraph" w:styleId="Tabladeilustraciones">
    <w:name w:val="table of figures"/>
    <w:basedOn w:val="Normal"/>
    <w:next w:val="Normal"/>
    <w:uiPriority w:val="99"/>
    <w:unhideWhenUsed/>
    <w:rsid w:val="00B869CF"/>
    <w:pPr>
      <w:spacing w:after="0"/>
    </w:pPr>
  </w:style>
  <w:style w:type="table" w:customStyle="1" w:styleId="LightShading-Accent11">
    <w:name w:val="Light Shading - Accent 11"/>
    <w:basedOn w:val="Tablanormal"/>
    <w:uiPriority w:val="60"/>
    <w:rsid w:val="00AC720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anormal"/>
    <w:uiPriority w:val="60"/>
    <w:rsid w:val="00AC720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Accent11">
    <w:name w:val="Light Grid - Accent 11"/>
    <w:basedOn w:val="Tablanormal"/>
    <w:uiPriority w:val="62"/>
    <w:rsid w:val="00AC7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vistosa-nfasis6">
    <w:name w:val="Colorful List Accent 6"/>
    <w:basedOn w:val="Tablanormal"/>
    <w:uiPriority w:val="72"/>
    <w:rsid w:val="00AC720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oscura-nfasis1">
    <w:name w:val="Dark List Accent 1"/>
    <w:basedOn w:val="Tablanormal"/>
    <w:uiPriority w:val="70"/>
    <w:rsid w:val="00AC720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uadrculamedia3-nfasis1">
    <w:name w:val="Medium Grid 3 Accent 1"/>
    <w:basedOn w:val="Tablanormal"/>
    <w:uiPriority w:val="69"/>
    <w:rsid w:val="00AC720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Estilo1">
    <w:name w:val="Estilo1"/>
    <w:basedOn w:val="Tablanormal"/>
    <w:uiPriority w:val="99"/>
    <w:qFormat/>
    <w:rsid w:val="00AC7209"/>
    <w:pPr>
      <w:spacing w:after="0" w:line="240" w:lineRule="auto"/>
    </w:pPr>
    <w:tblPr>
      <w:tblInd w:w="0" w:type="dxa"/>
      <w:tblCellMar>
        <w:top w:w="0" w:type="dxa"/>
        <w:left w:w="108" w:type="dxa"/>
        <w:bottom w:w="0" w:type="dxa"/>
        <w:right w:w="108" w:type="dxa"/>
      </w:tblCellMar>
    </w:tblPr>
  </w:style>
  <w:style w:type="table" w:customStyle="1" w:styleId="Sombreadomedio1-nfasis11">
    <w:name w:val="Sombreado medio 1 - Énfasis 11"/>
    <w:basedOn w:val="Tablanormal"/>
    <w:uiPriority w:val="63"/>
    <w:rsid w:val="00E13EA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1-nfasis1">
    <w:name w:val="Medium Grid 1 Accent 1"/>
    <w:basedOn w:val="Tablanormal"/>
    <w:uiPriority w:val="67"/>
    <w:rsid w:val="00E13EA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Estilo2">
    <w:name w:val="Estilo2"/>
    <w:basedOn w:val="Tablanormal"/>
    <w:uiPriority w:val="99"/>
    <w:qFormat/>
    <w:rsid w:val="00E13EA5"/>
    <w:pPr>
      <w:spacing w:after="0" w:line="240" w:lineRule="auto"/>
    </w:pPr>
    <w:tblPr>
      <w:tblInd w:w="0" w:type="dxa"/>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1413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41313"/>
    <w:rPr>
      <w:rFonts w:ascii="Calibri" w:eastAsia="DejaVu Sans" w:hAnsi="Calibri" w:cs="Calibri"/>
      <w:sz w:val="20"/>
      <w:szCs w:val="20"/>
      <w:lang w:val="es-ES" w:eastAsia="en-US"/>
    </w:rPr>
  </w:style>
  <w:style w:type="character" w:styleId="Refdenotaalpie">
    <w:name w:val="footnote reference"/>
    <w:basedOn w:val="Fuentedeprrafopredeter"/>
    <w:uiPriority w:val="99"/>
    <w:semiHidden/>
    <w:unhideWhenUsed/>
    <w:rsid w:val="00141313"/>
    <w:rPr>
      <w:vertAlign w:val="superscript"/>
    </w:rPr>
  </w:style>
  <w:style w:type="table" w:styleId="Sombreadomedio1-nfasis2">
    <w:name w:val="Medium Shading 1 Accent 2"/>
    <w:basedOn w:val="Tablanormal"/>
    <w:uiPriority w:val="63"/>
    <w:rsid w:val="00750BBC"/>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A3A18"/>
    <w:rPr>
      <w:color w:val="800080" w:themeColor="followedHyperlink"/>
      <w:u w:val="single"/>
    </w:rPr>
  </w:style>
  <w:style w:type="table" w:styleId="Cuadrculamedia2-nfasis1">
    <w:name w:val="Medium Grid 2 Accent 1"/>
    <w:basedOn w:val="Tablanormal"/>
    <w:uiPriority w:val="68"/>
    <w:rsid w:val="00715640"/>
    <w:pPr>
      <w:spacing w:after="0" w:line="240" w:lineRule="auto"/>
    </w:pPr>
    <w:rPr>
      <w:rFonts w:asciiTheme="majorHAnsi" w:eastAsiaTheme="majorEastAsia" w:hAnsiTheme="majorHAnsi" w:cstheme="majorBidi"/>
      <w:color w:val="000000" w:themeColor="text1"/>
      <w:lang w:val="es-CO"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FormatoIngesoft">
    <w:name w:val="Formato Ingesoft"/>
    <w:basedOn w:val="Normal"/>
    <w:qFormat/>
    <w:rsid w:val="00832E7D"/>
    <w:pPr>
      <w:keepNext w:val="0"/>
      <w:suppressAutoHyphens w:val="0"/>
      <w:spacing w:after="160"/>
      <w:jc w:val="left"/>
    </w:pPr>
    <w:rPr>
      <w:rFonts w:ascii="Arial" w:eastAsiaTheme="minorHAnsi" w:hAnsi="Arial" w:cs="Arial"/>
      <w:szCs w:val="24"/>
      <w:lang w:val="en-US"/>
    </w:rPr>
  </w:style>
  <w:style w:type="table" w:customStyle="1" w:styleId="Sombreadomedio1-nfasis12">
    <w:name w:val="Sombreado medio 1 - Énfasis 12"/>
    <w:basedOn w:val="Tablanormal"/>
    <w:uiPriority w:val="63"/>
    <w:rsid w:val="00FF0BA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vistosa-nfasis1">
    <w:name w:val="Colorful Grid Accent 1"/>
    <w:basedOn w:val="Tablanormal"/>
    <w:uiPriority w:val="73"/>
    <w:rsid w:val="00FF0BA2"/>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5DarkAccent1">
    <w:name w:val="Grid Table 5 Dark Accent 1"/>
    <w:basedOn w:val="Tablanormal"/>
    <w:uiPriority w:val="50"/>
    <w:rsid w:val="00F175F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r="http://schemas.openxmlformats.org/officeDocument/2006/relationships" xmlns:w="http://schemas.openxmlformats.org/wordprocessingml/2006/main">
  <w:divs>
    <w:div w:id="29383468">
      <w:bodyDiv w:val="1"/>
      <w:marLeft w:val="0"/>
      <w:marRight w:val="0"/>
      <w:marTop w:val="0"/>
      <w:marBottom w:val="0"/>
      <w:divBdr>
        <w:top w:val="none" w:sz="0" w:space="0" w:color="auto"/>
        <w:left w:val="none" w:sz="0" w:space="0" w:color="auto"/>
        <w:bottom w:val="none" w:sz="0" w:space="0" w:color="auto"/>
        <w:right w:val="none" w:sz="0" w:space="0" w:color="auto"/>
      </w:divBdr>
    </w:div>
    <w:div w:id="142040923">
      <w:bodyDiv w:val="1"/>
      <w:marLeft w:val="0"/>
      <w:marRight w:val="0"/>
      <w:marTop w:val="0"/>
      <w:marBottom w:val="0"/>
      <w:divBdr>
        <w:top w:val="none" w:sz="0" w:space="0" w:color="auto"/>
        <w:left w:val="none" w:sz="0" w:space="0" w:color="auto"/>
        <w:bottom w:val="none" w:sz="0" w:space="0" w:color="auto"/>
        <w:right w:val="none" w:sz="0" w:space="0" w:color="auto"/>
      </w:divBdr>
    </w:div>
    <w:div w:id="185675464">
      <w:bodyDiv w:val="1"/>
      <w:marLeft w:val="0"/>
      <w:marRight w:val="0"/>
      <w:marTop w:val="0"/>
      <w:marBottom w:val="0"/>
      <w:divBdr>
        <w:top w:val="none" w:sz="0" w:space="0" w:color="auto"/>
        <w:left w:val="none" w:sz="0" w:space="0" w:color="auto"/>
        <w:bottom w:val="none" w:sz="0" w:space="0" w:color="auto"/>
        <w:right w:val="none" w:sz="0" w:space="0" w:color="auto"/>
      </w:divBdr>
    </w:div>
    <w:div w:id="436288499">
      <w:bodyDiv w:val="1"/>
      <w:marLeft w:val="0"/>
      <w:marRight w:val="0"/>
      <w:marTop w:val="0"/>
      <w:marBottom w:val="0"/>
      <w:divBdr>
        <w:top w:val="none" w:sz="0" w:space="0" w:color="auto"/>
        <w:left w:val="none" w:sz="0" w:space="0" w:color="auto"/>
        <w:bottom w:val="none" w:sz="0" w:space="0" w:color="auto"/>
        <w:right w:val="none" w:sz="0" w:space="0" w:color="auto"/>
      </w:divBdr>
    </w:div>
    <w:div w:id="532961720">
      <w:bodyDiv w:val="1"/>
      <w:marLeft w:val="0"/>
      <w:marRight w:val="0"/>
      <w:marTop w:val="0"/>
      <w:marBottom w:val="0"/>
      <w:divBdr>
        <w:top w:val="none" w:sz="0" w:space="0" w:color="auto"/>
        <w:left w:val="none" w:sz="0" w:space="0" w:color="auto"/>
        <w:bottom w:val="none" w:sz="0" w:space="0" w:color="auto"/>
        <w:right w:val="none" w:sz="0" w:space="0" w:color="auto"/>
      </w:divBdr>
    </w:div>
    <w:div w:id="821972883">
      <w:bodyDiv w:val="1"/>
      <w:marLeft w:val="0"/>
      <w:marRight w:val="0"/>
      <w:marTop w:val="0"/>
      <w:marBottom w:val="0"/>
      <w:divBdr>
        <w:top w:val="none" w:sz="0" w:space="0" w:color="auto"/>
        <w:left w:val="none" w:sz="0" w:space="0" w:color="auto"/>
        <w:bottom w:val="none" w:sz="0" w:space="0" w:color="auto"/>
        <w:right w:val="none" w:sz="0" w:space="0" w:color="auto"/>
      </w:divBdr>
    </w:div>
    <w:div w:id="1071997999">
      <w:bodyDiv w:val="1"/>
      <w:marLeft w:val="0"/>
      <w:marRight w:val="0"/>
      <w:marTop w:val="0"/>
      <w:marBottom w:val="0"/>
      <w:divBdr>
        <w:top w:val="none" w:sz="0" w:space="0" w:color="auto"/>
        <w:left w:val="none" w:sz="0" w:space="0" w:color="auto"/>
        <w:bottom w:val="none" w:sz="0" w:space="0" w:color="auto"/>
        <w:right w:val="none" w:sz="0" w:space="0" w:color="auto"/>
      </w:divBdr>
    </w:div>
    <w:div w:id="1158837170">
      <w:bodyDiv w:val="1"/>
      <w:marLeft w:val="0"/>
      <w:marRight w:val="0"/>
      <w:marTop w:val="0"/>
      <w:marBottom w:val="0"/>
      <w:divBdr>
        <w:top w:val="none" w:sz="0" w:space="0" w:color="auto"/>
        <w:left w:val="none" w:sz="0" w:space="0" w:color="auto"/>
        <w:bottom w:val="none" w:sz="0" w:space="0" w:color="auto"/>
        <w:right w:val="none" w:sz="0" w:space="0" w:color="auto"/>
      </w:divBdr>
      <w:divsChild>
        <w:div w:id="30620399">
          <w:marLeft w:val="0"/>
          <w:marRight w:val="0"/>
          <w:marTop w:val="0"/>
          <w:marBottom w:val="0"/>
          <w:divBdr>
            <w:top w:val="none" w:sz="0" w:space="0" w:color="auto"/>
            <w:left w:val="none" w:sz="0" w:space="0" w:color="auto"/>
            <w:bottom w:val="none" w:sz="0" w:space="0" w:color="auto"/>
            <w:right w:val="none" w:sz="0" w:space="0" w:color="auto"/>
          </w:divBdr>
        </w:div>
        <w:div w:id="94130702">
          <w:marLeft w:val="0"/>
          <w:marRight w:val="0"/>
          <w:marTop w:val="0"/>
          <w:marBottom w:val="0"/>
          <w:divBdr>
            <w:top w:val="none" w:sz="0" w:space="0" w:color="auto"/>
            <w:left w:val="none" w:sz="0" w:space="0" w:color="auto"/>
            <w:bottom w:val="none" w:sz="0" w:space="0" w:color="auto"/>
            <w:right w:val="none" w:sz="0" w:space="0" w:color="auto"/>
          </w:divBdr>
        </w:div>
        <w:div w:id="101924754">
          <w:marLeft w:val="0"/>
          <w:marRight w:val="0"/>
          <w:marTop w:val="0"/>
          <w:marBottom w:val="0"/>
          <w:divBdr>
            <w:top w:val="none" w:sz="0" w:space="0" w:color="auto"/>
            <w:left w:val="none" w:sz="0" w:space="0" w:color="auto"/>
            <w:bottom w:val="none" w:sz="0" w:space="0" w:color="auto"/>
            <w:right w:val="none" w:sz="0" w:space="0" w:color="auto"/>
          </w:divBdr>
        </w:div>
        <w:div w:id="111021230">
          <w:marLeft w:val="0"/>
          <w:marRight w:val="0"/>
          <w:marTop w:val="0"/>
          <w:marBottom w:val="0"/>
          <w:divBdr>
            <w:top w:val="none" w:sz="0" w:space="0" w:color="auto"/>
            <w:left w:val="none" w:sz="0" w:space="0" w:color="auto"/>
            <w:bottom w:val="none" w:sz="0" w:space="0" w:color="auto"/>
            <w:right w:val="none" w:sz="0" w:space="0" w:color="auto"/>
          </w:divBdr>
        </w:div>
        <w:div w:id="136072712">
          <w:marLeft w:val="0"/>
          <w:marRight w:val="0"/>
          <w:marTop w:val="0"/>
          <w:marBottom w:val="0"/>
          <w:divBdr>
            <w:top w:val="none" w:sz="0" w:space="0" w:color="auto"/>
            <w:left w:val="none" w:sz="0" w:space="0" w:color="auto"/>
            <w:bottom w:val="none" w:sz="0" w:space="0" w:color="auto"/>
            <w:right w:val="none" w:sz="0" w:space="0" w:color="auto"/>
          </w:divBdr>
        </w:div>
        <w:div w:id="184294751">
          <w:marLeft w:val="0"/>
          <w:marRight w:val="0"/>
          <w:marTop w:val="0"/>
          <w:marBottom w:val="0"/>
          <w:divBdr>
            <w:top w:val="none" w:sz="0" w:space="0" w:color="auto"/>
            <w:left w:val="none" w:sz="0" w:space="0" w:color="auto"/>
            <w:bottom w:val="none" w:sz="0" w:space="0" w:color="auto"/>
            <w:right w:val="none" w:sz="0" w:space="0" w:color="auto"/>
          </w:divBdr>
        </w:div>
        <w:div w:id="215823008">
          <w:marLeft w:val="0"/>
          <w:marRight w:val="0"/>
          <w:marTop w:val="0"/>
          <w:marBottom w:val="0"/>
          <w:divBdr>
            <w:top w:val="none" w:sz="0" w:space="0" w:color="auto"/>
            <w:left w:val="none" w:sz="0" w:space="0" w:color="auto"/>
            <w:bottom w:val="none" w:sz="0" w:space="0" w:color="auto"/>
            <w:right w:val="none" w:sz="0" w:space="0" w:color="auto"/>
          </w:divBdr>
        </w:div>
        <w:div w:id="224606426">
          <w:marLeft w:val="0"/>
          <w:marRight w:val="0"/>
          <w:marTop w:val="0"/>
          <w:marBottom w:val="0"/>
          <w:divBdr>
            <w:top w:val="none" w:sz="0" w:space="0" w:color="auto"/>
            <w:left w:val="none" w:sz="0" w:space="0" w:color="auto"/>
            <w:bottom w:val="none" w:sz="0" w:space="0" w:color="auto"/>
            <w:right w:val="none" w:sz="0" w:space="0" w:color="auto"/>
          </w:divBdr>
        </w:div>
        <w:div w:id="247158904">
          <w:marLeft w:val="0"/>
          <w:marRight w:val="0"/>
          <w:marTop w:val="0"/>
          <w:marBottom w:val="0"/>
          <w:divBdr>
            <w:top w:val="none" w:sz="0" w:space="0" w:color="auto"/>
            <w:left w:val="none" w:sz="0" w:space="0" w:color="auto"/>
            <w:bottom w:val="none" w:sz="0" w:space="0" w:color="auto"/>
            <w:right w:val="none" w:sz="0" w:space="0" w:color="auto"/>
          </w:divBdr>
        </w:div>
        <w:div w:id="249239969">
          <w:marLeft w:val="0"/>
          <w:marRight w:val="0"/>
          <w:marTop w:val="0"/>
          <w:marBottom w:val="0"/>
          <w:divBdr>
            <w:top w:val="none" w:sz="0" w:space="0" w:color="auto"/>
            <w:left w:val="none" w:sz="0" w:space="0" w:color="auto"/>
            <w:bottom w:val="none" w:sz="0" w:space="0" w:color="auto"/>
            <w:right w:val="none" w:sz="0" w:space="0" w:color="auto"/>
          </w:divBdr>
        </w:div>
        <w:div w:id="277570217">
          <w:marLeft w:val="0"/>
          <w:marRight w:val="0"/>
          <w:marTop w:val="0"/>
          <w:marBottom w:val="0"/>
          <w:divBdr>
            <w:top w:val="none" w:sz="0" w:space="0" w:color="auto"/>
            <w:left w:val="none" w:sz="0" w:space="0" w:color="auto"/>
            <w:bottom w:val="none" w:sz="0" w:space="0" w:color="auto"/>
            <w:right w:val="none" w:sz="0" w:space="0" w:color="auto"/>
          </w:divBdr>
        </w:div>
        <w:div w:id="341904856">
          <w:marLeft w:val="0"/>
          <w:marRight w:val="0"/>
          <w:marTop w:val="0"/>
          <w:marBottom w:val="0"/>
          <w:divBdr>
            <w:top w:val="none" w:sz="0" w:space="0" w:color="auto"/>
            <w:left w:val="none" w:sz="0" w:space="0" w:color="auto"/>
            <w:bottom w:val="none" w:sz="0" w:space="0" w:color="auto"/>
            <w:right w:val="none" w:sz="0" w:space="0" w:color="auto"/>
          </w:divBdr>
        </w:div>
        <w:div w:id="423576477">
          <w:marLeft w:val="0"/>
          <w:marRight w:val="0"/>
          <w:marTop w:val="0"/>
          <w:marBottom w:val="0"/>
          <w:divBdr>
            <w:top w:val="none" w:sz="0" w:space="0" w:color="auto"/>
            <w:left w:val="none" w:sz="0" w:space="0" w:color="auto"/>
            <w:bottom w:val="none" w:sz="0" w:space="0" w:color="auto"/>
            <w:right w:val="none" w:sz="0" w:space="0" w:color="auto"/>
          </w:divBdr>
        </w:div>
        <w:div w:id="473647031">
          <w:marLeft w:val="0"/>
          <w:marRight w:val="0"/>
          <w:marTop w:val="0"/>
          <w:marBottom w:val="0"/>
          <w:divBdr>
            <w:top w:val="none" w:sz="0" w:space="0" w:color="auto"/>
            <w:left w:val="none" w:sz="0" w:space="0" w:color="auto"/>
            <w:bottom w:val="none" w:sz="0" w:space="0" w:color="auto"/>
            <w:right w:val="none" w:sz="0" w:space="0" w:color="auto"/>
          </w:divBdr>
        </w:div>
        <w:div w:id="655064181">
          <w:marLeft w:val="0"/>
          <w:marRight w:val="0"/>
          <w:marTop w:val="0"/>
          <w:marBottom w:val="0"/>
          <w:divBdr>
            <w:top w:val="none" w:sz="0" w:space="0" w:color="auto"/>
            <w:left w:val="none" w:sz="0" w:space="0" w:color="auto"/>
            <w:bottom w:val="none" w:sz="0" w:space="0" w:color="auto"/>
            <w:right w:val="none" w:sz="0" w:space="0" w:color="auto"/>
          </w:divBdr>
        </w:div>
        <w:div w:id="689374897">
          <w:marLeft w:val="0"/>
          <w:marRight w:val="0"/>
          <w:marTop w:val="0"/>
          <w:marBottom w:val="0"/>
          <w:divBdr>
            <w:top w:val="none" w:sz="0" w:space="0" w:color="auto"/>
            <w:left w:val="none" w:sz="0" w:space="0" w:color="auto"/>
            <w:bottom w:val="none" w:sz="0" w:space="0" w:color="auto"/>
            <w:right w:val="none" w:sz="0" w:space="0" w:color="auto"/>
          </w:divBdr>
        </w:div>
        <w:div w:id="730663074">
          <w:marLeft w:val="0"/>
          <w:marRight w:val="0"/>
          <w:marTop w:val="0"/>
          <w:marBottom w:val="0"/>
          <w:divBdr>
            <w:top w:val="none" w:sz="0" w:space="0" w:color="auto"/>
            <w:left w:val="none" w:sz="0" w:space="0" w:color="auto"/>
            <w:bottom w:val="none" w:sz="0" w:space="0" w:color="auto"/>
            <w:right w:val="none" w:sz="0" w:space="0" w:color="auto"/>
          </w:divBdr>
        </w:div>
        <w:div w:id="852450728">
          <w:marLeft w:val="0"/>
          <w:marRight w:val="0"/>
          <w:marTop w:val="0"/>
          <w:marBottom w:val="0"/>
          <w:divBdr>
            <w:top w:val="none" w:sz="0" w:space="0" w:color="auto"/>
            <w:left w:val="none" w:sz="0" w:space="0" w:color="auto"/>
            <w:bottom w:val="none" w:sz="0" w:space="0" w:color="auto"/>
            <w:right w:val="none" w:sz="0" w:space="0" w:color="auto"/>
          </w:divBdr>
        </w:div>
        <w:div w:id="941688768">
          <w:marLeft w:val="0"/>
          <w:marRight w:val="0"/>
          <w:marTop w:val="0"/>
          <w:marBottom w:val="0"/>
          <w:divBdr>
            <w:top w:val="none" w:sz="0" w:space="0" w:color="auto"/>
            <w:left w:val="none" w:sz="0" w:space="0" w:color="auto"/>
            <w:bottom w:val="none" w:sz="0" w:space="0" w:color="auto"/>
            <w:right w:val="none" w:sz="0" w:space="0" w:color="auto"/>
          </w:divBdr>
        </w:div>
        <w:div w:id="953749779">
          <w:marLeft w:val="0"/>
          <w:marRight w:val="0"/>
          <w:marTop w:val="0"/>
          <w:marBottom w:val="0"/>
          <w:divBdr>
            <w:top w:val="none" w:sz="0" w:space="0" w:color="auto"/>
            <w:left w:val="none" w:sz="0" w:space="0" w:color="auto"/>
            <w:bottom w:val="none" w:sz="0" w:space="0" w:color="auto"/>
            <w:right w:val="none" w:sz="0" w:space="0" w:color="auto"/>
          </w:divBdr>
        </w:div>
        <w:div w:id="994453944">
          <w:marLeft w:val="0"/>
          <w:marRight w:val="0"/>
          <w:marTop w:val="0"/>
          <w:marBottom w:val="0"/>
          <w:divBdr>
            <w:top w:val="none" w:sz="0" w:space="0" w:color="auto"/>
            <w:left w:val="none" w:sz="0" w:space="0" w:color="auto"/>
            <w:bottom w:val="none" w:sz="0" w:space="0" w:color="auto"/>
            <w:right w:val="none" w:sz="0" w:space="0" w:color="auto"/>
          </w:divBdr>
        </w:div>
        <w:div w:id="1033072230">
          <w:marLeft w:val="0"/>
          <w:marRight w:val="0"/>
          <w:marTop w:val="0"/>
          <w:marBottom w:val="0"/>
          <w:divBdr>
            <w:top w:val="none" w:sz="0" w:space="0" w:color="auto"/>
            <w:left w:val="none" w:sz="0" w:space="0" w:color="auto"/>
            <w:bottom w:val="none" w:sz="0" w:space="0" w:color="auto"/>
            <w:right w:val="none" w:sz="0" w:space="0" w:color="auto"/>
          </w:divBdr>
        </w:div>
        <w:div w:id="1103264500">
          <w:marLeft w:val="0"/>
          <w:marRight w:val="0"/>
          <w:marTop w:val="0"/>
          <w:marBottom w:val="0"/>
          <w:divBdr>
            <w:top w:val="none" w:sz="0" w:space="0" w:color="auto"/>
            <w:left w:val="none" w:sz="0" w:space="0" w:color="auto"/>
            <w:bottom w:val="none" w:sz="0" w:space="0" w:color="auto"/>
            <w:right w:val="none" w:sz="0" w:space="0" w:color="auto"/>
          </w:divBdr>
        </w:div>
        <w:div w:id="1130175068">
          <w:marLeft w:val="0"/>
          <w:marRight w:val="0"/>
          <w:marTop w:val="0"/>
          <w:marBottom w:val="0"/>
          <w:divBdr>
            <w:top w:val="none" w:sz="0" w:space="0" w:color="auto"/>
            <w:left w:val="none" w:sz="0" w:space="0" w:color="auto"/>
            <w:bottom w:val="none" w:sz="0" w:space="0" w:color="auto"/>
            <w:right w:val="none" w:sz="0" w:space="0" w:color="auto"/>
          </w:divBdr>
        </w:div>
        <w:div w:id="1159148342">
          <w:marLeft w:val="0"/>
          <w:marRight w:val="0"/>
          <w:marTop w:val="0"/>
          <w:marBottom w:val="0"/>
          <w:divBdr>
            <w:top w:val="none" w:sz="0" w:space="0" w:color="auto"/>
            <w:left w:val="none" w:sz="0" w:space="0" w:color="auto"/>
            <w:bottom w:val="none" w:sz="0" w:space="0" w:color="auto"/>
            <w:right w:val="none" w:sz="0" w:space="0" w:color="auto"/>
          </w:divBdr>
        </w:div>
        <w:div w:id="1189489663">
          <w:marLeft w:val="0"/>
          <w:marRight w:val="0"/>
          <w:marTop w:val="0"/>
          <w:marBottom w:val="0"/>
          <w:divBdr>
            <w:top w:val="none" w:sz="0" w:space="0" w:color="auto"/>
            <w:left w:val="none" w:sz="0" w:space="0" w:color="auto"/>
            <w:bottom w:val="none" w:sz="0" w:space="0" w:color="auto"/>
            <w:right w:val="none" w:sz="0" w:space="0" w:color="auto"/>
          </w:divBdr>
        </w:div>
        <w:div w:id="1215435561">
          <w:marLeft w:val="0"/>
          <w:marRight w:val="0"/>
          <w:marTop w:val="0"/>
          <w:marBottom w:val="0"/>
          <w:divBdr>
            <w:top w:val="none" w:sz="0" w:space="0" w:color="auto"/>
            <w:left w:val="none" w:sz="0" w:space="0" w:color="auto"/>
            <w:bottom w:val="none" w:sz="0" w:space="0" w:color="auto"/>
            <w:right w:val="none" w:sz="0" w:space="0" w:color="auto"/>
          </w:divBdr>
        </w:div>
        <w:div w:id="1248463242">
          <w:marLeft w:val="0"/>
          <w:marRight w:val="0"/>
          <w:marTop w:val="0"/>
          <w:marBottom w:val="0"/>
          <w:divBdr>
            <w:top w:val="none" w:sz="0" w:space="0" w:color="auto"/>
            <w:left w:val="none" w:sz="0" w:space="0" w:color="auto"/>
            <w:bottom w:val="none" w:sz="0" w:space="0" w:color="auto"/>
            <w:right w:val="none" w:sz="0" w:space="0" w:color="auto"/>
          </w:divBdr>
        </w:div>
        <w:div w:id="1365251607">
          <w:marLeft w:val="0"/>
          <w:marRight w:val="0"/>
          <w:marTop w:val="0"/>
          <w:marBottom w:val="0"/>
          <w:divBdr>
            <w:top w:val="none" w:sz="0" w:space="0" w:color="auto"/>
            <w:left w:val="none" w:sz="0" w:space="0" w:color="auto"/>
            <w:bottom w:val="none" w:sz="0" w:space="0" w:color="auto"/>
            <w:right w:val="none" w:sz="0" w:space="0" w:color="auto"/>
          </w:divBdr>
        </w:div>
        <w:div w:id="1452281864">
          <w:marLeft w:val="0"/>
          <w:marRight w:val="0"/>
          <w:marTop w:val="0"/>
          <w:marBottom w:val="0"/>
          <w:divBdr>
            <w:top w:val="none" w:sz="0" w:space="0" w:color="auto"/>
            <w:left w:val="none" w:sz="0" w:space="0" w:color="auto"/>
            <w:bottom w:val="none" w:sz="0" w:space="0" w:color="auto"/>
            <w:right w:val="none" w:sz="0" w:space="0" w:color="auto"/>
          </w:divBdr>
        </w:div>
        <w:div w:id="1468007871">
          <w:marLeft w:val="0"/>
          <w:marRight w:val="0"/>
          <w:marTop w:val="0"/>
          <w:marBottom w:val="0"/>
          <w:divBdr>
            <w:top w:val="none" w:sz="0" w:space="0" w:color="auto"/>
            <w:left w:val="none" w:sz="0" w:space="0" w:color="auto"/>
            <w:bottom w:val="none" w:sz="0" w:space="0" w:color="auto"/>
            <w:right w:val="none" w:sz="0" w:space="0" w:color="auto"/>
          </w:divBdr>
        </w:div>
        <w:div w:id="1570458132">
          <w:marLeft w:val="0"/>
          <w:marRight w:val="0"/>
          <w:marTop w:val="0"/>
          <w:marBottom w:val="0"/>
          <w:divBdr>
            <w:top w:val="none" w:sz="0" w:space="0" w:color="auto"/>
            <w:left w:val="none" w:sz="0" w:space="0" w:color="auto"/>
            <w:bottom w:val="none" w:sz="0" w:space="0" w:color="auto"/>
            <w:right w:val="none" w:sz="0" w:space="0" w:color="auto"/>
          </w:divBdr>
        </w:div>
        <w:div w:id="1584485125">
          <w:marLeft w:val="0"/>
          <w:marRight w:val="0"/>
          <w:marTop w:val="0"/>
          <w:marBottom w:val="0"/>
          <w:divBdr>
            <w:top w:val="none" w:sz="0" w:space="0" w:color="auto"/>
            <w:left w:val="none" w:sz="0" w:space="0" w:color="auto"/>
            <w:bottom w:val="none" w:sz="0" w:space="0" w:color="auto"/>
            <w:right w:val="none" w:sz="0" w:space="0" w:color="auto"/>
          </w:divBdr>
        </w:div>
        <w:div w:id="1618639396">
          <w:marLeft w:val="0"/>
          <w:marRight w:val="0"/>
          <w:marTop w:val="0"/>
          <w:marBottom w:val="0"/>
          <w:divBdr>
            <w:top w:val="none" w:sz="0" w:space="0" w:color="auto"/>
            <w:left w:val="none" w:sz="0" w:space="0" w:color="auto"/>
            <w:bottom w:val="none" w:sz="0" w:space="0" w:color="auto"/>
            <w:right w:val="none" w:sz="0" w:space="0" w:color="auto"/>
          </w:divBdr>
        </w:div>
        <w:div w:id="1701738232">
          <w:marLeft w:val="0"/>
          <w:marRight w:val="0"/>
          <w:marTop w:val="0"/>
          <w:marBottom w:val="0"/>
          <w:divBdr>
            <w:top w:val="none" w:sz="0" w:space="0" w:color="auto"/>
            <w:left w:val="none" w:sz="0" w:space="0" w:color="auto"/>
            <w:bottom w:val="none" w:sz="0" w:space="0" w:color="auto"/>
            <w:right w:val="none" w:sz="0" w:space="0" w:color="auto"/>
          </w:divBdr>
        </w:div>
        <w:div w:id="1712993999">
          <w:marLeft w:val="0"/>
          <w:marRight w:val="0"/>
          <w:marTop w:val="0"/>
          <w:marBottom w:val="0"/>
          <w:divBdr>
            <w:top w:val="none" w:sz="0" w:space="0" w:color="auto"/>
            <w:left w:val="none" w:sz="0" w:space="0" w:color="auto"/>
            <w:bottom w:val="none" w:sz="0" w:space="0" w:color="auto"/>
            <w:right w:val="none" w:sz="0" w:space="0" w:color="auto"/>
          </w:divBdr>
        </w:div>
        <w:div w:id="1739862152">
          <w:marLeft w:val="0"/>
          <w:marRight w:val="0"/>
          <w:marTop w:val="0"/>
          <w:marBottom w:val="0"/>
          <w:divBdr>
            <w:top w:val="none" w:sz="0" w:space="0" w:color="auto"/>
            <w:left w:val="none" w:sz="0" w:space="0" w:color="auto"/>
            <w:bottom w:val="none" w:sz="0" w:space="0" w:color="auto"/>
            <w:right w:val="none" w:sz="0" w:space="0" w:color="auto"/>
          </w:divBdr>
        </w:div>
        <w:div w:id="1830443777">
          <w:marLeft w:val="0"/>
          <w:marRight w:val="0"/>
          <w:marTop w:val="0"/>
          <w:marBottom w:val="0"/>
          <w:divBdr>
            <w:top w:val="none" w:sz="0" w:space="0" w:color="auto"/>
            <w:left w:val="none" w:sz="0" w:space="0" w:color="auto"/>
            <w:bottom w:val="none" w:sz="0" w:space="0" w:color="auto"/>
            <w:right w:val="none" w:sz="0" w:space="0" w:color="auto"/>
          </w:divBdr>
        </w:div>
        <w:div w:id="1837187946">
          <w:marLeft w:val="0"/>
          <w:marRight w:val="0"/>
          <w:marTop w:val="0"/>
          <w:marBottom w:val="0"/>
          <w:divBdr>
            <w:top w:val="none" w:sz="0" w:space="0" w:color="auto"/>
            <w:left w:val="none" w:sz="0" w:space="0" w:color="auto"/>
            <w:bottom w:val="none" w:sz="0" w:space="0" w:color="auto"/>
            <w:right w:val="none" w:sz="0" w:space="0" w:color="auto"/>
          </w:divBdr>
        </w:div>
        <w:div w:id="1845239676">
          <w:marLeft w:val="0"/>
          <w:marRight w:val="0"/>
          <w:marTop w:val="0"/>
          <w:marBottom w:val="0"/>
          <w:divBdr>
            <w:top w:val="none" w:sz="0" w:space="0" w:color="auto"/>
            <w:left w:val="none" w:sz="0" w:space="0" w:color="auto"/>
            <w:bottom w:val="none" w:sz="0" w:space="0" w:color="auto"/>
            <w:right w:val="none" w:sz="0" w:space="0" w:color="auto"/>
          </w:divBdr>
        </w:div>
        <w:div w:id="1896962352">
          <w:marLeft w:val="0"/>
          <w:marRight w:val="0"/>
          <w:marTop w:val="0"/>
          <w:marBottom w:val="0"/>
          <w:divBdr>
            <w:top w:val="none" w:sz="0" w:space="0" w:color="auto"/>
            <w:left w:val="none" w:sz="0" w:space="0" w:color="auto"/>
            <w:bottom w:val="none" w:sz="0" w:space="0" w:color="auto"/>
            <w:right w:val="none" w:sz="0" w:space="0" w:color="auto"/>
          </w:divBdr>
        </w:div>
        <w:div w:id="1925064766">
          <w:marLeft w:val="0"/>
          <w:marRight w:val="0"/>
          <w:marTop w:val="0"/>
          <w:marBottom w:val="0"/>
          <w:divBdr>
            <w:top w:val="none" w:sz="0" w:space="0" w:color="auto"/>
            <w:left w:val="none" w:sz="0" w:space="0" w:color="auto"/>
            <w:bottom w:val="none" w:sz="0" w:space="0" w:color="auto"/>
            <w:right w:val="none" w:sz="0" w:space="0" w:color="auto"/>
          </w:divBdr>
        </w:div>
        <w:div w:id="1973708727">
          <w:marLeft w:val="0"/>
          <w:marRight w:val="0"/>
          <w:marTop w:val="0"/>
          <w:marBottom w:val="0"/>
          <w:divBdr>
            <w:top w:val="none" w:sz="0" w:space="0" w:color="auto"/>
            <w:left w:val="none" w:sz="0" w:space="0" w:color="auto"/>
            <w:bottom w:val="none" w:sz="0" w:space="0" w:color="auto"/>
            <w:right w:val="none" w:sz="0" w:space="0" w:color="auto"/>
          </w:divBdr>
        </w:div>
        <w:div w:id="1977757164">
          <w:marLeft w:val="0"/>
          <w:marRight w:val="0"/>
          <w:marTop w:val="0"/>
          <w:marBottom w:val="0"/>
          <w:divBdr>
            <w:top w:val="none" w:sz="0" w:space="0" w:color="auto"/>
            <w:left w:val="none" w:sz="0" w:space="0" w:color="auto"/>
            <w:bottom w:val="none" w:sz="0" w:space="0" w:color="auto"/>
            <w:right w:val="none" w:sz="0" w:space="0" w:color="auto"/>
          </w:divBdr>
        </w:div>
        <w:div w:id="1979022366">
          <w:marLeft w:val="0"/>
          <w:marRight w:val="0"/>
          <w:marTop w:val="0"/>
          <w:marBottom w:val="0"/>
          <w:divBdr>
            <w:top w:val="none" w:sz="0" w:space="0" w:color="auto"/>
            <w:left w:val="none" w:sz="0" w:space="0" w:color="auto"/>
            <w:bottom w:val="none" w:sz="0" w:space="0" w:color="auto"/>
            <w:right w:val="none" w:sz="0" w:space="0" w:color="auto"/>
          </w:divBdr>
        </w:div>
        <w:div w:id="2041120949">
          <w:marLeft w:val="0"/>
          <w:marRight w:val="0"/>
          <w:marTop w:val="0"/>
          <w:marBottom w:val="0"/>
          <w:divBdr>
            <w:top w:val="none" w:sz="0" w:space="0" w:color="auto"/>
            <w:left w:val="none" w:sz="0" w:space="0" w:color="auto"/>
            <w:bottom w:val="none" w:sz="0" w:space="0" w:color="auto"/>
            <w:right w:val="none" w:sz="0" w:space="0" w:color="auto"/>
          </w:divBdr>
        </w:div>
        <w:div w:id="2042392183">
          <w:marLeft w:val="0"/>
          <w:marRight w:val="0"/>
          <w:marTop w:val="0"/>
          <w:marBottom w:val="0"/>
          <w:divBdr>
            <w:top w:val="none" w:sz="0" w:space="0" w:color="auto"/>
            <w:left w:val="none" w:sz="0" w:space="0" w:color="auto"/>
            <w:bottom w:val="none" w:sz="0" w:space="0" w:color="auto"/>
            <w:right w:val="none" w:sz="0" w:space="0" w:color="auto"/>
          </w:divBdr>
        </w:div>
        <w:div w:id="2116706747">
          <w:marLeft w:val="0"/>
          <w:marRight w:val="0"/>
          <w:marTop w:val="0"/>
          <w:marBottom w:val="0"/>
          <w:divBdr>
            <w:top w:val="none" w:sz="0" w:space="0" w:color="auto"/>
            <w:left w:val="none" w:sz="0" w:space="0" w:color="auto"/>
            <w:bottom w:val="none" w:sz="0" w:space="0" w:color="auto"/>
            <w:right w:val="none" w:sz="0" w:space="0" w:color="auto"/>
          </w:divBdr>
        </w:div>
      </w:divsChild>
    </w:div>
    <w:div w:id="1366637883">
      <w:bodyDiv w:val="1"/>
      <w:marLeft w:val="0"/>
      <w:marRight w:val="0"/>
      <w:marTop w:val="0"/>
      <w:marBottom w:val="0"/>
      <w:divBdr>
        <w:top w:val="none" w:sz="0" w:space="0" w:color="auto"/>
        <w:left w:val="none" w:sz="0" w:space="0" w:color="auto"/>
        <w:bottom w:val="none" w:sz="0" w:space="0" w:color="auto"/>
        <w:right w:val="none" w:sz="0" w:space="0" w:color="auto"/>
      </w:divBdr>
    </w:div>
    <w:div w:id="1968196369">
      <w:bodyDiv w:val="1"/>
      <w:marLeft w:val="0"/>
      <w:marRight w:val="0"/>
      <w:marTop w:val="0"/>
      <w:marBottom w:val="0"/>
      <w:divBdr>
        <w:top w:val="none" w:sz="0" w:space="0" w:color="auto"/>
        <w:left w:val="none" w:sz="0" w:space="0" w:color="auto"/>
        <w:bottom w:val="none" w:sz="0" w:space="0" w:color="auto"/>
        <w:right w:val="none" w:sz="0" w:space="0" w:color="auto"/>
      </w:divBdr>
    </w:div>
    <w:div w:id="2008248240">
      <w:bodyDiv w:val="1"/>
      <w:marLeft w:val="0"/>
      <w:marRight w:val="0"/>
      <w:marTop w:val="0"/>
      <w:marBottom w:val="0"/>
      <w:divBdr>
        <w:top w:val="none" w:sz="0" w:space="0" w:color="auto"/>
        <w:left w:val="none" w:sz="0" w:space="0" w:color="auto"/>
        <w:bottom w:val="none" w:sz="0" w:space="0" w:color="auto"/>
        <w:right w:val="none" w:sz="0" w:space="0" w:color="auto"/>
      </w:divBdr>
      <w:divsChild>
        <w:div w:id="482084324">
          <w:marLeft w:val="0"/>
          <w:marRight w:val="0"/>
          <w:marTop w:val="0"/>
          <w:marBottom w:val="0"/>
          <w:divBdr>
            <w:top w:val="none" w:sz="0" w:space="0" w:color="auto"/>
            <w:left w:val="none" w:sz="0" w:space="0" w:color="auto"/>
            <w:bottom w:val="none" w:sz="0" w:space="0" w:color="auto"/>
            <w:right w:val="none" w:sz="0" w:space="0" w:color="auto"/>
          </w:divBdr>
        </w:div>
      </w:divsChild>
    </w:div>
    <w:div w:id="2052267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javiergarzas.com/2012/03/herramientas-de-calidad-software.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microsoft.com/office/2007/relationships/diagramDrawing" Target="diagrams/drawing1.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2E0C69-D6D8-4BEA-BC02-98F3ADB41F55}" type="doc">
      <dgm:prSet loTypeId="urn:microsoft.com/office/officeart/2005/8/layout/process4" loCatId="list" qsTypeId="urn:microsoft.com/office/officeart/2005/8/quickstyle/simple4" qsCatId="simple" csTypeId="urn:microsoft.com/office/officeart/2005/8/colors/accent2_4" csCatId="accent2" phldr="1"/>
      <dgm:spPr/>
      <dgm:t>
        <a:bodyPr/>
        <a:lstStyle/>
        <a:p>
          <a:endParaRPr lang="es-CO"/>
        </a:p>
      </dgm:t>
    </dgm:pt>
    <dgm:pt modelId="{9706403B-7F1C-4E61-9F67-85EAEDDB4FE8}">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CO" b="1"/>
            <a:t>Entrega 1 - Marzo 13 de 2014</a:t>
          </a:r>
        </a:p>
      </dgm:t>
    </dgm:pt>
    <dgm:pt modelId="{D200EE96-F6C0-4EC0-AB17-AF51422F45E8}" type="parTrans" cxnId="{66815304-333F-4E58-9BB1-8750EE030975}">
      <dgm:prSet/>
      <dgm:spPr/>
      <dgm:t>
        <a:bodyPr/>
        <a:lstStyle/>
        <a:p>
          <a:endParaRPr lang="es-CO"/>
        </a:p>
      </dgm:t>
    </dgm:pt>
    <dgm:pt modelId="{742D5C54-187E-4A1B-8047-57FD2C4B0DCA}" type="sibTrans" cxnId="{66815304-333F-4E58-9BB1-8750EE030975}">
      <dgm:prSet/>
      <dgm:spPr/>
      <dgm:t>
        <a:bodyPr/>
        <a:lstStyle/>
        <a:p>
          <a:endParaRPr lang="es-CO"/>
        </a:p>
      </dgm:t>
    </dgm:pt>
    <dgm:pt modelId="{3CF2D84D-A604-4307-ABE0-8010D65B9ED6}">
      <dgm:prSet phldrT="[Texto]"/>
      <dgm:spPr>
        <a:solidFill>
          <a:schemeClr val="accent3">
            <a:lumMod val="60000"/>
            <a:lumOff val="40000"/>
            <a:alpha val="90000"/>
          </a:schemeClr>
        </a:solidFill>
        <a:ln>
          <a:solidFill>
            <a:schemeClr val="accent3">
              <a:lumMod val="60000"/>
              <a:lumOff val="40000"/>
              <a:alpha val="90000"/>
            </a:schemeClr>
          </a:solidFill>
        </a:ln>
      </dgm:spPr>
      <dgm:t>
        <a:bodyPr/>
        <a:lstStyle/>
        <a:p>
          <a:r>
            <a:rPr lang="es-CO"/>
            <a:t>Iteración 1: Febrero 15 a Febrero 28</a:t>
          </a:r>
        </a:p>
      </dgm:t>
    </dgm:pt>
    <dgm:pt modelId="{8B2AAD4D-BA27-4FC2-88A8-283119E0BC58}" type="parTrans" cxnId="{3E792C14-C595-496C-A2EE-2513D5E8A915}">
      <dgm:prSet/>
      <dgm:spPr/>
      <dgm:t>
        <a:bodyPr/>
        <a:lstStyle/>
        <a:p>
          <a:endParaRPr lang="es-CO"/>
        </a:p>
      </dgm:t>
    </dgm:pt>
    <dgm:pt modelId="{D0021A60-BF3D-41F1-98BA-AE0113C86941}" type="sibTrans" cxnId="{3E792C14-C595-496C-A2EE-2513D5E8A915}">
      <dgm:prSet/>
      <dgm:spPr/>
      <dgm:t>
        <a:bodyPr/>
        <a:lstStyle/>
        <a:p>
          <a:endParaRPr lang="es-CO"/>
        </a:p>
      </dgm:t>
    </dgm:pt>
    <dgm:pt modelId="{E995DA2A-F447-4067-89DF-486EF1D16463}">
      <dgm:prSet phldrT="[Texto]"/>
      <dgm:spPr>
        <a:solidFill>
          <a:schemeClr val="accent3">
            <a:lumMod val="60000"/>
            <a:lumOff val="40000"/>
            <a:alpha val="90000"/>
          </a:schemeClr>
        </a:solidFill>
        <a:ln>
          <a:solidFill>
            <a:schemeClr val="accent3">
              <a:lumMod val="60000"/>
              <a:lumOff val="40000"/>
              <a:alpha val="90000"/>
            </a:schemeClr>
          </a:solidFill>
        </a:ln>
      </dgm:spPr>
      <dgm:t>
        <a:bodyPr/>
        <a:lstStyle/>
        <a:p>
          <a:r>
            <a:rPr lang="es-CO"/>
            <a:t>Iteración 2: Marzo 1 a Marzo 11</a:t>
          </a:r>
        </a:p>
      </dgm:t>
    </dgm:pt>
    <dgm:pt modelId="{9F454761-C725-47E9-AA1E-8B5C6BB166C7}" type="parTrans" cxnId="{E1BD2CE6-9AD6-4A85-A564-86019F718A67}">
      <dgm:prSet/>
      <dgm:spPr/>
      <dgm:t>
        <a:bodyPr/>
        <a:lstStyle/>
        <a:p>
          <a:endParaRPr lang="es-CO"/>
        </a:p>
      </dgm:t>
    </dgm:pt>
    <dgm:pt modelId="{1DD6B375-0D22-4FDC-8436-6C454753408B}" type="sibTrans" cxnId="{E1BD2CE6-9AD6-4A85-A564-86019F718A67}">
      <dgm:prSet/>
      <dgm:spPr/>
      <dgm:t>
        <a:bodyPr/>
        <a:lstStyle/>
        <a:p>
          <a:endParaRPr lang="es-CO"/>
        </a:p>
      </dgm:t>
    </dgm:pt>
    <dgm:pt modelId="{0CFBFC93-DC14-43D8-90B8-631AAA8423C7}">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CO" b="1"/>
            <a:t>Entrega 2 - Abril 24 de 2014</a:t>
          </a:r>
        </a:p>
      </dgm:t>
    </dgm:pt>
    <dgm:pt modelId="{167417C4-7DA0-4E5F-877E-B68497FE626F}" type="parTrans" cxnId="{9C84139E-3126-4177-91FF-A8EF2C88083D}">
      <dgm:prSet/>
      <dgm:spPr/>
      <dgm:t>
        <a:bodyPr/>
        <a:lstStyle/>
        <a:p>
          <a:endParaRPr lang="es-CO"/>
        </a:p>
      </dgm:t>
    </dgm:pt>
    <dgm:pt modelId="{DF62578A-372E-4488-9CF5-A5F21DE3A662}" type="sibTrans" cxnId="{9C84139E-3126-4177-91FF-A8EF2C88083D}">
      <dgm:prSet/>
      <dgm:spPr/>
      <dgm:t>
        <a:bodyPr/>
        <a:lstStyle/>
        <a:p>
          <a:endParaRPr lang="es-CO"/>
        </a:p>
      </dgm:t>
    </dgm:pt>
    <dgm:pt modelId="{E994D545-AB3D-4724-A2AB-5740F2C9CBDB}">
      <dgm:prSet phldrT="[Texto]"/>
      <dgm:spPr/>
      <dgm:t>
        <a:bodyPr/>
        <a:lstStyle/>
        <a:p>
          <a:r>
            <a:rPr lang="es-CO"/>
            <a:t>Iteración 3: Marzo 14 a Abril 4</a:t>
          </a:r>
        </a:p>
      </dgm:t>
    </dgm:pt>
    <dgm:pt modelId="{189A66CE-81EB-4BD8-BAD1-455DCC41A28A}" type="parTrans" cxnId="{61D6BDE2-8A7F-4BD8-BD62-F1E7FC80CF19}">
      <dgm:prSet/>
      <dgm:spPr/>
      <dgm:t>
        <a:bodyPr/>
        <a:lstStyle/>
        <a:p>
          <a:endParaRPr lang="es-CO"/>
        </a:p>
      </dgm:t>
    </dgm:pt>
    <dgm:pt modelId="{9B949186-CF5F-4E05-AB73-6FBC97E09758}" type="sibTrans" cxnId="{61D6BDE2-8A7F-4BD8-BD62-F1E7FC80CF19}">
      <dgm:prSet/>
      <dgm:spPr/>
      <dgm:t>
        <a:bodyPr/>
        <a:lstStyle/>
        <a:p>
          <a:endParaRPr lang="es-CO"/>
        </a:p>
      </dgm:t>
    </dgm:pt>
    <dgm:pt modelId="{97F8D665-FC6B-4006-8C94-34EB471A6E32}">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CO" b="1"/>
            <a:t>Entrega 3 - Mayo 29 de 2014</a:t>
          </a:r>
        </a:p>
      </dgm:t>
    </dgm:pt>
    <dgm:pt modelId="{5DFB6F76-777C-41FB-AA5B-62CB30308657}" type="parTrans" cxnId="{623A10EC-AA02-4810-B6ED-4BB8BABDE5A0}">
      <dgm:prSet/>
      <dgm:spPr/>
      <dgm:t>
        <a:bodyPr/>
        <a:lstStyle/>
        <a:p>
          <a:endParaRPr lang="es-CO"/>
        </a:p>
      </dgm:t>
    </dgm:pt>
    <dgm:pt modelId="{F9875318-2C93-4AB5-80E5-DBF671FEDBEB}" type="sibTrans" cxnId="{623A10EC-AA02-4810-B6ED-4BB8BABDE5A0}">
      <dgm:prSet/>
      <dgm:spPr/>
      <dgm:t>
        <a:bodyPr/>
        <a:lstStyle/>
        <a:p>
          <a:endParaRPr lang="es-CO"/>
        </a:p>
      </dgm:t>
    </dgm:pt>
    <dgm:pt modelId="{CD8CB589-0C4D-4272-A979-3A4ABEC6A260}">
      <dgm:prSet phldrT="[Texto]"/>
      <dgm:spPr/>
      <dgm:t>
        <a:bodyPr/>
        <a:lstStyle/>
        <a:p>
          <a:r>
            <a:rPr lang="es-CO"/>
            <a:t>Iteración 5: Abril 25 a Mayo 17</a:t>
          </a:r>
        </a:p>
      </dgm:t>
    </dgm:pt>
    <dgm:pt modelId="{2FE79F4E-7DEF-4801-A9C8-BB76141E8120}" type="parTrans" cxnId="{FA6BD9A0-1284-4D29-9C9F-1549BE69E5C3}">
      <dgm:prSet/>
      <dgm:spPr/>
      <dgm:t>
        <a:bodyPr/>
        <a:lstStyle/>
        <a:p>
          <a:endParaRPr lang="es-CO"/>
        </a:p>
      </dgm:t>
    </dgm:pt>
    <dgm:pt modelId="{0AF212AF-5D1C-4A8C-9A11-23F0008FAC6B}" type="sibTrans" cxnId="{FA6BD9A0-1284-4D29-9C9F-1549BE69E5C3}">
      <dgm:prSet/>
      <dgm:spPr/>
      <dgm:t>
        <a:bodyPr/>
        <a:lstStyle/>
        <a:p>
          <a:endParaRPr lang="es-CO"/>
        </a:p>
      </dgm:t>
    </dgm:pt>
    <dgm:pt modelId="{8CAC833F-642F-49E6-ABA6-8F12720D90A3}">
      <dgm:prSet phldrT="[Texto]"/>
      <dgm:spPr/>
      <dgm:t>
        <a:bodyPr/>
        <a:lstStyle/>
        <a:p>
          <a:r>
            <a:rPr lang="es-CO"/>
            <a:t>Iteración 4: Abril 5 a Abril 22</a:t>
          </a:r>
        </a:p>
      </dgm:t>
    </dgm:pt>
    <dgm:pt modelId="{203467E1-5854-4E30-B951-F14696A0F920}" type="parTrans" cxnId="{231508DE-9CE1-4E2D-851C-C23512589679}">
      <dgm:prSet/>
      <dgm:spPr/>
      <dgm:t>
        <a:bodyPr/>
        <a:lstStyle/>
        <a:p>
          <a:endParaRPr lang="es-CO"/>
        </a:p>
      </dgm:t>
    </dgm:pt>
    <dgm:pt modelId="{F92DE61E-84D8-494F-985A-D1E3D101BEC9}" type="sibTrans" cxnId="{231508DE-9CE1-4E2D-851C-C23512589679}">
      <dgm:prSet/>
      <dgm:spPr/>
      <dgm:t>
        <a:bodyPr/>
        <a:lstStyle/>
        <a:p>
          <a:endParaRPr lang="es-CO"/>
        </a:p>
      </dgm:t>
    </dgm:pt>
    <dgm:pt modelId="{A088A6D8-A72B-4B36-B7DF-0C27E2EC12FD}">
      <dgm:prSet phldrT="[Texto]"/>
      <dgm:spPr/>
      <dgm:t>
        <a:bodyPr/>
        <a:lstStyle/>
        <a:p>
          <a:r>
            <a:rPr lang="es-CO"/>
            <a:t>Iteración 6: Mayo 18 a Mayo 25</a:t>
          </a:r>
        </a:p>
      </dgm:t>
    </dgm:pt>
    <dgm:pt modelId="{5D500F42-E309-4A3D-A88E-0E9ECB18B632}" type="parTrans" cxnId="{4D137816-F3CB-4E40-B026-584F332BAE85}">
      <dgm:prSet/>
      <dgm:spPr/>
      <dgm:t>
        <a:bodyPr/>
        <a:lstStyle/>
        <a:p>
          <a:endParaRPr lang="es-CO"/>
        </a:p>
      </dgm:t>
    </dgm:pt>
    <dgm:pt modelId="{39B4E749-7F4B-4522-A705-53A99BF61330}" type="sibTrans" cxnId="{4D137816-F3CB-4E40-B026-584F332BAE85}">
      <dgm:prSet/>
      <dgm:spPr/>
      <dgm:t>
        <a:bodyPr/>
        <a:lstStyle/>
        <a:p>
          <a:endParaRPr lang="es-CO"/>
        </a:p>
      </dgm:t>
    </dgm:pt>
    <dgm:pt modelId="{9C64C345-2617-4EA4-A0C2-701263AEEA77}">
      <dgm:prSet phldrT="[Texto]"/>
      <dgm:spPr>
        <a:solidFill>
          <a:schemeClr val="accent3">
            <a:lumMod val="60000"/>
            <a:lumOff val="40000"/>
            <a:alpha val="90000"/>
          </a:schemeClr>
        </a:solidFill>
        <a:ln>
          <a:solidFill>
            <a:schemeClr val="accent3">
              <a:lumMod val="60000"/>
              <a:lumOff val="40000"/>
              <a:alpha val="90000"/>
            </a:schemeClr>
          </a:solidFill>
        </a:ln>
      </dgm:spPr>
      <dgm:t>
        <a:bodyPr/>
        <a:lstStyle/>
        <a:p>
          <a:r>
            <a:rPr lang="es-CO"/>
            <a:t>Inicio del proyecto: Febrero 8 a Febrero 15</a:t>
          </a:r>
        </a:p>
      </dgm:t>
    </dgm:pt>
    <dgm:pt modelId="{8D915536-83C5-49F0-B7E8-EA32AD86D152}" type="parTrans" cxnId="{B8311CCA-1B4B-4CA5-B409-22C133EA6666}">
      <dgm:prSet/>
      <dgm:spPr/>
      <dgm:t>
        <a:bodyPr/>
        <a:lstStyle/>
        <a:p>
          <a:endParaRPr lang="es-CO"/>
        </a:p>
      </dgm:t>
    </dgm:pt>
    <dgm:pt modelId="{343A3888-444B-40F0-9AA8-B29B403DBF13}" type="sibTrans" cxnId="{B8311CCA-1B4B-4CA5-B409-22C133EA6666}">
      <dgm:prSet/>
      <dgm:spPr/>
      <dgm:t>
        <a:bodyPr/>
        <a:lstStyle/>
        <a:p>
          <a:endParaRPr lang="es-CO"/>
        </a:p>
      </dgm:t>
    </dgm:pt>
    <dgm:pt modelId="{290D708B-E154-4164-9463-AFC28EC05D6F}">
      <dgm:prSet phldrT="[Texto]"/>
      <dgm:spPr/>
      <dgm:t>
        <a:bodyPr/>
        <a:lstStyle/>
        <a:p>
          <a:r>
            <a:rPr lang="es-CO"/>
            <a:t>Fin del proyecto: Mayo 25 a Mayo 27</a:t>
          </a:r>
        </a:p>
      </dgm:t>
    </dgm:pt>
    <dgm:pt modelId="{FAB68A7A-9B2F-407B-B999-825489451B9E}" type="parTrans" cxnId="{D3D68A1C-B739-4C9A-86B5-8143420E4969}">
      <dgm:prSet/>
      <dgm:spPr/>
      <dgm:t>
        <a:bodyPr/>
        <a:lstStyle/>
        <a:p>
          <a:endParaRPr lang="es-CO"/>
        </a:p>
      </dgm:t>
    </dgm:pt>
    <dgm:pt modelId="{1DF9D92C-0326-4F45-B730-333C70457050}" type="sibTrans" cxnId="{D3D68A1C-B739-4C9A-86B5-8143420E4969}">
      <dgm:prSet/>
      <dgm:spPr/>
      <dgm:t>
        <a:bodyPr/>
        <a:lstStyle/>
        <a:p>
          <a:endParaRPr lang="es-CO"/>
        </a:p>
      </dgm:t>
    </dgm:pt>
    <dgm:pt modelId="{915B17E6-D3E2-4492-88B1-31B1BBCF41E8}" type="pres">
      <dgm:prSet presAssocID="{A52E0C69-D6D8-4BEA-BC02-98F3ADB41F55}" presName="Name0" presStyleCnt="0">
        <dgm:presLayoutVars>
          <dgm:dir/>
          <dgm:animLvl val="lvl"/>
          <dgm:resizeHandles val="exact"/>
        </dgm:presLayoutVars>
      </dgm:prSet>
      <dgm:spPr/>
      <dgm:t>
        <a:bodyPr/>
        <a:lstStyle/>
        <a:p>
          <a:endParaRPr lang="es-CO"/>
        </a:p>
      </dgm:t>
    </dgm:pt>
    <dgm:pt modelId="{EFE41469-1B82-4159-ACBD-DD7D1F090FFC}" type="pres">
      <dgm:prSet presAssocID="{97F8D665-FC6B-4006-8C94-34EB471A6E32}" presName="boxAndChildren" presStyleCnt="0"/>
      <dgm:spPr/>
    </dgm:pt>
    <dgm:pt modelId="{202E1411-2612-46FC-8635-5DA6D89827FC}" type="pres">
      <dgm:prSet presAssocID="{97F8D665-FC6B-4006-8C94-34EB471A6E32}" presName="parentTextBox" presStyleLbl="node1" presStyleIdx="0" presStyleCnt="3"/>
      <dgm:spPr/>
      <dgm:t>
        <a:bodyPr/>
        <a:lstStyle/>
        <a:p>
          <a:endParaRPr lang="es-CO"/>
        </a:p>
      </dgm:t>
    </dgm:pt>
    <dgm:pt modelId="{874DE57D-2A18-4493-B007-F2A3E32F2DA5}" type="pres">
      <dgm:prSet presAssocID="{97F8D665-FC6B-4006-8C94-34EB471A6E32}" presName="entireBox" presStyleLbl="node1" presStyleIdx="0" presStyleCnt="3"/>
      <dgm:spPr/>
      <dgm:t>
        <a:bodyPr/>
        <a:lstStyle/>
        <a:p>
          <a:endParaRPr lang="es-CO"/>
        </a:p>
      </dgm:t>
    </dgm:pt>
    <dgm:pt modelId="{CB04BAF4-5ED3-4607-A2C2-A42BD3945D41}" type="pres">
      <dgm:prSet presAssocID="{97F8D665-FC6B-4006-8C94-34EB471A6E32}" presName="descendantBox" presStyleCnt="0"/>
      <dgm:spPr/>
    </dgm:pt>
    <dgm:pt modelId="{6BC72FCB-418C-4F20-B864-738FAA337C9A}" type="pres">
      <dgm:prSet presAssocID="{CD8CB589-0C4D-4272-A979-3A4ABEC6A260}" presName="childTextBox" presStyleLbl="fgAccFollowNode1" presStyleIdx="0" presStyleCnt="8">
        <dgm:presLayoutVars>
          <dgm:bulletEnabled val="1"/>
        </dgm:presLayoutVars>
      </dgm:prSet>
      <dgm:spPr/>
      <dgm:t>
        <a:bodyPr/>
        <a:lstStyle/>
        <a:p>
          <a:endParaRPr lang="es-CO"/>
        </a:p>
      </dgm:t>
    </dgm:pt>
    <dgm:pt modelId="{42F854B7-7689-4935-A25B-713993C4CE6F}" type="pres">
      <dgm:prSet presAssocID="{A088A6D8-A72B-4B36-B7DF-0C27E2EC12FD}" presName="childTextBox" presStyleLbl="fgAccFollowNode1" presStyleIdx="1" presStyleCnt="8">
        <dgm:presLayoutVars>
          <dgm:bulletEnabled val="1"/>
        </dgm:presLayoutVars>
      </dgm:prSet>
      <dgm:spPr/>
      <dgm:t>
        <a:bodyPr/>
        <a:lstStyle/>
        <a:p>
          <a:endParaRPr lang="es-CO"/>
        </a:p>
      </dgm:t>
    </dgm:pt>
    <dgm:pt modelId="{CD4F9BF2-97E0-47C6-A4A6-856414FA0248}" type="pres">
      <dgm:prSet presAssocID="{290D708B-E154-4164-9463-AFC28EC05D6F}" presName="childTextBox" presStyleLbl="fgAccFollowNode1" presStyleIdx="2" presStyleCnt="8">
        <dgm:presLayoutVars>
          <dgm:bulletEnabled val="1"/>
        </dgm:presLayoutVars>
      </dgm:prSet>
      <dgm:spPr/>
      <dgm:t>
        <a:bodyPr/>
        <a:lstStyle/>
        <a:p>
          <a:endParaRPr lang="es-CO"/>
        </a:p>
      </dgm:t>
    </dgm:pt>
    <dgm:pt modelId="{DF1E37B9-6A62-4D8A-B67E-876505C319FC}" type="pres">
      <dgm:prSet presAssocID="{DF62578A-372E-4488-9CF5-A5F21DE3A662}" presName="sp" presStyleCnt="0"/>
      <dgm:spPr/>
    </dgm:pt>
    <dgm:pt modelId="{5AA1C923-8F2F-461B-828E-14B74B9B9AE3}" type="pres">
      <dgm:prSet presAssocID="{0CFBFC93-DC14-43D8-90B8-631AAA8423C7}" presName="arrowAndChildren" presStyleCnt="0"/>
      <dgm:spPr/>
    </dgm:pt>
    <dgm:pt modelId="{97C5E5D8-3F2D-42FE-ADDC-2450FC751006}" type="pres">
      <dgm:prSet presAssocID="{0CFBFC93-DC14-43D8-90B8-631AAA8423C7}" presName="parentTextArrow" presStyleLbl="node1" presStyleIdx="0" presStyleCnt="3"/>
      <dgm:spPr/>
      <dgm:t>
        <a:bodyPr/>
        <a:lstStyle/>
        <a:p>
          <a:endParaRPr lang="es-CO"/>
        </a:p>
      </dgm:t>
    </dgm:pt>
    <dgm:pt modelId="{AD1430DB-A052-46B1-82D6-EC5AA8145948}" type="pres">
      <dgm:prSet presAssocID="{0CFBFC93-DC14-43D8-90B8-631AAA8423C7}" presName="arrow" presStyleLbl="node1" presStyleIdx="1" presStyleCnt="3"/>
      <dgm:spPr/>
      <dgm:t>
        <a:bodyPr/>
        <a:lstStyle/>
        <a:p>
          <a:endParaRPr lang="es-CO"/>
        </a:p>
      </dgm:t>
    </dgm:pt>
    <dgm:pt modelId="{9A91D071-37F5-4099-953B-24AA4B87C23F}" type="pres">
      <dgm:prSet presAssocID="{0CFBFC93-DC14-43D8-90B8-631AAA8423C7}" presName="descendantArrow" presStyleCnt="0"/>
      <dgm:spPr/>
    </dgm:pt>
    <dgm:pt modelId="{A9D3A5F1-90CB-436F-BC07-D0523FC045C8}" type="pres">
      <dgm:prSet presAssocID="{E994D545-AB3D-4724-A2AB-5740F2C9CBDB}" presName="childTextArrow" presStyleLbl="fgAccFollowNode1" presStyleIdx="3" presStyleCnt="8">
        <dgm:presLayoutVars>
          <dgm:bulletEnabled val="1"/>
        </dgm:presLayoutVars>
      </dgm:prSet>
      <dgm:spPr/>
      <dgm:t>
        <a:bodyPr/>
        <a:lstStyle/>
        <a:p>
          <a:endParaRPr lang="es-CO"/>
        </a:p>
      </dgm:t>
    </dgm:pt>
    <dgm:pt modelId="{624974B6-6DEC-485B-A671-1F6D782A3F07}" type="pres">
      <dgm:prSet presAssocID="{8CAC833F-642F-49E6-ABA6-8F12720D90A3}" presName="childTextArrow" presStyleLbl="fgAccFollowNode1" presStyleIdx="4" presStyleCnt="8">
        <dgm:presLayoutVars>
          <dgm:bulletEnabled val="1"/>
        </dgm:presLayoutVars>
      </dgm:prSet>
      <dgm:spPr/>
      <dgm:t>
        <a:bodyPr/>
        <a:lstStyle/>
        <a:p>
          <a:endParaRPr lang="es-CO"/>
        </a:p>
      </dgm:t>
    </dgm:pt>
    <dgm:pt modelId="{FBFD4C73-3F7E-4487-AF6A-16D14D2A1F13}" type="pres">
      <dgm:prSet presAssocID="{742D5C54-187E-4A1B-8047-57FD2C4B0DCA}" presName="sp" presStyleCnt="0"/>
      <dgm:spPr/>
    </dgm:pt>
    <dgm:pt modelId="{3DD9A550-1D43-41D1-BF88-5F53986C4BDC}" type="pres">
      <dgm:prSet presAssocID="{9706403B-7F1C-4E61-9F67-85EAEDDB4FE8}" presName="arrowAndChildren" presStyleCnt="0"/>
      <dgm:spPr/>
    </dgm:pt>
    <dgm:pt modelId="{066D337C-FF48-4E86-9972-268BDE14D549}" type="pres">
      <dgm:prSet presAssocID="{9706403B-7F1C-4E61-9F67-85EAEDDB4FE8}" presName="parentTextArrow" presStyleLbl="node1" presStyleIdx="1" presStyleCnt="3"/>
      <dgm:spPr/>
      <dgm:t>
        <a:bodyPr/>
        <a:lstStyle/>
        <a:p>
          <a:endParaRPr lang="es-CO"/>
        </a:p>
      </dgm:t>
    </dgm:pt>
    <dgm:pt modelId="{66E8920F-1E62-4B7A-A034-9F157ED82AAC}" type="pres">
      <dgm:prSet presAssocID="{9706403B-7F1C-4E61-9F67-85EAEDDB4FE8}" presName="arrow" presStyleLbl="node1" presStyleIdx="2" presStyleCnt="3"/>
      <dgm:spPr/>
      <dgm:t>
        <a:bodyPr/>
        <a:lstStyle/>
        <a:p>
          <a:endParaRPr lang="es-CO"/>
        </a:p>
      </dgm:t>
    </dgm:pt>
    <dgm:pt modelId="{E5764064-878D-4EEA-83D2-CF15B88E149E}" type="pres">
      <dgm:prSet presAssocID="{9706403B-7F1C-4E61-9F67-85EAEDDB4FE8}" presName="descendantArrow" presStyleCnt="0"/>
      <dgm:spPr/>
    </dgm:pt>
    <dgm:pt modelId="{134363C7-C6C4-4536-BF65-39ECFFEDAE85}" type="pres">
      <dgm:prSet presAssocID="{9C64C345-2617-4EA4-A0C2-701263AEEA77}" presName="childTextArrow" presStyleLbl="fgAccFollowNode1" presStyleIdx="5" presStyleCnt="8">
        <dgm:presLayoutVars>
          <dgm:bulletEnabled val="1"/>
        </dgm:presLayoutVars>
      </dgm:prSet>
      <dgm:spPr/>
      <dgm:t>
        <a:bodyPr/>
        <a:lstStyle/>
        <a:p>
          <a:endParaRPr lang="es-CO"/>
        </a:p>
      </dgm:t>
    </dgm:pt>
    <dgm:pt modelId="{834C149D-4110-4E1B-8291-7D704D7B279B}" type="pres">
      <dgm:prSet presAssocID="{3CF2D84D-A604-4307-ABE0-8010D65B9ED6}" presName="childTextArrow" presStyleLbl="fgAccFollowNode1" presStyleIdx="6" presStyleCnt="8">
        <dgm:presLayoutVars>
          <dgm:bulletEnabled val="1"/>
        </dgm:presLayoutVars>
      </dgm:prSet>
      <dgm:spPr/>
      <dgm:t>
        <a:bodyPr/>
        <a:lstStyle/>
        <a:p>
          <a:endParaRPr lang="es-CO"/>
        </a:p>
      </dgm:t>
    </dgm:pt>
    <dgm:pt modelId="{06427455-40CF-4B95-9FB7-95071D7664FF}" type="pres">
      <dgm:prSet presAssocID="{E995DA2A-F447-4067-89DF-486EF1D16463}" presName="childTextArrow" presStyleLbl="fgAccFollowNode1" presStyleIdx="7" presStyleCnt="8">
        <dgm:presLayoutVars>
          <dgm:bulletEnabled val="1"/>
        </dgm:presLayoutVars>
      </dgm:prSet>
      <dgm:spPr/>
      <dgm:t>
        <a:bodyPr/>
        <a:lstStyle/>
        <a:p>
          <a:endParaRPr lang="es-CO"/>
        </a:p>
      </dgm:t>
    </dgm:pt>
  </dgm:ptLst>
  <dgm:cxnLst>
    <dgm:cxn modelId="{3576065A-65D7-4F60-B5E3-0DCB457E3430}" type="presOf" srcId="{E994D545-AB3D-4724-A2AB-5740F2C9CBDB}" destId="{A9D3A5F1-90CB-436F-BC07-D0523FC045C8}" srcOrd="0" destOrd="0" presId="urn:microsoft.com/office/officeart/2005/8/layout/process4"/>
    <dgm:cxn modelId="{EB9CBA36-9BA6-4810-B749-2AE7A1AAE55C}" type="presOf" srcId="{9706403B-7F1C-4E61-9F67-85EAEDDB4FE8}" destId="{066D337C-FF48-4E86-9972-268BDE14D549}" srcOrd="0" destOrd="0" presId="urn:microsoft.com/office/officeart/2005/8/layout/process4"/>
    <dgm:cxn modelId="{FA6BD9A0-1284-4D29-9C9F-1549BE69E5C3}" srcId="{97F8D665-FC6B-4006-8C94-34EB471A6E32}" destId="{CD8CB589-0C4D-4272-A979-3A4ABEC6A260}" srcOrd="0" destOrd="0" parTransId="{2FE79F4E-7DEF-4801-A9C8-BB76141E8120}" sibTransId="{0AF212AF-5D1C-4A8C-9A11-23F0008FAC6B}"/>
    <dgm:cxn modelId="{C3DA0A7A-9C8B-4003-BECE-A73182421426}" type="presOf" srcId="{0CFBFC93-DC14-43D8-90B8-631AAA8423C7}" destId="{97C5E5D8-3F2D-42FE-ADDC-2450FC751006}" srcOrd="0" destOrd="0" presId="urn:microsoft.com/office/officeart/2005/8/layout/process4"/>
    <dgm:cxn modelId="{4529913F-C363-46D9-B5C8-44498E564A5F}" type="presOf" srcId="{8CAC833F-642F-49E6-ABA6-8F12720D90A3}" destId="{624974B6-6DEC-485B-A671-1F6D782A3F07}" srcOrd="0" destOrd="0" presId="urn:microsoft.com/office/officeart/2005/8/layout/process4"/>
    <dgm:cxn modelId="{9C888596-0F29-4E8F-82E9-9285B135F452}" type="presOf" srcId="{3CF2D84D-A604-4307-ABE0-8010D65B9ED6}" destId="{834C149D-4110-4E1B-8291-7D704D7B279B}" srcOrd="0" destOrd="0" presId="urn:microsoft.com/office/officeart/2005/8/layout/process4"/>
    <dgm:cxn modelId="{B8311CCA-1B4B-4CA5-B409-22C133EA6666}" srcId="{9706403B-7F1C-4E61-9F67-85EAEDDB4FE8}" destId="{9C64C345-2617-4EA4-A0C2-701263AEEA77}" srcOrd="0" destOrd="0" parTransId="{8D915536-83C5-49F0-B7E8-EA32AD86D152}" sibTransId="{343A3888-444B-40F0-9AA8-B29B403DBF13}"/>
    <dgm:cxn modelId="{D3D68A1C-B739-4C9A-86B5-8143420E4969}" srcId="{97F8D665-FC6B-4006-8C94-34EB471A6E32}" destId="{290D708B-E154-4164-9463-AFC28EC05D6F}" srcOrd="2" destOrd="0" parTransId="{FAB68A7A-9B2F-407B-B999-825489451B9E}" sibTransId="{1DF9D92C-0326-4F45-B730-333C70457050}"/>
    <dgm:cxn modelId="{61D6BDE2-8A7F-4BD8-BD62-F1E7FC80CF19}" srcId="{0CFBFC93-DC14-43D8-90B8-631AAA8423C7}" destId="{E994D545-AB3D-4724-A2AB-5740F2C9CBDB}" srcOrd="0" destOrd="0" parTransId="{189A66CE-81EB-4BD8-BAD1-455DCC41A28A}" sibTransId="{9B949186-CF5F-4E05-AB73-6FBC97E09758}"/>
    <dgm:cxn modelId="{66815304-333F-4E58-9BB1-8750EE030975}" srcId="{A52E0C69-D6D8-4BEA-BC02-98F3ADB41F55}" destId="{9706403B-7F1C-4E61-9F67-85EAEDDB4FE8}" srcOrd="0" destOrd="0" parTransId="{D200EE96-F6C0-4EC0-AB17-AF51422F45E8}" sibTransId="{742D5C54-187E-4A1B-8047-57FD2C4B0DCA}"/>
    <dgm:cxn modelId="{3E792C14-C595-496C-A2EE-2513D5E8A915}" srcId="{9706403B-7F1C-4E61-9F67-85EAEDDB4FE8}" destId="{3CF2D84D-A604-4307-ABE0-8010D65B9ED6}" srcOrd="1" destOrd="0" parTransId="{8B2AAD4D-BA27-4FC2-88A8-283119E0BC58}" sibTransId="{D0021A60-BF3D-41F1-98BA-AE0113C86941}"/>
    <dgm:cxn modelId="{03937304-2137-453B-B795-12B36DF898E8}" type="presOf" srcId="{A52E0C69-D6D8-4BEA-BC02-98F3ADB41F55}" destId="{915B17E6-D3E2-4492-88B1-31B1BBCF41E8}" srcOrd="0" destOrd="0" presId="urn:microsoft.com/office/officeart/2005/8/layout/process4"/>
    <dgm:cxn modelId="{95915A20-1793-4315-9DF9-78F3755FD296}" type="presOf" srcId="{9C64C345-2617-4EA4-A0C2-701263AEEA77}" destId="{134363C7-C6C4-4536-BF65-39ECFFEDAE85}" srcOrd="0" destOrd="0" presId="urn:microsoft.com/office/officeart/2005/8/layout/process4"/>
    <dgm:cxn modelId="{CE5227F5-3632-4DF3-B69E-A0C8146D225F}" type="presOf" srcId="{A088A6D8-A72B-4B36-B7DF-0C27E2EC12FD}" destId="{42F854B7-7689-4935-A25B-713993C4CE6F}" srcOrd="0" destOrd="0" presId="urn:microsoft.com/office/officeart/2005/8/layout/process4"/>
    <dgm:cxn modelId="{AB253B0D-1E32-4856-A753-20783773DCD1}" type="presOf" srcId="{97F8D665-FC6B-4006-8C94-34EB471A6E32}" destId="{202E1411-2612-46FC-8635-5DA6D89827FC}" srcOrd="0" destOrd="0" presId="urn:microsoft.com/office/officeart/2005/8/layout/process4"/>
    <dgm:cxn modelId="{4D137816-F3CB-4E40-B026-584F332BAE85}" srcId="{97F8D665-FC6B-4006-8C94-34EB471A6E32}" destId="{A088A6D8-A72B-4B36-B7DF-0C27E2EC12FD}" srcOrd="1" destOrd="0" parTransId="{5D500F42-E309-4A3D-A88E-0E9ECB18B632}" sibTransId="{39B4E749-7F4B-4522-A705-53A99BF61330}"/>
    <dgm:cxn modelId="{9C84139E-3126-4177-91FF-A8EF2C88083D}" srcId="{A52E0C69-D6D8-4BEA-BC02-98F3ADB41F55}" destId="{0CFBFC93-DC14-43D8-90B8-631AAA8423C7}" srcOrd="1" destOrd="0" parTransId="{167417C4-7DA0-4E5F-877E-B68497FE626F}" sibTransId="{DF62578A-372E-4488-9CF5-A5F21DE3A662}"/>
    <dgm:cxn modelId="{231508DE-9CE1-4E2D-851C-C23512589679}" srcId="{0CFBFC93-DC14-43D8-90B8-631AAA8423C7}" destId="{8CAC833F-642F-49E6-ABA6-8F12720D90A3}" srcOrd="1" destOrd="0" parTransId="{203467E1-5854-4E30-B951-F14696A0F920}" sibTransId="{F92DE61E-84D8-494F-985A-D1E3D101BEC9}"/>
    <dgm:cxn modelId="{E1BD2CE6-9AD6-4A85-A564-86019F718A67}" srcId="{9706403B-7F1C-4E61-9F67-85EAEDDB4FE8}" destId="{E995DA2A-F447-4067-89DF-486EF1D16463}" srcOrd="2" destOrd="0" parTransId="{9F454761-C725-47E9-AA1E-8B5C6BB166C7}" sibTransId="{1DD6B375-0D22-4FDC-8436-6C454753408B}"/>
    <dgm:cxn modelId="{54294A2D-A80E-4497-8D17-B71608EE7A6D}" type="presOf" srcId="{CD8CB589-0C4D-4272-A979-3A4ABEC6A260}" destId="{6BC72FCB-418C-4F20-B864-738FAA337C9A}" srcOrd="0" destOrd="0" presId="urn:microsoft.com/office/officeart/2005/8/layout/process4"/>
    <dgm:cxn modelId="{46BD173E-A75A-4035-A66A-B56BA87B7499}" type="presOf" srcId="{290D708B-E154-4164-9463-AFC28EC05D6F}" destId="{CD4F9BF2-97E0-47C6-A4A6-856414FA0248}" srcOrd="0" destOrd="0" presId="urn:microsoft.com/office/officeart/2005/8/layout/process4"/>
    <dgm:cxn modelId="{623A10EC-AA02-4810-B6ED-4BB8BABDE5A0}" srcId="{A52E0C69-D6D8-4BEA-BC02-98F3ADB41F55}" destId="{97F8D665-FC6B-4006-8C94-34EB471A6E32}" srcOrd="2" destOrd="0" parTransId="{5DFB6F76-777C-41FB-AA5B-62CB30308657}" sibTransId="{F9875318-2C93-4AB5-80E5-DBF671FEDBEB}"/>
    <dgm:cxn modelId="{37A73D50-C932-447E-829C-530BEA0AFEDF}" type="presOf" srcId="{E995DA2A-F447-4067-89DF-486EF1D16463}" destId="{06427455-40CF-4B95-9FB7-95071D7664FF}" srcOrd="0" destOrd="0" presId="urn:microsoft.com/office/officeart/2005/8/layout/process4"/>
    <dgm:cxn modelId="{F5E0A5EA-6B85-4BFA-8100-70BE7BF657ED}" type="presOf" srcId="{9706403B-7F1C-4E61-9F67-85EAEDDB4FE8}" destId="{66E8920F-1E62-4B7A-A034-9F157ED82AAC}" srcOrd="1" destOrd="0" presId="urn:microsoft.com/office/officeart/2005/8/layout/process4"/>
    <dgm:cxn modelId="{98E61374-FB3B-4C2A-9B01-3C65802EC4CA}" type="presOf" srcId="{97F8D665-FC6B-4006-8C94-34EB471A6E32}" destId="{874DE57D-2A18-4493-B007-F2A3E32F2DA5}" srcOrd="1" destOrd="0" presId="urn:microsoft.com/office/officeart/2005/8/layout/process4"/>
    <dgm:cxn modelId="{1E8ACB2C-E270-4A40-A8EC-604FDC786220}" type="presOf" srcId="{0CFBFC93-DC14-43D8-90B8-631AAA8423C7}" destId="{AD1430DB-A052-46B1-82D6-EC5AA8145948}" srcOrd="1" destOrd="0" presId="urn:microsoft.com/office/officeart/2005/8/layout/process4"/>
    <dgm:cxn modelId="{F2DD7507-BCC5-4FB3-B29E-3FCC1FE4F616}" type="presParOf" srcId="{915B17E6-D3E2-4492-88B1-31B1BBCF41E8}" destId="{EFE41469-1B82-4159-ACBD-DD7D1F090FFC}" srcOrd="0" destOrd="0" presId="urn:microsoft.com/office/officeart/2005/8/layout/process4"/>
    <dgm:cxn modelId="{C123D172-62DE-40FE-85B9-8A4E0735B0D4}" type="presParOf" srcId="{EFE41469-1B82-4159-ACBD-DD7D1F090FFC}" destId="{202E1411-2612-46FC-8635-5DA6D89827FC}" srcOrd="0" destOrd="0" presId="urn:microsoft.com/office/officeart/2005/8/layout/process4"/>
    <dgm:cxn modelId="{ECCA30A2-2E0D-423F-AA2B-DEF49B642D23}" type="presParOf" srcId="{EFE41469-1B82-4159-ACBD-DD7D1F090FFC}" destId="{874DE57D-2A18-4493-B007-F2A3E32F2DA5}" srcOrd="1" destOrd="0" presId="urn:microsoft.com/office/officeart/2005/8/layout/process4"/>
    <dgm:cxn modelId="{F9844CDB-765D-4F5E-A5AD-05BF297CB93E}" type="presParOf" srcId="{EFE41469-1B82-4159-ACBD-DD7D1F090FFC}" destId="{CB04BAF4-5ED3-4607-A2C2-A42BD3945D41}" srcOrd="2" destOrd="0" presId="urn:microsoft.com/office/officeart/2005/8/layout/process4"/>
    <dgm:cxn modelId="{8B3FF4D2-531B-4727-9634-53D1CB461397}" type="presParOf" srcId="{CB04BAF4-5ED3-4607-A2C2-A42BD3945D41}" destId="{6BC72FCB-418C-4F20-B864-738FAA337C9A}" srcOrd="0" destOrd="0" presId="urn:microsoft.com/office/officeart/2005/8/layout/process4"/>
    <dgm:cxn modelId="{E28C1A7D-F1AB-4AB3-BAE1-C86BD7B35DCE}" type="presParOf" srcId="{CB04BAF4-5ED3-4607-A2C2-A42BD3945D41}" destId="{42F854B7-7689-4935-A25B-713993C4CE6F}" srcOrd="1" destOrd="0" presId="urn:microsoft.com/office/officeart/2005/8/layout/process4"/>
    <dgm:cxn modelId="{698CCEF0-BE5C-4649-A30B-CEFEA7D5BAB8}" type="presParOf" srcId="{CB04BAF4-5ED3-4607-A2C2-A42BD3945D41}" destId="{CD4F9BF2-97E0-47C6-A4A6-856414FA0248}" srcOrd="2" destOrd="0" presId="urn:microsoft.com/office/officeart/2005/8/layout/process4"/>
    <dgm:cxn modelId="{5CF06170-D87D-4EF8-911B-7CD7918AC34C}" type="presParOf" srcId="{915B17E6-D3E2-4492-88B1-31B1BBCF41E8}" destId="{DF1E37B9-6A62-4D8A-B67E-876505C319FC}" srcOrd="1" destOrd="0" presId="urn:microsoft.com/office/officeart/2005/8/layout/process4"/>
    <dgm:cxn modelId="{7126FF97-A90B-4F81-B3C0-C8E3946229B2}" type="presParOf" srcId="{915B17E6-D3E2-4492-88B1-31B1BBCF41E8}" destId="{5AA1C923-8F2F-461B-828E-14B74B9B9AE3}" srcOrd="2" destOrd="0" presId="urn:microsoft.com/office/officeart/2005/8/layout/process4"/>
    <dgm:cxn modelId="{0DF2D309-5131-4CAF-AD85-8D01E11EA407}" type="presParOf" srcId="{5AA1C923-8F2F-461B-828E-14B74B9B9AE3}" destId="{97C5E5D8-3F2D-42FE-ADDC-2450FC751006}" srcOrd="0" destOrd="0" presId="urn:microsoft.com/office/officeart/2005/8/layout/process4"/>
    <dgm:cxn modelId="{B8D3B947-7A58-42F4-8883-A5CE7B55BDCA}" type="presParOf" srcId="{5AA1C923-8F2F-461B-828E-14B74B9B9AE3}" destId="{AD1430DB-A052-46B1-82D6-EC5AA8145948}" srcOrd="1" destOrd="0" presId="urn:microsoft.com/office/officeart/2005/8/layout/process4"/>
    <dgm:cxn modelId="{3EA41B44-339A-4EDC-A1FF-C2F490CF3A65}" type="presParOf" srcId="{5AA1C923-8F2F-461B-828E-14B74B9B9AE3}" destId="{9A91D071-37F5-4099-953B-24AA4B87C23F}" srcOrd="2" destOrd="0" presId="urn:microsoft.com/office/officeart/2005/8/layout/process4"/>
    <dgm:cxn modelId="{2344E807-4F8D-4FC3-86A0-5C82B12935CC}" type="presParOf" srcId="{9A91D071-37F5-4099-953B-24AA4B87C23F}" destId="{A9D3A5F1-90CB-436F-BC07-D0523FC045C8}" srcOrd="0" destOrd="0" presId="urn:microsoft.com/office/officeart/2005/8/layout/process4"/>
    <dgm:cxn modelId="{46FC6AF5-0715-41F3-9F0B-39864E37BEF0}" type="presParOf" srcId="{9A91D071-37F5-4099-953B-24AA4B87C23F}" destId="{624974B6-6DEC-485B-A671-1F6D782A3F07}" srcOrd="1" destOrd="0" presId="urn:microsoft.com/office/officeart/2005/8/layout/process4"/>
    <dgm:cxn modelId="{193CF9B2-0D1C-4526-9E62-A85650957AB9}" type="presParOf" srcId="{915B17E6-D3E2-4492-88B1-31B1BBCF41E8}" destId="{FBFD4C73-3F7E-4487-AF6A-16D14D2A1F13}" srcOrd="3" destOrd="0" presId="urn:microsoft.com/office/officeart/2005/8/layout/process4"/>
    <dgm:cxn modelId="{91E33D9E-BBF7-4098-A3B7-E707F1476553}" type="presParOf" srcId="{915B17E6-D3E2-4492-88B1-31B1BBCF41E8}" destId="{3DD9A550-1D43-41D1-BF88-5F53986C4BDC}" srcOrd="4" destOrd="0" presId="urn:microsoft.com/office/officeart/2005/8/layout/process4"/>
    <dgm:cxn modelId="{E6699BF7-B5B5-441A-9864-96766AE352D5}" type="presParOf" srcId="{3DD9A550-1D43-41D1-BF88-5F53986C4BDC}" destId="{066D337C-FF48-4E86-9972-268BDE14D549}" srcOrd="0" destOrd="0" presId="urn:microsoft.com/office/officeart/2005/8/layout/process4"/>
    <dgm:cxn modelId="{72659A53-885E-46F0-9A40-4B6596DFE890}" type="presParOf" srcId="{3DD9A550-1D43-41D1-BF88-5F53986C4BDC}" destId="{66E8920F-1E62-4B7A-A034-9F157ED82AAC}" srcOrd="1" destOrd="0" presId="urn:microsoft.com/office/officeart/2005/8/layout/process4"/>
    <dgm:cxn modelId="{3589FBFA-FEFD-4CC8-A8F2-DBBE8AB68785}" type="presParOf" srcId="{3DD9A550-1D43-41D1-BF88-5F53986C4BDC}" destId="{E5764064-878D-4EEA-83D2-CF15B88E149E}" srcOrd="2" destOrd="0" presId="urn:microsoft.com/office/officeart/2005/8/layout/process4"/>
    <dgm:cxn modelId="{991ED7DA-11CE-4691-AF5C-8D18B361BFCA}" type="presParOf" srcId="{E5764064-878D-4EEA-83D2-CF15B88E149E}" destId="{134363C7-C6C4-4536-BF65-39ECFFEDAE85}" srcOrd="0" destOrd="0" presId="urn:microsoft.com/office/officeart/2005/8/layout/process4"/>
    <dgm:cxn modelId="{A2A70251-AEF8-4E5D-9DEC-F31CBD763D15}" type="presParOf" srcId="{E5764064-878D-4EEA-83D2-CF15B88E149E}" destId="{834C149D-4110-4E1B-8291-7D704D7B279B}" srcOrd="1" destOrd="0" presId="urn:microsoft.com/office/officeart/2005/8/layout/process4"/>
    <dgm:cxn modelId="{A45565C5-D03C-463A-96CE-C313C94DCA9C}" type="presParOf" srcId="{E5764064-878D-4EEA-83D2-CF15B88E149E}" destId="{06427455-40CF-4B95-9FB7-95071D7664FF}" srcOrd="2" destOrd="0" presId="urn:microsoft.com/office/officeart/2005/8/layout/process4"/>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79FB51-72B2-4D1C-AD83-7DC441326ACC}" type="doc">
      <dgm:prSet loTypeId="urn:microsoft.com/office/officeart/2005/8/layout/process3" loCatId="process" qsTypeId="urn:microsoft.com/office/officeart/2005/8/quickstyle/3d4" qsCatId="3D" csTypeId="urn:microsoft.com/office/officeart/2005/8/colors/accent2_4" csCatId="accent2" phldr="1"/>
      <dgm:spPr/>
      <dgm:t>
        <a:bodyPr/>
        <a:lstStyle/>
        <a:p>
          <a:endParaRPr lang="es-CO"/>
        </a:p>
      </dgm:t>
    </dgm:pt>
    <dgm:pt modelId="{6994029D-E583-44E3-A586-0B04DCFA2DA4}">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CO"/>
            <a:t>Primera Entrega</a:t>
          </a:r>
        </a:p>
      </dgm:t>
    </dgm:pt>
    <dgm:pt modelId="{8E29B706-BFF8-4CB0-8ED8-862499383754}" type="parTrans" cxnId="{7BCB31DD-0194-4651-9004-23A0229354F2}">
      <dgm:prSet/>
      <dgm:spPr/>
      <dgm:t>
        <a:bodyPr/>
        <a:lstStyle/>
        <a:p>
          <a:endParaRPr lang="es-CO"/>
        </a:p>
      </dgm:t>
    </dgm:pt>
    <dgm:pt modelId="{AF326F76-54F5-4B26-8FC6-3105B4D971D0}" type="sibTrans" cxnId="{7BCB31DD-0194-4651-9004-23A0229354F2}">
      <dgm:prSet>
        <dgm:style>
          <a:lnRef idx="2">
            <a:schemeClr val="accent3">
              <a:shade val="50000"/>
            </a:schemeClr>
          </a:lnRef>
          <a:fillRef idx="1">
            <a:schemeClr val="accent3"/>
          </a:fillRef>
          <a:effectRef idx="0">
            <a:schemeClr val="accent3"/>
          </a:effectRef>
          <a:fontRef idx="minor">
            <a:schemeClr val="lt1"/>
          </a:fontRef>
        </dgm:style>
      </dgm:prSet>
      <dgm:spPr/>
      <dgm:t>
        <a:bodyPr/>
        <a:lstStyle/>
        <a:p>
          <a:endParaRPr lang="es-CO"/>
        </a:p>
      </dgm:t>
    </dgm:pt>
    <dgm:pt modelId="{431BAF1B-29A1-49A2-B135-69AEC9DC2BB5}">
      <dgm:prSet phldrT="[Texto]"/>
      <dgm:spPr>
        <a:ln>
          <a:solidFill>
            <a:schemeClr val="accent3"/>
          </a:solidFill>
        </a:ln>
      </dgm:spPr>
      <dgm:t>
        <a:bodyPr/>
        <a:lstStyle/>
        <a:p>
          <a:r>
            <a:rPr lang="es-CO"/>
            <a:t>SPMP</a:t>
          </a:r>
        </a:p>
      </dgm:t>
    </dgm:pt>
    <dgm:pt modelId="{BD754988-AF51-420D-8B2B-E72415885726}" type="parTrans" cxnId="{386AC89B-92F2-4D67-8398-0E818BAC0CD4}">
      <dgm:prSet/>
      <dgm:spPr/>
      <dgm:t>
        <a:bodyPr/>
        <a:lstStyle/>
        <a:p>
          <a:endParaRPr lang="es-CO"/>
        </a:p>
      </dgm:t>
    </dgm:pt>
    <dgm:pt modelId="{C0F4357D-7C96-4FF9-902B-1F329A352BD1}" type="sibTrans" cxnId="{386AC89B-92F2-4D67-8398-0E818BAC0CD4}">
      <dgm:prSet/>
      <dgm:spPr/>
      <dgm:t>
        <a:bodyPr/>
        <a:lstStyle/>
        <a:p>
          <a:endParaRPr lang="es-CO"/>
        </a:p>
      </dgm:t>
    </dgm:pt>
    <dgm:pt modelId="{951E9E45-B817-40FD-996A-D5522AB8CE3A}">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CO"/>
            <a:t>Segunda Entrega</a:t>
          </a:r>
        </a:p>
      </dgm:t>
    </dgm:pt>
    <dgm:pt modelId="{5959B11D-6B1E-4AEF-8F91-55A2C99409A2}" type="parTrans" cxnId="{F895E95E-A9CF-4785-8FD1-62BBD86640F7}">
      <dgm:prSet/>
      <dgm:spPr/>
      <dgm:t>
        <a:bodyPr/>
        <a:lstStyle/>
        <a:p>
          <a:endParaRPr lang="es-CO"/>
        </a:p>
      </dgm:t>
    </dgm:pt>
    <dgm:pt modelId="{AB93C483-8846-4F9E-896B-AB48D3FDE074}" type="sibTrans" cxnId="{F895E95E-A9CF-4785-8FD1-62BBD86640F7}">
      <dgm:prSet>
        <dgm:style>
          <a:lnRef idx="2">
            <a:schemeClr val="accent2">
              <a:shade val="50000"/>
            </a:schemeClr>
          </a:lnRef>
          <a:fillRef idx="1">
            <a:schemeClr val="accent2"/>
          </a:fillRef>
          <a:effectRef idx="0">
            <a:schemeClr val="accent2"/>
          </a:effectRef>
          <a:fontRef idx="minor">
            <a:schemeClr val="lt1"/>
          </a:fontRef>
        </dgm:style>
      </dgm:prSet>
      <dgm:spPr/>
      <dgm:t>
        <a:bodyPr/>
        <a:lstStyle/>
        <a:p>
          <a:endParaRPr lang="es-CO"/>
        </a:p>
      </dgm:t>
    </dgm:pt>
    <dgm:pt modelId="{AF7F3BF9-FAB4-4D05-AB1D-A446A18AC760}">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CO"/>
            <a:t>Tercera Entrega</a:t>
          </a:r>
        </a:p>
      </dgm:t>
    </dgm:pt>
    <dgm:pt modelId="{8D31555C-54B8-45B7-BFA2-4A21D027238A}" type="parTrans" cxnId="{CE8420E3-3CCB-4820-9695-7BB4D7BD7EEE}">
      <dgm:prSet/>
      <dgm:spPr/>
      <dgm:t>
        <a:bodyPr/>
        <a:lstStyle/>
        <a:p>
          <a:endParaRPr lang="es-CO"/>
        </a:p>
      </dgm:t>
    </dgm:pt>
    <dgm:pt modelId="{88B78EFE-28AE-47F0-8302-096C11009FF3}" type="sibTrans" cxnId="{CE8420E3-3CCB-4820-9695-7BB4D7BD7EEE}">
      <dgm:prSet/>
      <dgm:spPr/>
      <dgm:t>
        <a:bodyPr/>
        <a:lstStyle/>
        <a:p>
          <a:endParaRPr lang="es-CO"/>
        </a:p>
      </dgm:t>
    </dgm:pt>
    <dgm:pt modelId="{BF11A2D5-C1E9-42C5-B9B3-0BBA8487CF25}">
      <dgm:prSet phldrT="[Texto]"/>
      <dgm:spPr>
        <a:ln>
          <a:solidFill>
            <a:schemeClr val="accent2"/>
          </a:solidFill>
        </a:ln>
      </dgm:spPr>
      <dgm:t>
        <a:bodyPr/>
        <a:lstStyle/>
        <a:p>
          <a:r>
            <a:rPr lang="es-CO"/>
            <a:t>Correción del SPMP y el SRS</a:t>
          </a:r>
        </a:p>
      </dgm:t>
    </dgm:pt>
    <dgm:pt modelId="{1D77F054-F060-4691-B1FE-F43609160474}" type="parTrans" cxnId="{0C2467C7-E68E-4937-AA2E-C6057DC1CFCF}">
      <dgm:prSet/>
      <dgm:spPr/>
      <dgm:t>
        <a:bodyPr/>
        <a:lstStyle/>
        <a:p>
          <a:endParaRPr lang="es-CO"/>
        </a:p>
      </dgm:t>
    </dgm:pt>
    <dgm:pt modelId="{C0776B34-1F7E-4D4F-A4EB-D3F874BA7A25}" type="sibTrans" cxnId="{0C2467C7-E68E-4937-AA2E-C6057DC1CFCF}">
      <dgm:prSet/>
      <dgm:spPr/>
      <dgm:t>
        <a:bodyPr/>
        <a:lstStyle/>
        <a:p>
          <a:endParaRPr lang="es-CO"/>
        </a:p>
      </dgm:t>
    </dgm:pt>
    <dgm:pt modelId="{4C8ED540-9F92-4D88-B40B-48AD743609DD}">
      <dgm:prSet phldrT="[Texto]"/>
      <dgm:spPr>
        <a:ln>
          <a:solidFill>
            <a:schemeClr val="accent3"/>
          </a:solidFill>
        </a:ln>
      </dgm:spPr>
      <dgm:t>
        <a:bodyPr/>
        <a:lstStyle/>
        <a:p>
          <a:r>
            <a:rPr lang="es-CO"/>
            <a:t>Casos de uso</a:t>
          </a:r>
        </a:p>
      </dgm:t>
    </dgm:pt>
    <dgm:pt modelId="{938CE744-0AE8-46BE-9BCB-6F56FC46F14E}" type="parTrans" cxnId="{62415A2C-421E-4C84-8F6B-0FD98EF25BD5}">
      <dgm:prSet/>
      <dgm:spPr/>
      <dgm:t>
        <a:bodyPr/>
        <a:lstStyle/>
        <a:p>
          <a:endParaRPr lang="es-CO"/>
        </a:p>
      </dgm:t>
    </dgm:pt>
    <dgm:pt modelId="{C2D72E9E-8073-454A-BC24-DA9190F3F619}" type="sibTrans" cxnId="{62415A2C-421E-4C84-8F6B-0FD98EF25BD5}">
      <dgm:prSet/>
      <dgm:spPr/>
      <dgm:t>
        <a:bodyPr/>
        <a:lstStyle/>
        <a:p>
          <a:endParaRPr lang="es-CO"/>
        </a:p>
      </dgm:t>
    </dgm:pt>
    <dgm:pt modelId="{CB45EC77-CB39-4E4A-AA3E-2136C09DD5B1}">
      <dgm:prSet phldrT="[Texto]"/>
      <dgm:spPr>
        <a:ln>
          <a:solidFill>
            <a:schemeClr val="accent2"/>
          </a:solidFill>
        </a:ln>
      </dgm:spPr>
      <dgm:t>
        <a:bodyPr/>
        <a:lstStyle/>
        <a:p>
          <a:r>
            <a:rPr lang="es-CO"/>
            <a:t>Correción del SPMP</a:t>
          </a:r>
        </a:p>
      </dgm:t>
    </dgm:pt>
    <dgm:pt modelId="{77CDFEEB-4524-4B50-B765-6CC0210E5F0D}" type="parTrans" cxnId="{610B7DF5-75FD-493D-8F4E-E03CA868CE31}">
      <dgm:prSet/>
      <dgm:spPr/>
      <dgm:t>
        <a:bodyPr/>
        <a:lstStyle/>
        <a:p>
          <a:endParaRPr lang="es-CO"/>
        </a:p>
      </dgm:t>
    </dgm:pt>
    <dgm:pt modelId="{80B224C3-359B-4FE2-A1EA-CCBA409987AA}" type="sibTrans" cxnId="{610B7DF5-75FD-493D-8F4E-E03CA868CE31}">
      <dgm:prSet/>
      <dgm:spPr/>
      <dgm:t>
        <a:bodyPr/>
        <a:lstStyle/>
        <a:p>
          <a:endParaRPr lang="es-CO"/>
        </a:p>
      </dgm:t>
    </dgm:pt>
    <dgm:pt modelId="{854CF5EA-43E0-49DB-A532-2E4D206FFDC7}">
      <dgm:prSet phldrT="[Texto]"/>
      <dgm:spPr>
        <a:ln>
          <a:solidFill>
            <a:schemeClr val="accent2"/>
          </a:solidFill>
        </a:ln>
      </dgm:spPr>
      <dgm:t>
        <a:bodyPr/>
        <a:lstStyle/>
        <a:p>
          <a:r>
            <a:rPr lang="es-CO"/>
            <a:t>SRS</a:t>
          </a:r>
        </a:p>
      </dgm:t>
    </dgm:pt>
    <dgm:pt modelId="{E3377561-997A-495D-B077-6282206F0100}" type="parTrans" cxnId="{6699BACA-F4C0-4560-B9AB-7A594402D071}">
      <dgm:prSet/>
      <dgm:spPr/>
      <dgm:t>
        <a:bodyPr/>
        <a:lstStyle/>
        <a:p>
          <a:endParaRPr lang="es-CO"/>
        </a:p>
      </dgm:t>
    </dgm:pt>
    <dgm:pt modelId="{9FD1556B-3024-4FD9-9660-0ADE036687F4}" type="sibTrans" cxnId="{6699BACA-F4C0-4560-B9AB-7A594402D071}">
      <dgm:prSet/>
      <dgm:spPr/>
      <dgm:t>
        <a:bodyPr/>
        <a:lstStyle/>
        <a:p>
          <a:endParaRPr lang="es-CO"/>
        </a:p>
      </dgm:t>
    </dgm:pt>
    <dgm:pt modelId="{A316DBA5-DDA4-430C-8249-9299356206E4}">
      <dgm:prSet phldrT="[Texto]"/>
      <dgm:spPr>
        <a:ln>
          <a:solidFill>
            <a:schemeClr val="accent2"/>
          </a:solidFill>
        </a:ln>
      </dgm:spPr>
      <dgm:t>
        <a:bodyPr/>
        <a:lstStyle/>
        <a:p>
          <a:r>
            <a:rPr lang="es-CO"/>
            <a:t>Prototipo 1</a:t>
          </a:r>
        </a:p>
      </dgm:t>
    </dgm:pt>
    <dgm:pt modelId="{0B478165-660E-4B25-AFA4-7AC0A526D91E}" type="parTrans" cxnId="{8C975648-52E3-4643-A8E2-DC0F93993B46}">
      <dgm:prSet/>
      <dgm:spPr/>
      <dgm:t>
        <a:bodyPr/>
        <a:lstStyle/>
        <a:p>
          <a:endParaRPr lang="es-CO"/>
        </a:p>
      </dgm:t>
    </dgm:pt>
    <dgm:pt modelId="{925730A3-D9C0-409E-9471-11F719AEB1AF}" type="sibTrans" cxnId="{8C975648-52E3-4643-A8E2-DC0F93993B46}">
      <dgm:prSet/>
      <dgm:spPr/>
      <dgm:t>
        <a:bodyPr/>
        <a:lstStyle/>
        <a:p>
          <a:endParaRPr lang="es-CO"/>
        </a:p>
      </dgm:t>
    </dgm:pt>
    <dgm:pt modelId="{AF0EB9A1-A8FD-4B71-AEF1-53D06B9415BE}">
      <dgm:prSet phldrT="[Texto]"/>
      <dgm:spPr>
        <a:ln>
          <a:solidFill>
            <a:schemeClr val="accent2"/>
          </a:solidFill>
        </a:ln>
      </dgm:spPr>
      <dgm:t>
        <a:bodyPr/>
        <a:lstStyle/>
        <a:p>
          <a:r>
            <a:rPr lang="es-CO"/>
            <a:t>SDD</a:t>
          </a:r>
        </a:p>
      </dgm:t>
    </dgm:pt>
    <dgm:pt modelId="{A1868FB9-E093-413A-8B13-4E19C9077490}" type="parTrans" cxnId="{1510EC93-39DA-474A-94C7-5FFA074123FB}">
      <dgm:prSet/>
      <dgm:spPr/>
      <dgm:t>
        <a:bodyPr/>
        <a:lstStyle/>
        <a:p>
          <a:endParaRPr lang="es-CO"/>
        </a:p>
      </dgm:t>
    </dgm:pt>
    <dgm:pt modelId="{84682D07-704C-4F0B-B86A-599EAB8ED44B}" type="sibTrans" cxnId="{1510EC93-39DA-474A-94C7-5FFA074123FB}">
      <dgm:prSet/>
      <dgm:spPr/>
      <dgm:t>
        <a:bodyPr/>
        <a:lstStyle/>
        <a:p>
          <a:endParaRPr lang="es-CO"/>
        </a:p>
      </dgm:t>
    </dgm:pt>
    <dgm:pt modelId="{99389CE1-3747-4C58-BAAD-7EFD5E2A57B4}">
      <dgm:prSet phldrT="[Texto]"/>
      <dgm:spPr>
        <a:ln>
          <a:solidFill>
            <a:schemeClr val="accent2"/>
          </a:solidFill>
        </a:ln>
      </dgm:spPr>
      <dgm:t>
        <a:bodyPr/>
        <a:lstStyle/>
        <a:p>
          <a:r>
            <a:rPr lang="es-CO"/>
            <a:t>Prototipo 2</a:t>
          </a:r>
        </a:p>
      </dgm:t>
    </dgm:pt>
    <dgm:pt modelId="{915A76DB-2DF3-46D4-AA4A-C0BED699CA21}" type="parTrans" cxnId="{2A3C6629-4B5B-47F1-B2D3-36277729CA00}">
      <dgm:prSet/>
      <dgm:spPr/>
      <dgm:t>
        <a:bodyPr/>
        <a:lstStyle/>
        <a:p>
          <a:endParaRPr lang="es-CO"/>
        </a:p>
      </dgm:t>
    </dgm:pt>
    <dgm:pt modelId="{798A5C40-5877-40C5-9A59-1D0491F0A54F}" type="sibTrans" cxnId="{2A3C6629-4B5B-47F1-B2D3-36277729CA00}">
      <dgm:prSet/>
      <dgm:spPr/>
      <dgm:t>
        <a:bodyPr/>
        <a:lstStyle/>
        <a:p>
          <a:endParaRPr lang="es-CO"/>
        </a:p>
      </dgm:t>
    </dgm:pt>
    <dgm:pt modelId="{3EC184D1-755D-41FB-A4EE-98579CB36EAA}">
      <dgm:prSet phldrT="[Texto]"/>
      <dgm:spPr>
        <a:ln>
          <a:solidFill>
            <a:schemeClr val="accent2"/>
          </a:solidFill>
        </a:ln>
      </dgm:spPr>
      <dgm:t>
        <a:bodyPr/>
        <a:lstStyle/>
        <a:p>
          <a:r>
            <a:rPr lang="es-CO"/>
            <a:t>Reporte de pruebas</a:t>
          </a:r>
        </a:p>
      </dgm:t>
    </dgm:pt>
    <dgm:pt modelId="{923E3862-6571-4731-ADD8-3899C4D7D034}" type="parTrans" cxnId="{D4CECA8F-E06F-4232-B3B9-5E22C9085041}">
      <dgm:prSet/>
      <dgm:spPr/>
      <dgm:t>
        <a:bodyPr/>
        <a:lstStyle/>
        <a:p>
          <a:endParaRPr lang="es-CO"/>
        </a:p>
      </dgm:t>
    </dgm:pt>
    <dgm:pt modelId="{26D37229-2E9B-4BA8-A69C-1321FAA22256}" type="sibTrans" cxnId="{D4CECA8F-E06F-4232-B3B9-5E22C9085041}">
      <dgm:prSet/>
      <dgm:spPr/>
      <dgm:t>
        <a:bodyPr/>
        <a:lstStyle/>
        <a:p>
          <a:endParaRPr lang="es-CO"/>
        </a:p>
      </dgm:t>
    </dgm:pt>
    <dgm:pt modelId="{DA4FAE01-B182-45A2-8544-7B2E0DEF2B32}">
      <dgm:prSet phldrT="[Texto]"/>
      <dgm:spPr>
        <a:ln>
          <a:solidFill>
            <a:schemeClr val="accent2"/>
          </a:solidFill>
        </a:ln>
      </dgm:spPr>
      <dgm:t>
        <a:bodyPr/>
        <a:lstStyle/>
        <a:p>
          <a:r>
            <a:rPr lang="es-CO"/>
            <a:t>Manuales</a:t>
          </a:r>
        </a:p>
      </dgm:t>
    </dgm:pt>
    <dgm:pt modelId="{0EBE1E37-EE82-403A-8240-1217322C49FB}" type="parTrans" cxnId="{94CCB3FD-0DD3-4825-8914-E0B7DCF5CC95}">
      <dgm:prSet/>
      <dgm:spPr/>
      <dgm:t>
        <a:bodyPr/>
        <a:lstStyle/>
        <a:p>
          <a:endParaRPr lang="es-CO"/>
        </a:p>
      </dgm:t>
    </dgm:pt>
    <dgm:pt modelId="{99D4FEEA-F771-4AEB-8BF9-979FBE552105}" type="sibTrans" cxnId="{94CCB3FD-0DD3-4825-8914-E0B7DCF5CC95}">
      <dgm:prSet/>
      <dgm:spPr/>
      <dgm:t>
        <a:bodyPr/>
        <a:lstStyle/>
        <a:p>
          <a:endParaRPr lang="es-CO"/>
        </a:p>
      </dgm:t>
    </dgm:pt>
    <dgm:pt modelId="{A15C9972-133E-47D6-80AB-C70AEA34AE12}">
      <dgm:prSet phldrT="[Texto]"/>
      <dgm:spPr>
        <a:ln>
          <a:solidFill>
            <a:schemeClr val="accent3"/>
          </a:solidFill>
        </a:ln>
      </dgm:spPr>
      <dgm:t>
        <a:bodyPr/>
        <a:lstStyle/>
        <a:p>
          <a:r>
            <a:rPr lang="es-CO"/>
            <a:t>Reporte gerencial</a:t>
          </a:r>
        </a:p>
      </dgm:t>
    </dgm:pt>
    <dgm:pt modelId="{72644458-0D0C-4A6A-9668-0E15D7F5F4DB}" type="parTrans" cxnId="{23C47BB0-4DCA-4272-AA88-FE50634D3637}">
      <dgm:prSet/>
      <dgm:spPr/>
      <dgm:t>
        <a:bodyPr/>
        <a:lstStyle/>
        <a:p>
          <a:endParaRPr lang="es-CO"/>
        </a:p>
      </dgm:t>
    </dgm:pt>
    <dgm:pt modelId="{7DAAF509-6F41-4654-BEE3-BC3270960CA0}" type="sibTrans" cxnId="{23C47BB0-4DCA-4272-AA88-FE50634D3637}">
      <dgm:prSet/>
      <dgm:spPr/>
      <dgm:t>
        <a:bodyPr/>
        <a:lstStyle/>
        <a:p>
          <a:endParaRPr lang="es-CO"/>
        </a:p>
      </dgm:t>
    </dgm:pt>
    <dgm:pt modelId="{72C8875C-A0A1-4DE7-B96A-E6289C7A0AC5}">
      <dgm:prSet phldrT="[Texto]"/>
      <dgm:spPr>
        <a:ln>
          <a:solidFill>
            <a:schemeClr val="accent2"/>
          </a:solidFill>
        </a:ln>
      </dgm:spPr>
      <dgm:t>
        <a:bodyPr/>
        <a:lstStyle/>
        <a:p>
          <a:r>
            <a:rPr lang="es-CO"/>
            <a:t>Reporte Gerencial</a:t>
          </a:r>
        </a:p>
      </dgm:t>
    </dgm:pt>
    <dgm:pt modelId="{58FC51CB-3E18-4D70-BBFB-6C95A6BF0C3A}" type="parTrans" cxnId="{E7BBCB16-5310-4DB1-BE65-2ABC7744DA9E}">
      <dgm:prSet/>
      <dgm:spPr/>
      <dgm:t>
        <a:bodyPr/>
        <a:lstStyle/>
        <a:p>
          <a:endParaRPr lang="es-CO"/>
        </a:p>
      </dgm:t>
    </dgm:pt>
    <dgm:pt modelId="{7964B498-0599-41A9-A5DF-907A79588F13}" type="sibTrans" cxnId="{E7BBCB16-5310-4DB1-BE65-2ABC7744DA9E}">
      <dgm:prSet/>
      <dgm:spPr/>
      <dgm:t>
        <a:bodyPr/>
        <a:lstStyle/>
        <a:p>
          <a:endParaRPr lang="es-CO"/>
        </a:p>
      </dgm:t>
    </dgm:pt>
    <dgm:pt modelId="{4E995E82-7551-42FE-AF7C-574B229E7577}">
      <dgm:prSet phldrT="[Texto]"/>
      <dgm:spPr>
        <a:ln>
          <a:solidFill>
            <a:schemeClr val="accent2"/>
          </a:solidFill>
        </a:ln>
      </dgm:spPr>
      <dgm:t>
        <a:bodyPr/>
        <a:lstStyle/>
        <a:p>
          <a:r>
            <a:rPr lang="es-CO"/>
            <a:t>Reporte Gerencial </a:t>
          </a:r>
        </a:p>
      </dgm:t>
    </dgm:pt>
    <dgm:pt modelId="{CD57D664-91A9-40F2-886B-27A41BC33D76}" type="parTrans" cxnId="{A92586C3-8B3C-4C8E-A08A-605EDB62D540}">
      <dgm:prSet/>
      <dgm:spPr/>
      <dgm:t>
        <a:bodyPr/>
        <a:lstStyle/>
        <a:p>
          <a:endParaRPr lang="es-CO"/>
        </a:p>
      </dgm:t>
    </dgm:pt>
    <dgm:pt modelId="{36F2E0D6-9BF4-427A-ACDE-B794834F5027}" type="sibTrans" cxnId="{A92586C3-8B3C-4C8E-A08A-605EDB62D540}">
      <dgm:prSet/>
      <dgm:spPr/>
      <dgm:t>
        <a:bodyPr/>
        <a:lstStyle/>
        <a:p>
          <a:endParaRPr lang="es-CO"/>
        </a:p>
      </dgm:t>
    </dgm:pt>
    <dgm:pt modelId="{46809ED0-6D12-4818-AA30-DB6260E6AAA2}" type="pres">
      <dgm:prSet presAssocID="{6F79FB51-72B2-4D1C-AD83-7DC441326ACC}" presName="linearFlow" presStyleCnt="0">
        <dgm:presLayoutVars>
          <dgm:dir/>
          <dgm:animLvl val="lvl"/>
          <dgm:resizeHandles val="exact"/>
        </dgm:presLayoutVars>
      </dgm:prSet>
      <dgm:spPr/>
      <dgm:t>
        <a:bodyPr/>
        <a:lstStyle/>
        <a:p>
          <a:endParaRPr lang="es-CO"/>
        </a:p>
      </dgm:t>
    </dgm:pt>
    <dgm:pt modelId="{CDC63D61-C39C-4885-9A11-FEC7C99EDCC6}" type="pres">
      <dgm:prSet presAssocID="{6994029D-E583-44E3-A586-0B04DCFA2DA4}" presName="composite" presStyleCnt="0"/>
      <dgm:spPr/>
    </dgm:pt>
    <dgm:pt modelId="{44932032-4AA3-4D98-947B-D4DA1D6C5014}" type="pres">
      <dgm:prSet presAssocID="{6994029D-E583-44E3-A586-0B04DCFA2DA4}" presName="parTx" presStyleLbl="node1" presStyleIdx="0" presStyleCnt="3">
        <dgm:presLayoutVars>
          <dgm:chMax val="0"/>
          <dgm:chPref val="0"/>
          <dgm:bulletEnabled val="1"/>
        </dgm:presLayoutVars>
      </dgm:prSet>
      <dgm:spPr/>
      <dgm:t>
        <a:bodyPr/>
        <a:lstStyle/>
        <a:p>
          <a:endParaRPr lang="es-CO"/>
        </a:p>
      </dgm:t>
    </dgm:pt>
    <dgm:pt modelId="{4BFDE954-997E-4A97-A6A3-CA1F6ACB6DAB}" type="pres">
      <dgm:prSet presAssocID="{6994029D-E583-44E3-A586-0B04DCFA2DA4}" presName="parSh" presStyleLbl="node1" presStyleIdx="0" presStyleCnt="3"/>
      <dgm:spPr/>
      <dgm:t>
        <a:bodyPr/>
        <a:lstStyle/>
        <a:p>
          <a:endParaRPr lang="es-CO"/>
        </a:p>
      </dgm:t>
    </dgm:pt>
    <dgm:pt modelId="{C781D593-AFFF-48D1-A8F5-F0508A27E6B7}" type="pres">
      <dgm:prSet presAssocID="{6994029D-E583-44E3-A586-0B04DCFA2DA4}" presName="desTx" presStyleLbl="fgAcc1" presStyleIdx="0" presStyleCnt="3">
        <dgm:presLayoutVars>
          <dgm:bulletEnabled val="1"/>
        </dgm:presLayoutVars>
      </dgm:prSet>
      <dgm:spPr/>
      <dgm:t>
        <a:bodyPr/>
        <a:lstStyle/>
        <a:p>
          <a:endParaRPr lang="es-CO"/>
        </a:p>
      </dgm:t>
    </dgm:pt>
    <dgm:pt modelId="{E2CF1AF8-7E53-4E72-84A9-7AAF1D10FE76}" type="pres">
      <dgm:prSet presAssocID="{AF326F76-54F5-4B26-8FC6-3105B4D971D0}" presName="sibTrans" presStyleLbl="sibTrans2D1" presStyleIdx="0" presStyleCnt="2"/>
      <dgm:spPr/>
      <dgm:t>
        <a:bodyPr/>
        <a:lstStyle/>
        <a:p>
          <a:endParaRPr lang="es-CO"/>
        </a:p>
      </dgm:t>
    </dgm:pt>
    <dgm:pt modelId="{DB3BE124-2DC4-4D03-8125-1CD6580AE16B}" type="pres">
      <dgm:prSet presAssocID="{AF326F76-54F5-4B26-8FC6-3105B4D971D0}" presName="connTx" presStyleLbl="sibTrans2D1" presStyleIdx="0" presStyleCnt="2"/>
      <dgm:spPr/>
      <dgm:t>
        <a:bodyPr/>
        <a:lstStyle/>
        <a:p>
          <a:endParaRPr lang="es-CO"/>
        </a:p>
      </dgm:t>
    </dgm:pt>
    <dgm:pt modelId="{80A77DF5-18D1-4236-953C-8DD1DCFF4B64}" type="pres">
      <dgm:prSet presAssocID="{951E9E45-B817-40FD-996A-D5522AB8CE3A}" presName="composite" presStyleCnt="0"/>
      <dgm:spPr/>
    </dgm:pt>
    <dgm:pt modelId="{7EC81512-922F-40BF-9714-6DECD18FE6C3}" type="pres">
      <dgm:prSet presAssocID="{951E9E45-B817-40FD-996A-D5522AB8CE3A}" presName="parTx" presStyleLbl="node1" presStyleIdx="0" presStyleCnt="3">
        <dgm:presLayoutVars>
          <dgm:chMax val="0"/>
          <dgm:chPref val="0"/>
          <dgm:bulletEnabled val="1"/>
        </dgm:presLayoutVars>
      </dgm:prSet>
      <dgm:spPr/>
      <dgm:t>
        <a:bodyPr/>
        <a:lstStyle/>
        <a:p>
          <a:endParaRPr lang="es-CO"/>
        </a:p>
      </dgm:t>
    </dgm:pt>
    <dgm:pt modelId="{83DA6287-3F2D-411C-A2AD-8A56B652919C}" type="pres">
      <dgm:prSet presAssocID="{951E9E45-B817-40FD-996A-D5522AB8CE3A}" presName="parSh" presStyleLbl="node1" presStyleIdx="1" presStyleCnt="3"/>
      <dgm:spPr/>
      <dgm:t>
        <a:bodyPr/>
        <a:lstStyle/>
        <a:p>
          <a:endParaRPr lang="es-CO"/>
        </a:p>
      </dgm:t>
    </dgm:pt>
    <dgm:pt modelId="{C582A36F-9B7B-4B57-B621-1D0102C7AE63}" type="pres">
      <dgm:prSet presAssocID="{951E9E45-B817-40FD-996A-D5522AB8CE3A}" presName="desTx" presStyleLbl="fgAcc1" presStyleIdx="1" presStyleCnt="3" custLinFactNeighborX="-10357" custLinFactNeighborY="2285">
        <dgm:presLayoutVars>
          <dgm:bulletEnabled val="1"/>
        </dgm:presLayoutVars>
      </dgm:prSet>
      <dgm:spPr/>
      <dgm:t>
        <a:bodyPr/>
        <a:lstStyle/>
        <a:p>
          <a:endParaRPr lang="es-CO"/>
        </a:p>
      </dgm:t>
    </dgm:pt>
    <dgm:pt modelId="{59CB3DBE-2B6D-412F-A30F-A6C2B34621C7}" type="pres">
      <dgm:prSet presAssocID="{AB93C483-8846-4F9E-896B-AB48D3FDE074}" presName="sibTrans" presStyleLbl="sibTrans2D1" presStyleIdx="1" presStyleCnt="2"/>
      <dgm:spPr/>
      <dgm:t>
        <a:bodyPr/>
        <a:lstStyle/>
        <a:p>
          <a:endParaRPr lang="es-CO"/>
        </a:p>
      </dgm:t>
    </dgm:pt>
    <dgm:pt modelId="{8C0F8092-5669-4C22-B52C-B9E8F1FC9263}" type="pres">
      <dgm:prSet presAssocID="{AB93C483-8846-4F9E-896B-AB48D3FDE074}" presName="connTx" presStyleLbl="sibTrans2D1" presStyleIdx="1" presStyleCnt="2"/>
      <dgm:spPr/>
      <dgm:t>
        <a:bodyPr/>
        <a:lstStyle/>
        <a:p>
          <a:endParaRPr lang="es-CO"/>
        </a:p>
      </dgm:t>
    </dgm:pt>
    <dgm:pt modelId="{F5F710C7-6036-453A-A301-D287399FAA73}" type="pres">
      <dgm:prSet presAssocID="{AF7F3BF9-FAB4-4D05-AB1D-A446A18AC760}" presName="composite" presStyleCnt="0"/>
      <dgm:spPr/>
    </dgm:pt>
    <dgm:pt modelId="{477B4A2C-A20D-44E7-B475-43F69FCB9A07}" type="pres">
      <dgm:prSet presAssocID="{AF7F3BF9-FAB4-4D05-AB1D-A446A18AC760}" presName="parTx" presStyleLbl="node1" presStyleIdx="1" presStyleCnt="3">
        <dgm:presLayoutVars>
          <dgm:chMax val="0"/>
          <dgm:chPref val="0"/>
          <dgm:bulletEnabled val="1"/>
        </dgm:presLayoutVars>
      </dgm:prSet>
      <dgm:spPr/>
      <dgm:t>
        <a:bodyPr/>
        <a:lstStyle/>
        <a:p>
          <a:endParaRPr lang="es-CO"/>
        </a:p>
      </dgm:t>
    </dgm:pt>
    <dgm:pt modelId="{57045936-6EED-42B1-882B-E865019684D0}" type="pres">
      <dgm:prSet presAssocID="{AF7F3BF9-FAB4-4D05-AB1D-A446A18AC760}" presName="parSh" presStyleLbl="node1" presStyleIdx="2" presStyleCnt="3"/>
      <dgm:spPr/>
      <dgm:t>
        <a:bodyPr/>
        <a:lstStyle/>
        <a:p>
          <a:endParaRPr lang="es-CO"/>
        </a:p>
      </dgm:t>
    </dgm:pt>
    <dgm:pt modelId="{E6DEE5FF-45FE-4B1D-85A8-E6F62B885A1F}" type="pres">
      <dgm:prSet presAssocID="{AF7F3BF9-FAB4-4D05-AB1D-A446A18AC760}" presName="desTx" presStyleLbl="fgAcc1" presStyleIdx="2" presStyleCnt="3" custLinFactNeighborX="-6816" custLinFactNeighborY="2933">
        <dgm:presLayoutVars>
          <dgm:bulletEnabled val="1"/>
        </dgm:presLayoutVars>
      </dgm:prSet>
      <dgm:spPr/>
      <dgm:t>
        <a:bodyPr/>
        <a:lstStyle/>
        <a:p>
          <a:endParaRPr lang="es-CO"/>
        </a:p>
      </dgm:t>
    </dgm:pt>
  </dgm:ptLst>
  <dgm:cxnLst>
    <dgm:cxn modelId="{E7BBCB16-5310-4DB1-BE65-2ABC7744DA9E}" srcId="{951E9E45-B817-40FD-996A-D5522AB8CE3A}" destId="{72C8875C-A0A1-4DE7-B96A-E6289C7A0AC5}" srcOrd="3" destOrd="0" parTransId="{58FC51CB-3E18-4D70-BBFB-6C95A6BF0C3A}" sibTransId="{7964B498-0599-41A9-A5DF-907A79588F13}"/>
    <dgm:cxn modelId="{62415A2C-421E-4C84-8F6B-0FD98EF25BD5}" srcId="{6994029D-E583-44E3-A586-0B04DCFA2DA4}" destId="{4C8ED540-9F92-4D88-B40B-48AD743609DD}" srcOrd="1" destOrd="0" parTransId="{938CE744-0AE8-46BE-9BCB-6F56FC46F14E}" sibTransId="{C2D72E9E-8073-454A-BC24-DA9190F3F619}"/>
    <dgm:cxn modelId="{5ED4D56D-4E44-46E7-A41E-CEF310E6E1ED}" type="presOf" srcId="{CB45EC77-CB39-4E4A-AA3E-2136C09DD5B1}" destId="{C582A36F-9B7B-4B57-B621-1D0102C7AE63}" srcOrd="0" destOrd="0" presId="urn:microsoft.com/office/officeart/2005/8/layout/process3"/>
    <dgm:cxn modelId="{8C975648-52E3-4643-A8E2-DC0F93993B46}" srcId="{951E9E45-B817-40FD-996A-D5522AB8CE3A}" destId="{A316DBA5-DDA4-430C-8249-9299356206E4}" srcOrd="2" destOrd="0" parTransId="{0B478165-660E-4B25-AFA4-7AC0A526D91E}" sibTransId="{925730A3-D9C0-409E-9471-11F719AEB1AF}"/>
    <dgm:cxn modelId="{45CDAFB6-AE3E-4476-AB44-3A03ED1A22C3}" type="presOf" srcId="{AF326F76-54F5-4B26-8FC6-3105B4D971D0}" destId="{DB3BE124-2DC4-4D03-8125-1CD6580AE16B}" srcOrd="1" destOrd="0" presId="urn:microsoft.com/office/officeart/2005/8/layout/process3"/>
    <dgm:cxn modelId="{17F6778D-EBCC-4DAE-A7BC-B561C84A8A84}" type="presOf" srcId="{854CF5EA-43E0-49DB-A532-2E4D206FFDC7}" destId="{C582A36F-9B7B-4B57-B621-1D0102C7AE63}" srcOrd="0" destOrd="1" presId="urn:microsoft.com/office/officeart/2005/8/layout/process3"/>
    <dgm:cxn modelId="{F0BB26B9-FB8F-49C4-A25E-BF455BA35B72}" type="presOf" srcId="{AF7F3BF9-FAB4-4D05-AB1D-A446A18AC760}" destId="{57045936-6EED-42B1-882B-E865019684D0}" srcOrd="1" destOrd="0" presId="urn:microsoft.com/office/officeart/2005/8/layout/process3"/>
    <dgm:cxn modelId="{18EB8A00-E88E-4512-82DF-813F8F856F48}" type="presOf" srcId="{AB93C483-8846-4F9E-896B-AB48D3FDE074}" destId="{59CB3DBE-2B6D-412F-A30F-A6C2B34621C7}" srcOrd="0" destOrd="0" presId="urn:microsoft.com/office/officeart/2005/8/layout/process3"/>
    <dgm:cxn modelId="{823B53EB-A117-4CF6-AC2D-0CC8F02616DE}" type="presOf" srcId="{72C8875C-A0A1-4DE7-B96A-E6289C7A0AC5}" destId="{C582A36F-9B7B-4B57-B621-1D0102C7AE63}" srcOrd="0" destOrd="3" presId="urn:microsoft.com/office/officeart/2005/8/layout/process3"/>
    <dgm:cxn modelId="{23C47BB0-4DCA-4272-AA88-FE50634D3637}" srcId="{6994029D-E583-44E3-A586-0B04DCFA2DA4}" destId="{A15C9972-133E-47D6-80AB-C70AEA34AE12}" srcOrd="2" destOrd="0" parTransId="{72644458-0D0C-4A6A-9668-0E15D7F5F4DB}" sibTransId="{7DAAF509-6F41-4654-BEE3-BC3270960CA0}"/>
    <dgm:cxn modelId="{6699BACA-F4C0-4560-B9AB-7A594402D071}" srcId="{951E9E45-B817-40FD-996A-D5522AB8CE3A}" destId="{854CF5EA-43E0-49DB-A532-2E4D206FFDC7}" srcOrd="1" destOrd="0" parTransId="{E3377561-997A-495D-B077-6282206F0100}" sibTransId="{9FD1556B-3024-4FD9-9660-0ADE036687F4}"/>
    <dgm:cxn modelId="{D4CECA8F-E06F-4232-B3B9-5E22C9085041}" srcId="{AF7F3BF9-FAB4-4D05-AB1D-A446A18AC760}" destId="{3EC184D1-755D-41FB-A4EE-98579CB36EAA}" srcOrd="3" destOrd="0" parTransId="{923E3862-6571-4731-ADD8-3899C4D7D034}" sibTransId="{26D37229-2E9B-4BA8-A69C-1321FAA22256}"/>
    <dgm:cxn modelId="{386AC89B-92F2-4D67-8398-0E818BAC0CD4}" srcId="{6994029D-E583-44E3-A586-0B04DCFA2DA4}" destId="{431BAF1B-29A1-49A2-B135-69AEC9DC2BB5}" srcOrd="0" destOrd="0" parTransId="{BD754988-AF51-420D-8B2B-E72415885726}" sibTransId="{C0F4357D-7C96-4FF9-902B-1F329A352BD1}"/>
    <dgm:cxn modelId="{4A94ABF1-05C0-4270-ACF8-8111CCC2E739}" type="presOf" srcId="{3EC184D1-755D-41FB-A4EE-98579CB36EAA}" destId="{E6DEE5FF-45FE-4B1D-85A8-E6F62B885A1F}" srcOrd="0" destOrd="3" presId="urn:microsoft.com/office/officeart/2005/8/layout/process3"/>
    <dgm:cxn modelId="{1676D3A5-2CE2-4ACB-BF96-39E3A17AF482}" type="presOf" srcId="{6994029D-E583-44E3-A586-0B04DCFA2DA4}" destId="{44932032-4AA3-4D98-947B-D4DA1D6C5014}" srcOrd="0" destOrd="0" presId="urn:microsoft.com/office/officeart/2005/8/layout/process3"/>
    <dgm:cxn modelId="{1510EC93-39DA-474A-94C7-5FFA074123FB}" srcId="{AF7F3BF9-FAB4-4D05-AB1D-A446A18AC760}" destId="{AF0EB9A1-A8FD-4B71-AEF1-53D06B9415BE}" srcOrd="1" destOrd="0" parTransId="{A1868FB9-E093-413A-8B13-4E19C9077490}" sibTransId="{84682D07-704C-4F0B-B86A-599EAB8ED44B}"/>
    <dgm:cxn modelId="{44986677-A14B-4763-BA9A-D436684B2FAC}" type="presOf" srcId="{4E995E82-7551-42FE-AF7C-574B229E7577}" destId="{E6DEE5FF-45FE-4B1D-85A8-E6F62B885A1F}" srcOrd="0" destOrd="5" presId="urn:microsoft.com/office/officeart/2005/8/layout/process3"/>
    <dgm:cxn modelId="{0C2467C7-E68E-4937-AA2E-C6057DC1CFCF}" srcId="{AF7F3BF9-FAB4-4D05-AB1D-A446A18AC760}" destId="{BF11A2D5-C1E9-42C5-B9B3-0BBA8487CF25}" srcOrd="0" destOrd="0" parTransId="{1D77F054-F060-4691-B1FE-F43609160474}" sibTransId="{C0776B34-1F7E-4D4F-A4EB-D3F874BA7A25}"/>
    <dgm:cxn modelId="{5AF09769-1AFC-4E4F-A8D0-5F84D4C2EFB8}" type="presOf" srcId="{DA4FAE01-B182-45A2-8544-7B2E0DEF2B32}" destId="{E6DEE5FF-45FE-4B1D-85A8-E6F62B885A1F}" srcOrd="0" destOrd="4" presId="urn:microsoft.com/office/officeart/2005/8/layout/process3"/>
    <dgm:cxn modelId="{A6C50A3D-69BF-455A-96D1-C4757484270B}" type="presOf" srcId="{AB93C483-8846-4F9E-896B-AB48D3FDE074}" destId="{8C0F8092-5669-4C22-B52C-B9E8F1FC9263}" srcOrd="1" destOrd="0" presId="urn:microsoft.com/office/officeart/2005/8/layout/process3"/>
    <dgm:cxn modelId="{D2B4649F-CEA9-4FE4-A68B-300C5EE53DC1}" type="presOf" srcId="{AF326F76-54F5-4B26-8FC6-3105B4D971D0}" destId="{E2CF1AF8-7E53-4E72-84A9-7AAF1D10FE76}" srcOrd="0" destOrd="0" presId="urn:microsoft.com/office/officeart/2005/8/layout/process3"/>
    <dgm:cxn modelId="{7BCB31DD-0194-4651-9004-23A0229354F2}" srcId="{6F79FB51-72B2-4D1C-AD83-7DC441326ACC}" destId="{6994029D-E583-44E3-A586-0B04DCFA2DA4}" srcOrd="0" destOrd="0" parTransId="{8E29B706-BFF8-4CB0-8ED8-862499383754}" sibTransId="{AF326F76-54F5-4B26-8FC6-3105B4D971D0}"/>
    <dgm:cxn modelId="{213937E8-1FB5-4F9D-BB2B-C201F108517C}" type="presOf" srcId="{6994029D-E583-44E3-A586-0B04DCFA2DA4}" destId="{4BFDE954-997E-4A97-A6A3-CA1F6ACB6DAB}" srcOrd="1" destOrd="0" presId="urn:microsoft.com/office/officeart/2005/8/layout/process3"/>
    <dgm:cxn modelId="{2F50DE06-0058-43D7-81DC-BCC43EC8E270}" type="presOf" srcId="{431BAF1B-29A1-49A2-B135-69AEC9DC2BB5}" destId="{C781D593-AFFF-48D1-A8F5-F0508A27E6B7}" srcOrd="0" destOrd="0" presId="urn:microsoft.com/office/officeart/2005/8/layout/process3"/>
    <dgm:cxn modelId="{610B7DF5-75FD-493D-8F4E-E03CA868CE31}" srcId="{951E9E45-B817-40FD-996A-D5522AB8CE3A}" destId="{CB45EC77-CB39-4E4A-AA3E-2136C09DD5B1}" srcOrd="0" destOrd="0" parTransId="{77CDFEEB-4524-4B50-B765-6CC0210E5F0D}" sibTransId="{80B224C3-359B-4FE2-A1EA-CCBA409987AA}"/>
    <dgm:cxn modelId="{3797D57B-D865-4820-95AD-72B81B5527B1}" type="presOf" srcId="{951E9E45-B817-40FD-996A-D5522AB8CE3A}" destId="{7EC81512-922F-40BF-9714-6DECD18FE6C3}" srcOrd="0" destOrd="0" presId="urn:microsoft.com/office/officeart/2005/8/layout/process3"/>
    <dgm:cxn modelId="{09E02F2D-F0A1-46E8-BC0C-7626D075FC07}" type="presOf" srcId="{A316DBA5-DDA4-430C-8249-9299356206E4}" destId="{C582A36F-9B7B-4B57-B621-1D0102C7AE63}" srcOrd="0" destOrd="2" presId="urn:microsoft.com/office/officeart/2005/8/layout/process3"/>
    <dgm:cxn modelId="{3C8146A5-D2AE-44F9-A30E-E89CD19E4383}" type="presOf" srcId="{951E9E45-B817-40FD-996A-D5522AB8CE3A}" destId="{83DA6287-3F2D-411C-A2AD-8A56B652919C}" srcOrd="1" destOrd="0" presId="urn:microsoft.com/office/officeart/2005/8/layout/process3"/>
    <dgm:cxn modelId="{79BFB774-9F24-43AD-848E-A09F14103882}" type="presOf" srcId="{AF0EB9A1-A8FD-4B71-AEF1-53D06B9415BE}" destId="{E6DEE5FF-45FE-4B1D-85A8-E6F62B885A1F}" srcOrd="0" destOrd="1" presId="urn:microsoft.com/office/officeart/2005/8/layout/process3"/>
    <dgm:cxn modelId="{35363A5C-1CA9-409A-990C-F0FA1A784408}" type="presOf" srcId="{A15C9972-133E-47D6-80AB-C70AEA34AE12}" destId="{C781D593-AFFF-48D1-A8F5-F0508A27E6B7}" srcOrd="0" destOrd="2" presId="urn:microsoft.com/office/officeart/2005/8/layout/process3"/>
    <dgm:cxn modelId="{7D7E1672-DBD5-4C64-B850-8D70C289FA9E}" type="presOf" srcId="{4C8ED540-9F92-4D88-B40B-48AD743609DD}" destId="{C781D593-AFFF-48D1-A8F5-F0508A27E6B7}" srcOrd="0" destOrd="1" presId="urn:microsoft.com/office/officeart/2005/8/layout/process3"/>
    <dgm:cxn modelId="{075BCF1F-DAD6-4182-98BB-F2566434997E}" type="presOf" srcId="{6F79FB51-72B2-4D1C-AD83-7DC441326ACC}" destId="{46809ED0-6D12-4818-AA30-DB6260E6AAA2}" srcOrd="0" destOrd="0" presId="urn:microsoft.com/office/officeart/2005/8/layout/process3"/>
    <dgm:cxn modelId="{94CCB3FD-0DD3-4825-8914-E0B7DCF5CC95}" srcId="{AF7F3BF9-FAB4-4D05-AB1D-A446A18AC760}" destId="{DA4FAE01-B182-45A2-8544-7B2E0DEF2B32}" srcOrd="4" destOrd="0" parTransId="{0EBE1E37-EE82-403A-8240-1217322C49FB}" sibTransId="{99D4FEEA-F771-4AEB-8BF9-979FBE552105}"/>
    <dgm:cxn modelId="{CE8420E3-3CCB-4820-9695-7BB4D7BD7EEE}" srcId="{6F79FB51-72B2-4D1C-AD83-7DC441326ACC}" destId="{AF7F3BF9-FAB4-4D05-AB1D-A446A18AC760}" srcOrd="2" destOrd="0" parTransId="{8D31555C-54B8-45B7-BFA2-4A21D027238A}" sibTransId="{88B78EFE-28AE-47F0-8302-096C11009FF3}"/>
    <dgm:cxn modelId="{A92586C3-8B3C-4C8E-A08A-605EDB62D540}" srcId="{AF7F3BF9-FAB4-4D05-AB1D-A446A18AC760}" destId="{4E995E82-7551-42FE-AF7C-574B229E7577}" srcOrd="5" destOrd="0" parTransId="{CD57D664-91A9-40F2-886B-27A41BC33D76}" sibTransId="{36F2E0D6-9BF4-427A-ACDE-B794834F5027}"/>
    <dgm:cxn modelId="{18BDDF62-5B96-4712-9C81-4B04C9CB8319}" type="presOf" srcId="{BF11A2D5-C1E9-42C5-B9B3-0BBA8487CF25}" destId="{E6DEE5FF-45FE-4B1D-85A8-E6F62B885A1F}" srcOrd="0" destOrd="0" presId="urn:microsoft.com/office/officeart/2005/8/layout/process3"/>
    <dgm:cxn modelId="{F895E95E-A9CF-4785-8FD1-62BBD86640F7}" srcId="{6F79FB51-72B2-4D1C-AD83-7DC441326ACC}" destId="{951E9E45-B817-40FD-996A-D5522AB8CE3A}" srcOrd="1" destOrd="0" parTransId="{5959B11D-6B1E-4AEF-8F91-55A2C99409A2}" sibTransId="{AB93C483-8846-4F9E-896B-AB48D3FDE074}"/>
    <dgm:cxn modelId="{59C6048B-0885-4550-AB61-356003DAD709}" type="presOf" srcId="{99389CE1-3747-4C58-BAAD-7EFD5E2A57B4}" destId="{E6DEE5FF-45FE-4B1D-85A8-E6F62B885A1F}" srcOrd="0" destOrd="2" presId="urn:microsoft.com/office/officeart/2005/8/layout/process3"/>
    <dgm:cxn modelId="{27D6BCF7-33E6-447C-9B7B-D0F4EBC33516}" type="presOf" srcId="{AF7F3BF9-FAB4-4D05-AB1D-A446A18AC760}" destId="{477B4A2C-A20D-44E7-B475-43F69FCB9A07}" srcOrd="0" destOrd="0" presId="urn:microsoft.com/office/officeart/2005/8/layout/process3"/>
    <dgm:cxn modelId="{2A3C6629-4B5B-47F1-B2D3-36277729CA00}" srcId="{AF7F3BF9-FAB4-4D05-AB1D-A446A18AC760}" destId="{99389CE1-3747-4C58-BAAD-7EFD5E2A57B4}" srcOrd="2" destOrd="0" parTransId="{915A76DB-2DF3-46D4-AA4A-C0BED699CA21}" sibTransId="{798A5C40-5877-40C5-9A59-1D0491F0A54F}"/>
    <dgm:cxn modelId="{8CA233EA-5367-4E8D-9545-1708ACA03248}" type="presParOf" srcId="{46809ED0-6D12-4818-AA30-DB6260E6AAA2}" destId="{CDC63D61-C39C-4885-9A11-FEC7C99EDCC6}" srcOrd="0" destOrd="0" presId="urn:microsoft.com/office/officeart/2005/8/layout/process3"/>
    <dgm:cxn modelId="{794B9A93-8F89-4F93-A143-990E12690738}" type="presParOf" srcId="{CDC63D61-C39C-4885-9A11-FEC7C99EDCC6}" destId="{44932032-4AA3-4D98-947B-D4DA1D6C5014}" srcOrd="0" destOrd="0" presId="urn:microsoft.com/office/officeart/2005/8/layout/process3"/>
    <dgm:cxn modelId="{63045851-B559-42A8-B47C-BC6CF51113CB}" type="presParOf" srcId="{CDC63D61-C39C-4885-9A11-FEC7C99EDCC6}" destId="{4BFDE954-997E-4A97-A6A3-CA1F6ACB6DAB}" srcOrd="1" destOrd="0" presId="urn:microsoft.com/office/officeart/2005/8/layout/process3"/>
    <dgm:cxn modelId="{A49E1979-A61E-4F0B-BB92-016946980DE5}" type="presParOf" srcId="{CDC63D61-C39C-4885-9A11-FEC7C99EDCC6}" destId="{C781D593-AFFF-48D1-A8F5-F0508A27E6B7}" srcOrd="2" destOrd="0" presId="urn:microsoft.com/office/officeart/2005/8/layout/process3"/>
    <dgm:cxn modelId="{03590A5E-1649-4A0A-BBA1-B060BAECD5CD}" type="presParOf" srcId="{46809ED0-6D12-4818-AA30-DB6260E6AAA2}" destId="{E2CF1AF8-7E53-4E72-84A9-7AAF1D10FE76}" srcOrd="1" destOrd="0" presId="urn:microsoft.com/office/officeart/2005/8/layout/process3"/>
    <dgm:cxn modelId="{746D9F0E-99A7-41F2-98EE-5F08CFD36603}" type="presParOf" srcId="{E2CF1AF8-7E53-4E72-84A9-7AAF1D10FE76}" destId="{DB3BE124-2DC4-4D03-8125-1CD6580AE16B}" srcOrd="0" destOrd="0" presId="urn:microsoft.com/office/officeart/2005/8/layout/process3"/>
    <dgm:cxn modelId="{30BC2DEF-4339-4E85-9E3D-41104916C4F9}" type="presParOf" srcId="{46809ED0-6D12-4818-AA30-DB6260E6AAA2}" destId="{80A77DF5-18D1-4236-953C-8DD1DCFF4B64}" srcOrd="2" destOrd="0" presId="urn:microsoft.com/office/officeart/2005/8/layout/process3"/>
    <dgm:cxn modelId="{CCA90C0D-CB23-421D-A48C-6F3EE1CF1A8E}" type="presParOf" srcId="{80A77DF5-18D1-4236-953C-8DD1DCFF4B64}" destId="{7EC81512-922F-40BF-9714-6DECD18FE6C3}" srcOrd="0" destOrd="0" presId="urn:microsoft.com/office/officeart/2005/8/layout/process3"/>
    <dgm:cxn modelId="{36E4EC30-90ED-417E-9270-284E852CBBCC}" type="presParOf" srcId="{80A77DF5-18D1-4236-953C-8DD1DCFF4B64}" destId="{83DA6287-3F2D-411C-A2AD-8A56B652919C}" srcOrd="1" destOrd="0" presId="urn:microsoft.com/office/officeart/2005/8/layout/process3"/>
    <dgm:cxn modelId="{569FEC65-383D-43BD-88E8-40EEB2A49D93}" type="presParOf" srcId="{80A77DF5-18D1-4236-953C-8DD1DCFF4B64}" destId="{C582A36F-9B7B-4B57-B621-1D0102C7AE63}" srcOrd="2" destOrd="0" presId="urn:microsoft.com/office/officeart/2005/8/layout/process3"/>
    <dgm:cxn modelId="{2E761E19-F3ED-4A49-A555-198AF997AB91}" type="presParOf" srcId="{46809ED0-6D12-4818-AA30-DB6260E6AAA2}" destId="{59CB3DBE-2B6D-412F-A30F-A6C2B34621C7}" srcOrd="3" destOrd="0" presId="urn:microsoft.com/office/officeart/2005/8/layout/process3"/>
    <dgm:cxn modelId="{DE9B633C-A181-497D-8237-2D2EE918243C}" type="presParOf" srcId="{59CB3DBE-2B6D-412F-A30F-A6C2B34621C7}" destId="{8C0F8092-5669-4C22-B52C-B9E8F1FC9263}" srcOrd="0" destOrd="0" presId="urn:microsoft.com/office/officeart/2005/8/layout/process3"/>
    <dgm:cxn modelId="{1DE75CDA-C784-4B69-B48D-3AE442766A76}" type="presParOf" srcId="{46809ED0-6D12-4818-AA30-DB6260E6AAA2}" destId="{F5F710C7-6036-453A-A301-D287399FAA73}" srcOrd="4" destOrd="0" presId="urn:microsoft.com/office/officeart/2005/8/layout/process3"/>
    <dgm:cxn modelId="{63D57ADC-0463-4F90-B040-8B51663ADAB2}" type="presParOf" srcId="{F5F710C7-6036-453A-A301-D287399FAA73}" destId="{477B4A2C-A20D-44E7-B475-43F69FCB9A07}" srcOrd="0" destOrd="0" presId="urn:microsoft.com/office/officeart/2005/8/layout/process3"/>
    <dgm:cxn modelId="{6A42F1D5-6DF8-4738-A57B-18AC825C4DB1}" type="presParOf" srcId="{F5F710C7-6036-453A-A301-D287399FAA73}" destId="{57045936-6EED-42B1-882B-E865019684D0}" srcOrd="1" destOrd="0" presId="urn:microsoft.com/office/officeart/2005/8/layout/process3"/>
    <dgm:cxn modelId="{5B63F339-AFBA-4528-9555-EF5E02D4B5CB}" type="presParOf" srcId="{F5F710C7-6036-453A-A301-D287399FAA73}" destId="{E6DEE5FF-45FE-4B1D-85A8-E6F62B885A1F}" srcOrd="2" destOrd="0" presId="urn:microsoft.com/office/officeart/2005/8/layout/process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4DE57D-2A18-4493-B007-F2A3E32F2DA5}">
      <dsp:nvSpPr>
        <dsp:cNvPr id="0" name=""/>
        <dsp:cNvSpPr/>
      </dsp:nvSpPr>
      <dsp:spPr>
        <a:xfrm>
          <a:off x="0" y="1254745"/>
          <a:ext cx="5314949" cy="411835"/>
        </a:xfrm>
        <a:prstGeom prst="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b="1" kern="1200"/>
            <a:t>Entrega 3 - Mayo 29 de 2014</a:t>
          </a:r>
        </a:p>
      </dsp:txBody>
      <dsp:txXfrm>
        <a:off x="0" y="1254745"/>
        <a:ext cx="5314949" cy="222391"/>
      </dsp:txXfrm>
    </dsp:sp>
    <dsp:sp modelId="{6BC72FCB-418C-4F20-B864-738FAA337C9A}">
      <dsp:nvSpPr>
        <dsp:cNvPr id="0" name=""/>
        <dsp:cNvSpPr/>
      </dsp:nvSpPr>
      <dsp:spPr>
        <a:xfrm>
          <a:off x="2595" y="1468899"/>
          <a:ext cx="1769919" cy="189444"/>
        </a:xfrm>
        <a:prstGeom prst="rect">
          <a:avLst/>
        </a:prstGeom>
        <a:solidFill>
          <a:schemeClr val="accent2">
            <a:alpha val="90000"/>
            <a:tint val="55000"/>
            <a:hueOff val="0"/>
            <a:satOff val="0"/>
            <a:lumOff val="0"/>
            <a:alphaOff val="0"/>
          </a:schemeClr>
        </a:solidFill>
        <a:ln w="9525" cap="flat" cmpd="sng" algn="ctr">
          <a:solidFill>
            <a:schemeClr val="accent2">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5: Abril 25 a Mayo 17</a:t>
          </a:r>
        </a:p>
      </dsp:txBody>
      <dsp:txXfrm>
        <a:off x="2595" y="1468899"/>
        <a:ext cx="1769919" cy="189444"/>
      </dsp:txXfrm>
    </dsp:sp>
    <dsp:sp modelId="{42F854B7-7689-4935-A25B-713993C4CE6F}">
      <dsp:nvSpPr>
        <dsp:cNvPr id="0" name=""/>
        <dsp:cNvSpPr/>
      </dsp:nvSpPr>
      <dsp:spPr>
        <a:xfrm>
          <a:off x="1772515" y="1468899"/>
          <a:ext cx="1769919" cy="189444"/>
        </a:xfrm>
        <a:prstGeom prst="rect">
          <a:avLst/>
        </a:prstGeom>
        <a:solidFill>
          <a:schemeClr val="accent2">
            <a:alpha val="90000"/>
            <a:tint val="55000"/>
            <a:hueOff val="0"/>
            <a:satOff val="0"/>
            <a:lumOff val="0"/>
            <a:alphaOff val="0"/>
          </a:schemeClr>
        </a:solidFill>
        <a:ln w="9525" cap="flat" cmpd="sng" algn="ctr">
          <a:solidFill>
            <a:schemeClr val="accent2">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6: Mayo 18 a Mayo 25</a:t>
          </a:r>
        </a:p>
      </dsp:txBody>
      <dsp:txXfrm>
        <a:off x="1772515" y="1468899"/>
        <a:ext cx="1769919" cy="189444"/>
      </dsp:txXfrm>
    </dsp:sp>
    <dsp:sp modelId="{CD4F9BF2-97E0-47C6-A4A6-856414FA0248}">
      <dsp:nvSpPr>
        <dsp:cNvPr id="0" name=""/>
        <dsp:cNvSpPr/>
      </dsp:nvSpPr>
      <dsp:spPr>
        <a:xfrm>
          <a:off x="3542434" y="1468899"/>
          <a:ext cx="1769919" cy="189444"/>
        </a:xfrm>
        <a:prstGeom prst="rect">
          <a:avLst/>
        </a:prstGeom>
        <a:solidFill>
          <a:schemeClr val="accent2">
            <a:alpha val="90000"/>
            <a:tint val="55000"/>
            <a:hueOff val="0"/>
            <a:satOff val="0"/>
            <a:lumOff val="0"/>
            <a:alphaOff val="0"/>
          </a:schemeClr>
        </a:solidFill>
        <a:ln w="9525" cap="flat" cmpd="sng" algn="ctr">
          <a:solidFill>
            <a:schemeClr val="accent2">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Fin del proyecto: Mayo 25 a Mayo 27</a:t>
          </a:r>
        </a:p>
      </dsp:txBody>
      <dsp:txXfrm>
        <a:off x="3542434" y="1468899"/>
        <a:ext cx="1769919" cy="189444"/>
      </dsp:txXfrm>
    </dsp:sp>
    <dsp:sp modelId="{AD1430DB-A052-46B1-82D6-EC5AA8145948}">
      <dsp:nvSpPr>
        <dsp:cNvPr id="0" name=""/>
        <dsp:cNvSpPr/>
      </dsp:nvSpPr>
      <dsp:spPr>
        <a:xfrm rot="10800000">
          <a:off x="0" y="627519"/>
          <a:ext cx="5314949" cy="633402"/>
        </a:xfrm>
        <a:prstGeom prst="upArrowCallou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b="1" kern="1200"/>
            <a:t>Entrega 2 - Abril 24 de 2014</a:t>
          </a:r>
        </a:p>
      </dsp:txBody>
      <dsp:txXfrm>
        <a:off x="0" y="627519"/>
        <a:ext cx="5314949" cy="222324"/>
      </dsp:txXfrm>
    </dsp:sp>
    <dsp:sp modelId="{A9D3A5F1-90CB-436F-BC07-D0523FC045C8}">
      <dsp:nvSpPr>
        <dsp:cNvPr id="0" name=""/>
        <dsp:cNvSpPr/>
      </dsp:nvSpPr>
      <dsp:spPr>
        <a:xfrm>
          <a:off x="0" y="849844"/>
          <a:ext cx="2657475" cy="189387"/>
        </a:xfrm>
        <a:prstGeom prst="rect">
          <a:avLst/>
        </a:prstGeom>
        <a:solidFill>
          <a:schemeClr val="accent2">
            <a:alpha val="90000"/>
            <a:tint val="55000"/>
            <a:hueOff val="0"/>
            <a:satOff val="0"/>
            <a:lumOff val="0"/>
            <a:alphaOff val="0"/>
          </a:schemeClr>
        </a:solidFill>
        <a:ln w="9525" cap="flat" cmpd="sng" algn="ctr">
          <a:solidFill>
            <a:schemeClr val="accent2">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3: Marzo 14 a Abril 4</a:t>
          </a:r>
        </a:p>
      </dsp:txBody>
      <dsp:txXfrm>
        <a:off x="0" y="849844"/>
        <a:ext cx="2657475" cy="189387"/>
      </dsp:txXfrm>
    </dsp:sp>
    <dsp:sp modelId="{624974B6-6DEC-485B-A671-1F6D782A3F07}">
      <dsp:nvSpPr>
        <dsp:cNvPr id="0" name=""/>
        <dsp:cNvSpPr/>
      </dsp:nvSpPr>
      <dsp:spPr>
        <a:xfrm>
          <a:off x="2657474" y="849844"/>
          <a:ext cx="2657475" cy="189387"/>
        </a:xfrm>
        <a:prstGeom prst="rect">
          <a:avLst/>
        </a:prstGeom>
        <a:solidFill>
          <a:schemeClr val="accent2">
            <a:alpha val="90000"/>
            <a:tint val="55000"/>
            <a:hueOff val="0"/>
            <a:satOff val="0"/>
            <a:lumOff val="0"/>
            <a:alphaOff val="0"/>
          </a:schemeClr>
        </a:solidFill>
        <a:ln w="9525" cap="flat" cmpd="sng" algn="ctr">
          <a:solidFill>
            <a:schemeClr val="accent2">
              <a:alpha val="90000"/>
              <a:tint val="55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4: Abril 5 a Abril 22</a:t>
          </a:r>
        </a:p>
      </dsp:txBody>
      <dsp:txXfrm>
        <a:off x="2657474" y="849844"/>
        <a:ext cx="2657475" cy="189387"/>
      </dsp:txXfrm>
    </dsp:sp>
    <dsp:sp modelId="{66E8920F-1E62-4B7A-A034-9F157ED82AAC}">
      <dsp:nvSpPr>
        <dsp:cNvPr id="0" name=""/>
        <dsp:cNvSpPr/>
      </dsp:nvSpPr>
      <dsp:spPr>
        <a:xfrm rot="10800000">
          <a:off x="0" y="294"/>
          <a:ext cx="5314949" cy="633402"/>
        </a:xfrm>
        <a:prstGeom prst="upArrowCallout">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s-CO" sz="700" b="1" kern="1200"/>
            <a:t>Entrega 1 - Marzo 13 de 2014</a:t>
          </a:r>
        </a:p>
      </dsp:txBody>
      <dsp:txXfrm>
        <a:off x="0" y="294"/>
        <a:ext cx="5314949" cy="222324"/>
      </dsp:txXfrm>
    </dsp:sp>
    <dsp:sp modelId="{134363C7-C6C4-4536-BF65-39ECFFEDAE85}">
      <dsp:nvSpPr>
        <dsp:cNvPr id="0" name=""/>
        <dsp:cNvSpPr/>
      </dsp:nvSpPr>
      <dsp:spPr>
        <a:xfrm>
          <a:off x="2595" y="222618"/>
          <a:ext cx="1769919" cy="189387"/>
        </a:xfrm>
        <a:prstGeom prst="rect">
          <a:avLst/>
        </a:prstGeom>
        <a:solidFill>
          <a:schemeClr val="accent3">
            <a:lumMod val="60000"/>
            <a:lumOff val="40000"/>
            <a:alpha val="90000"/>
          </a:schemeClr>
        </a:solidFill>
        <a:ln w="9525" cap="flat" cmpd="sng" algn="ctr">
          <a:solidFill>
            <a:schemeClr val="accent3">
              <a:lumMod val="60000"/>
              <a:lumOff val="40000"/>
              <a:alpha val="9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Inicio del proyecto: Febrero 8 a Febrero 15</a:t>
          </a:r>
        </a:p>
      </dsp:txBody>
      <dsp:txXfrm>
        <a:off x="2595" y="222618"/>
        <a:ext cx="1769919" cy="189387"/>
      </dsp:txXfrm>
    </dsp:sp>
    <dsp:sp modelId="{834C149D-4110-4E1B-8291-7D704D7B279B}">
      <dsp:nvSpPr>
        <dsp:cNvPr id="0" name=""/>
        <dsp:cNvSpPr/>
      </dsp:nvSpPr>
      <dsp:spPr>
        <a:xfrm>
          <a:off x="1772515" y="222618"/>
          <a:ext cx="1769919" cy="189387"/>
        </a:xfrm>
        <a:prstGeom prst="rect">
          <a:avLst/>
        </a:prstGeom>
        <a:solidFill>
          <a:schemeClr val="accent3">
            <a:lumMod val="60000"/>
            <a:lumOff val="40000"/>
            <a:alpha val="90000"/>
          </a:schemeClr>
        </a:solidFill>
        <a:ln w="9525" cap="flat" cmpd="sng" algn="ctr">
          <a:solidFill>
            <a:schemeClr val="accent3">
              <a:lumMod val="60000"/>
              <a:lumOff val="40000"/>
              <a:alpha val="9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1: Febrero 15 a Febrero 28</a:t>
          </a:r>
        </a:p>
      </dsp:txBody>
      <dsp:txXfrm>
        <a:off x="1772515" y="222618"/>
        <a:ext cx="1769919" cy="189387"/>
      </dsp:txXfrm>
    </dsp:sp>
    <dsp:sp modelId="{06427455-40CF-4B95-9FB7-95071D7664FF}">
      <dsp:nvSpPr>
        <dsp:cNvPr id="0" name=""/>
        <dsp:cNvSpPr/>
      </dsp:nvSpPr>
      <dsp:spPr>
        <a:xfrm>
          <a:off x="3542434" y="222618"/>
          <a:ext cx="1769919" cy="189387"/>
        </a:xfrm>
        <a:prstGeom prst="rect">
          <a:avLst/>
        </a:prstGeom>
        <a:solidFill>
          <a:schemeClr val="accent3">
            <a:lumMod val="60000"/>
            <a:lumOff val="40000"/>
            <a:alpha val="90000"/>
          </a:schemeClr>
        </a:solidFill>
        <a:ln w="9525" cap="flat" cmpd="sng" algn="ctr">
          <a:solidFill>
            <a:schemeClr val="accent3">
              <a:lumMod val="60000"/>
              <a:lumOff val="40000"/>
              <a:alpha val="9000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8890" rIns="49784" bIns="8890" numCol="1" spcCol="1270" anchor="ctr" anchorCtr="0">
          <a:noAutofit/>
        </a:bodyPr>
        <a:lstStyle/>
        <a:p>
          <a:pPr lvl="0" algn="ctr" defTabSz="311150">
            <a:lnSpc>
              <a:spcPct val="90000"/>
            </a:lnSpc>
            <a:spcBef>
              <a:spcPct val="0"/>
            </a:spcBef>
            <a:spcAft>
              <a:spcPct val="35000"/>
            </a:spcAft>
          </a:pPr>
          <a:r>
            <a:rPr lang="es-CO" sz="700" kern="1200"/>
            <a:t>Iteración 2: Marzo 1 a Marzo 11</a:t>
          </a:r>
        </a:p>
      </dsp:txBody>
      <dsp:txXfrm>
        <a:off x="3542434" y="222618"/>
        <a:ext cx="1769919" cy="18938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FDE954-997E-4A97-A6A3-CA1F6ACB6DAB}">
      <dsp:nvSpPr>
        <dsp:cNvPr id="0" name=""/>
        <dsp:cNvSpPr/>
      </dsp:nvSpPr>
      <dsp:spPr>
        <a:xfrm>
          <a:off x="2397" y="55617"/>
          <a:ext cx="1089928" cy="432000"/>
        </a:xfrm>
        <a:prstGeom prst="roundRect">
          <a:avLst>
            <a:gd name="adj" fmla="val 10000"/>
          </a:avLst>
        </a:prstGeom>
        <a:solidFill>
          <a:schemeClr val="accent3"/>
        </a:solidFill>
        <a:ln w="25400" cap="flat" cmpd="sng" algn="ctr">
          <a:solidFill>
            <a:schemeClr val="accent3">
              <a:shade val="50000"/>
            </a:schemeClr>
          </a:solidFill>
          <a:prstDash val="solid"/>
        </a:ln>
        <a:effectLst/>
        <a:scene3d>
          <a:camera prst="orthographicFront"/>
          <a:lightRig rig="chilly" dir="t"/>
        </a:scene3d>
        <a:sp3d/>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Primera Entrega</a:t>
          </a:r>
        </a:p>
      </dsp:txBody>
      <dsp:txXfrm>
        <a:off x="2397" y="55617"/>
        <a:ext cx="1089928" cy="288000"/>
      </dsp:txXfrm>
    </dsp:sp>
    <dsp:sp modelId="{C781D593-AFFF-48D1-A8F5-F0508A27E6B7}">
      <dsp:nvSpPr>
        <dsp:cNvPr id="0" name=""/>
        <dsp:cNvSpPr/>
      </dsp:nvSpPr>
      <dsp:spPr>
        <a:xfrm>
          <a:off x="225635" y="343617"/>
          <a:ext cx="1089928" cy="1601015"/>
        </a:xfrm>
        <a:prstGeom prst="roundRect">
          <a:avLst>
            <a:gd name="adj" fmla="val 10000"/>
          </a:avLst>
        </a:prstGeom>
        <a:solidFill>
          <a:schemeClr val="lt1">
            <a:alpha val="90000"/>
            <a:hueOff val="0"/>
            <a:satOff val="0"/>
            <a:lumOff val="0"/>
            <a:alphaOff val="0"/>
          </a:schemeClr>
        </a:solidFill>
        <a:ln w="9525" cap="flat" cmpd="sng" algn="ctr">
          <a:solidFill>
            <a:schemeClr val="accent3"/>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SPMP</a:t>
          </a:r>
        </a:p>
        <a:p>
          <a:pPr marL="57150" lvl="1" indent="-57150" algn="l" defTabSz="444500">
            <a:lnSpc>
              <a:spcPct val="90000"/>
            </a:lnSpc>
            <a:spcBef>
              <a:spcPct val="0"/>
            </a:spcBef>
            <a:spcAft>
              <a:spcPct val="15000"/>
            </a:spcAft>
            <a:buChar char="••"/>
          </a:pPr>
          <a:r>
            <a:rPr lang="es-CO" sz="1000" kern="1200"/>
            <a:t>Casos de uso</a:t>
          </a:r>
        </a:p>
        <a:p>
          <a:pPr marL="57150" lvl="1" indent="-57150" algn="l" defTabSz="444500">
            <a:lnSpc>
              <a:spcPct val="90000"/>
            </a:lnSpc>
            <a:spcBef>
              <a:spcPct val="0"/>
            </a:spcBef>
            <a:spcAft>
              <a:spcPct val="15000"/>
            </a:spcAft>
            <a:buChar char="••"/>
          </a:pPr>
          <a:r>
            <a:rPr lang="es-CO" sz="1000" kern="1200"/>
            <a:t>Reporte gerencial</a:t>
          </a:r>
        </a:p>
      </dsp:txBody>
      <dsp:txXfrm>
        <a:off x="225635" y="343617"/>
        <a:ext cx="1089928" cy="1601015"/>
      </dsp:txXfrm>
    </dsp:sp>
    <dsp:sp modelId="{E2CF1AF8-7E53-4E72-84A9-7AAF1D10FE76}">
      <dsp:nvSpPr>
        <dsp:cNvPr id="0" name=""/>
        <dsp:cNvSpPr/>
      </dsp:nvSpPr>
      <dsp:spPr>
        <a:xfrm>
          <a:off x="1257554" y="63936"/>
          <a:ext cx="350285" cy="271360"/>
        </a:xfrm>
        <a:prstGeom prst="rightArrow">
          <a:avLst>
            <a:gd name="adj1" fmla="val 60000"/>
            <a:gd name="adj2" fmla="val 50000"/>
          </a:avLst>
        </a:prstGeom>
        <a:solidFill>
          <a:schemeClr val="accent3"/>
        </a:solidFill>
        <a:ln w="25400" cap="flat" cmpd="sng" algn="ctr">
          <a:solidFill>
            <a:schemeClr val="accent3">
              <a:shade val="50000"/>
            </a:schemeClr>
          </a:solidFill>
          <a:prstDash val="solid"/>
        </a:ln>
        <a:effectLst/>
        <a:scene3d>
          <a:camera prst="orthographicFront"/>
          <a:lightRig rig="chilly" dir="t"/>
        </a:scene3d>
        <a:sp3d z="-70000" extrusionH="1700"/>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1257554" y="63936"/>
        <a:ext cx="350285" cy="271360"/>
      </dsp:txXfrm>
    </dsp:sp>
    <dsp:sp modelId="{83DA6287-3F2D-411C-A2AD-8A56B652919C}">
      <dsp:nvSpPr>
        <dsp:cNvPr id="0" name=""/>
        <dsp:cNvSpPr/>
      </dsp:nvSpPr>
      <dsp:spPr>
        <a:xfrm>
          <a:off x="1753241" y="55617"/>
          <a:ext cx="1089928" cy="432000"/>
        </a:xfrm>
        <a:prstGeom prst="roundRect">
          <a:avLst>
            <a:gd name="adj" fmla="val 10000"/>
          </a:avLst>
        </a:prstGeom>
        <a:solidFill>
          <a:schemeClr val="accent2"/>
        </a:solidFill>
        <a:ln w="25400" cap="flat" cmpd="sng" algn="ctr">
          <a:solidFill>
            <a:schemeClr val="accent2">
              <a:shade val="50000"/>
            </a:schemeClr>
          </a:solidFill>
          <a:prstDash val="solid"/>
        </a:ln>
        <a:effectLst/>
        <a:scene3d>
          <a:camera prst="orthographicFront"/>
          <a:lightRig rig="chilly" dir="t"/>
        </a:scene3d>
        <a:sp3d/>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Segunda Entrega</a:t>
          </a:r>
        </a:p>
      </dsp:txBody>
      <dsp:txXfrm>
        <a:off x="1753241" y="55617"/>
        <a:ext cx="1089928" cy="288000"/>
      </dsp:txXfrm>
    </dsp:sp>
    <dsp:sp modelId="{C582A36F-9B7B-4B57-B621-1D0102C7AE63}">
      <dsp:nvSpPr>
        <dsp:cNvPr id="0" name=""/>
        <dsp:cNvSpPr/>
      </dsp:nvSpPr>
      <dsp:spPr>
        <a:xfrm>
          <a:off x="1863596" y="380200"/>
          <a:ext cx="1089928" cy="1601015"/>
        </a:xfrm>
        <a:prstGeom prst="roundRect">
          <a:avLst>
            <a:gd name="adj" fmla="val 10000"/>
          </a:avLst>
        </a:prstGeom>
        <a:solidFill>
          <a:schemeClr val="lt1">
            <a:alpha val="90000"/>
            <a:hueOff val="0"/>
            <a:satOff val="0"/>
            <a:lumOff val="0"/>
            <a:alphaOff val="0"/>
          </a:schemeClr>
        </a:solidFill>
        <a:ln w="9525" cap="flat" cmpd="sng" algn="ctr">
          <a:solidFill>
            <a:schemeClr val="accent2"/>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Correción del SPMP</a:t>
          </a:r>
        </a:p>
        <a:p>
          <a:pPr marL="57150" lvl="1" indent="-57150" algn="l" defTabSz="444500">
            <a:lnSpc>
              <a:spcPct val="90000"/>
            </a:lnSpc>
            <a:spcBef>
              <a:spcPct val="0"/>
            </a:spcBef>
            <a:spcAft>
              <a:spcPct val="15000"/>
            </a:spcAft>
            <a:buChar char="••"/>
          </a:pPr>
          <a:r>
            <a:rPr lang="es-CO" sz="1000" kern="1200"/>
            <a:t>SRS</a:t>
          </a:r>
        </a:p>
        <a:p>
          <a:pPr marL="57150" lvl="1" indent="-57150" algn="l" defTabSz="444500">
            <a:lnSpc>
              <a:spcPct val="90000"/>
            </a:lnSpc>
            <a:spcBef>
              <a:spcPct val="0"/>
            </a:spcBef>
            <a:spcAft>
              <a:spcPct val="15000"/>
            </a:spcAft>
            <a:buChar char="••"/>
          </a:pPr>
          <a:r>
            <a:rPr lang="es-CO" sz="1000" kern="1200"/>
            <a:t>Prototipo 1</a:t>
          </a:r>
        </a:p>
        <a:p>
          <a:pPr marL="57150" lvl="1" indent="-57150" algn="l" defTabSz="444500">
            <a:lnSpc>
              <a:spcPct val="90000"/>
            </a:lnSpc>
            <a:spcBef>
              <a:spcPct val="0"/>
            </a:spcBef>
            <a:spcAft>
              <a:spcPct val="15000"/>
            </a:spcAft>
            <a:buChar char="••"/>
          </a:pPr>
          <a:r>
            <a:rPr lang="es-CO" sz="1000" kern="1200"/>
            <a:t>Reporte Gerencial</a:t>
          </a:r>
        </a:p>
      </dsp:txBody>
      <dsp:txXfrm>
        <a:off x="1863596" y="380200"/>
        <a:ext cx="1089928" cy="1601015"/>
      </dsp:txXfrm>
    </dsp:sp>
    <dsp:sp modelId="{59CB3DBE-2B6D-412F-A30F-A6C2B34621C7}">
      <dsp:nvSpPr>
        <dsp:cNvPr id="0" name=""/>
        <dsp:cNvSpPr/>
      </dsp:nvSpPr>
      <dsp:spPr>
        <a:xfrm>
          <a:off x="3008399" y="63936"/>
          <a:ext cx="350285" cy="271360"/>
        </a:xfrm>
        <a:prstGeom prst="rightArrow">
          <a:avLst>
            <a:gd name="adj1" fmla="val 60000"/>
            <a:gd name="adj2" fmla="val 50000"/>
          </a:avLst>
        </a:prstGeom>
        <a:solidFill>
          <a:schemeClr val="accent2"/>
        </a:solidFill>
        <a:ln w="25400" cap="flat" cmpd="sng" algn="ctr">
          <a:solidFill>
            <a:schemeClr val="accent2">
              <a:shade val="50000"/>
            </a:schemeClr>
          </a:solidFill>
          <a:prstDash val="solid"/>
        </a:ln>
        <a:effectLst/>
        <a:scene3d>
          <a:camera prst="orthographicFront"/>
          <a:lightRig rig="chilly" dir="t"/>
        </a:scene3d>
        <a:sp3d z="-70000" extrusionH="17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3008399" y="63936"/>
        <a:ext cx="350285" cy="271360"/>
      </dsp:txXfrm>
    </dsp:sp>
    <dsp:sp modelId="{57045936-6EED-42B1-882B-E865019684D0}">
      <dsp:nvSpPr>
        <dsp:cNvPr id="0" name=""/>
        <dsp:cNvSpPr/>
      </dsp:nvSpPr>
      <dsp:spPr>
        <a:xfrm>
          <a:off x="3504086" y="55617"/>
          <a:ext cx="1089928" cy="432000"/>
        </a:xfrm>
        <a:prstGeom prst="roundRect">
          <a:avLst>
            <a:gd name="adj" fmla="val 10000"/>
          </a:avLst>
        </a:prstGeom>
        <a:solidFill>
          <a:schemeClr val="accent2"/>
        </a:solidFill>
        <a:ln w="25400" cap="flat" cmpd="sng" algn="ctr">
          <a:solidFill>
            <a:schemeClr val="accent2">
              <a:shade val="50000"/>
            </a:schemeClr>
          </a:solidFill>
          <a:prstDash val="solid"/>
        </a:ln>
        <a:effectLst/>
        <a:scene3d>
          <a:camera prst="orthographicFront"/>
          <a:lightRig rig="chilly" dir="t"/>
        </a:scene3d>
        <a:sp3d/>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71120" tIns="71120" rIns="71120" bIns="38100" numCol="1" spcCol="1270" anchor="t" anchorCtr="0">
          <a:noAutofit/>
        </a:bodyPr>
        <a:lstStyle/>
        <a:p>
          <a:pPr lvl="0" algn="l" defTabSz="444500">
            <a:lnSpc>
              <a:spcPct val="90000"/>
            </a:lnSpc>
            <a:spcBef>
              <a:spcPct val="0"/>
            </a:spcBef>
            <a:spcAft>
              <a:spcPct val="35000"/>
            </a:spcAft>
          </a:pPr>
          <a:r>
            <a:rPr lang="es-CO" sz="1000" kern="1200"/>
            <a:t>Tercera Entrega</a:t>
          </a:r>
        </a:p>
      </dsp:txBody>
      <dsp:txXfrm>
        <a:off x="3504086" y="55617"/>
        <a:ext cx="1089928" cy="288000"/>
      </dsp:txXfrm>
    </dsp:sp>
    <dsp:sp modelId="{E6DEE5FF-45FE-4B1D-85A8-E6F62B885A1F}">
      <dsp:nvSpPr>
        <dsp:cNvPr id="0" name=""/>
        <dsp:cNvSpPr/>
      </dsp:nvSpPr>
      <dsp:spPr>
        <a:xfrm>
          <a:off x="3653035" y="390574"/>
          <a:ext cx="1089928" cy="1601015"/>
        </a:xfrm>
        <a:prstGeom prst="roundRect">
          <a:avLst>
            <a:gd name="adj" fmla="val 10000"/>
          </a:avLst>
        </a:prstGeom>
        <a:solidFill>
          <a:schemeClr val="lt1">
            <a:alpha val="90000"/>
            <a:hueOff val="0"/>
            <a:satOff val="0"/>
            <a:lumOff val="0"/>
            <a:alphaOff val="0"/>
          </a:schemeClr>
        </a:solidFill>
        <a:ln w="9525" cap="flat" cmpd="sng" algn="ctr">
          <a:solidFill>
            <a:schemeClr val="accent2"/>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Correción del SPMP y el SRS</a:t>
          </a:r>
        </a:p>
        <a:p>
          <a:pPr marL="57150" lvl="1" indent="-57150" algn="l" defTabSz="444500">
            <a:lnSpc>
              <a:spcPct val="90000"/>
            </a:lnSpc>
            <a:spcBef>
              <a:spcPct val="0"/>
            </a:spcBef>
            <a:spcAft>
              <a:spcPct val="15000"/>
            </a:spcAft>
            <a:buChar char="••"/>
          </a:pPr>
          <a:r>
            <a:rPr lang="es-CO" sz="1000" kern="1200"/>
            <a:t>SDD</a:t>
          </a:r>
        </a:p>
        <a:p>
          <a:pPr marL="57150" lvl="1" indent="-57150" algn="l" defTabSz="444500">
            <a:lnSpc>
              <a:spcPct val="90000"/>
            </a:lnSpc>
            <a:spcBef>
              <a:spcPct val="0"/>
            </a:spcBef>
            <a:spcAft>
              <a:spcPct val="15000"/>
            </a:spcAft>
            <a:buChar char="••"/>
          </a:pPr>
          <a:r>
            <a:rPr lang="es-CO" sz="1000" kern="1200"/>
            <a:t>Prototipo 2</a:t>
          </a:r>
        </a:p>
        <a:p>
          <a:pPr marL="57150" lvl="1" indent="-57150" algn="l" defTabSz="444500">
            <a:lnSpc>
              <a:spcPct val="90000"/>
            </a:lnSpc>
            <a:spcBef>
              <a:spcPct val="0"/>
            </a:spcBef>
            <a:spcAft>
              <a:spcPct val="15000"/>
            </a:spcAft>
            <a:buChar char="••"/>
          </a:pPr>
          <a:r>
            <a:rPr lang="es-CO" sz="1000" kern="1200"/>
            <a:t>Reporte de pruebas</a:t>
          </a:r>
        </a:p>
        <a:p>
          <a:pPr marL="57150" lvl="1" indent="-57150" algn="l" defTabSz="444500">
            <a:lnSpc>
              <a:spcPct val="90000"/>
            </a:lnSpc>
            <a:spcBef>
              <a:spcPct val="0"/>
            </a:spcBef>
            <a:spcAft>
              <a:spcPct val="15000"/>
            </a:spcAft>
            <a:buChar char="••"/>
          </a:pPr>
          <a:r>
            <a:rPr lang="es-CO" sz="1000" kern="1200"/>
            <a:t>Manuales</a:t>
          </a:r>
        </a:p>
        <a:p>
          <a:pPr marL="57150" lvl="1" indent="-57150" algn="l" defTabSz="444500">
            <a:lnSpc>
              <a:spcPct val="90000"/>
            </a:lnSpc>
            <a:spcBef>
              <a:spcPct val="0"/>
            </a:spcBef>
            <a:spcAft>
              <a:spcPct val="15000"/>
            </a:spcAft>
            <a:buChar char="••"/>
          </a:pPr>
          <a:r>
            <a:rPr lang="es-CO" sz="1000" kern="1200"/>
            <a:t>Reporte Gerencial </a:t>
          </a:r>
        </a:p>
      </dsp:txBody>
      <dsp:txXfrm>
        <a:off x="3653035" y="390574"/>
        <a:ext cx="1089928" cy="160101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Pre05</b:Tag>
    <b:SourceType>Book</b:SourceType>
    <b:Guid>{7442E7E7-EE6A-4B70-90B9-E533A0088680}</b:Guid>
    <b:Author>
      <b:Author>
        <b:NameList>
          <b:Person>
            <b:Last>Pressman</b:Last>
            <b:First>Roger</b:First>
            <b:Middle>S.</b:Middle>
          </b:Person>
        </b:NameList>
      </b:Author>
      <b:Editor>
        <b:NameList>
          <b:Person>
            <b:Last>Vázquez</b:Last>
            <b:First>Pablo</b:First>
            <b:Middle>E. Roig</b:Middle>
          </b:Person>
        </b:NameList>
      </b:Editor>
    </b:Author>
    <b:Title>Ingeniería Del Software un enfoque práctico</b:Title>
    <b:Year>2005</b:Year>
    <b:Publisher>McGraw-Hill Interamericana</b:Publisher>
    <b:Edition>sexta</b:Edition>
    <b:RefOrder>5</b:RefOrder>
  </b:Source>
  <b:Source>
    <b:Tag>INT09</b:Tag>
    <b:SourceType>Book</b:SourceType>
    <b:Guid>{4CEA02C8-D919-47BF-AE07-8F3693AB074F}</b:Guid>
    <b:Author>
      <b:Author>
        <b:Corporate>INTECO</b:Corporate>
      </b:Author>
    </b:Author>
    <b:Title>Ingeniería del Software: Metodologias y ciclos de vida</b:Title>
    <b:Year>2009</b:Year>
    <b:CountryRegion>España</b:CountryRegion>
    <b:Edition>Primera</b:Edition>
    <b:RefOrder>6</b:RefOrder>
  </b:Source>
  <b:Source>
    <b:Tag>COs13</b:Tag>
    <b:SourceType>InternetSite</b:SourceType>
    <b:Guid>{54488CE8-06F2-49E7-8CEF-CDB39FD98BAB}</b:Guid>
    <b:Author>
      <b:Author>
        <b:NameList>
          <b:Person>
            <b:Last>C</b:Last>
            <b:First>Oscar</b:First>
            <b:Middle>Aruquipa</b:Middle>
          </b:Person>
        </b:NameList>
      </b:Author>
    </b:Author>
    <b:Title>UGRM - Diplomado 2012 - Gerencia deproyectos de desarrollo de Software</b:Title>
    <b:Year>2013</b:Year>
    <b:Month>Octubre</b:Month>
    <b:Day>23</b:Day>
    <b:URL>http://oscararuquipacolque.blogspot.com/</b:URL>
    <b:RefOrder>7</b:RefOrder>
  </b:Source>
  <b:Source>
    <b:Tag>Wel14</b:Tag>
    <b:SourceType>DocumentFromInternetSite</b:SourceType>
    <b:Guid>{4D9138B5-AF80-40FB-A167-330CE0810F43}</b:Guid>
    <b:Author>
      <b:Author>
        <b:NameList>
          <b:Person>
            <b:Last>Wells</b:Last>
            <b:First>Don</b:First>
          </b:Person>
        </b:NameList>
      </b:Author>
    </b:Author>
    <b:Title>Extreme Programming</b:Title>
    <b:YearAccessed>2014</b:YearAccessed>
    <b:MonthAccessed>Febrero</b:MonthAccessed>
    <b:DayAccessed>28</b:DayAccessed>
    <b:URL>http://www.extremeprogramming.org/</b:URL>
    <b:RefOrder>8</b:RefOrder>
  </b:Source>
  <b:Source>
    <b:Tag>Hut</b:Tag>
    <b:SourceType>InternetSite</b:SourceType>
    <b:Guid>{FE336E64-F64E-4228-8690-6D711C808015}</b:Guid>
    <b:Author>
      <b:Author>
        <b:NameList>
          <b:Person>
            <b:Last>Hutagalung</b:Last>
            <b:First>Wilfrid</b:First>
          </b:Person>
        </b:NameList>
      </b:Author>
    </b:Author>
    <b:Title>Extreme Programing</b:Title>
    <b:URL>http://www.umsl.edu/~sauterv/analysis/f06Papers/Hutagalung/#xp</b:URL>
    <b:RefOrder>9</b:RefOrder>
  </b:Source>
  <b:Source>
    <b:Tag>Fra</b:Tag>
    <b:SourceType>DocumentFromInternetSite</b:SourceType>
    <b:Guid>{EA9078B4-F6C1-46A0-96C0-FDB8459260E2}</b:Guid>
    <b:Author>
      <b:Author>
        <b:NameList>
          <b:Person>
            <b:Last>Martel</b:Last>
            <b:First>Frank</b:First>
            <b:Middle>Maurel y Sebastien</b:Middle>
          </b:Person>
        </b:NameList>
      </b:Author>
    </b:Author>
    <b:Title>Citeexerx</b:Title>
    <b:URL>http://citeseerx.ist.psu.edu/viewdoc/download;jsessionid=0910357507A1BA4323528541A72989E3?doi=10.1.1.19.4281&amp;rep=rep1&amp;type=pdf</b:URL>
    <b:RefOrder>10</b:RefOrder>
  </b:Source>
  <b:Source>
    <b:Tag>Ado14</b:Tag>
    <b:SourceType>InternetSite</b:SourceType>
    <b:Guid>{0E4CDE86-2050-4CFF-A3DD-9574725D8C60}</b:Guid>
    <b:Author>
      <b:Author>
        <b:Corporate>Adobe</b:Corporate>
      </b:Author>
    </b:Author>
    <b:Title>Adobe</b:Title>
    <b:URL>http://www.adobe.com/la/products/photoshop.html</b:URL>
    <b:YearAccessed>2014</b:YearAccessed>
    <b:RefOrder>13</b:RefOrder>
  </b:Source>
  <b:Source>
    <b:Tag>Fau09</b:Tag>
    <b:SourceType>BookSection</b:SourceType>
    <b:Guid>{5FCC927C-45F7-4361-8CB4-E5CA6DA0D140}</b:Guid>
    <b:Title>Software design &amp; Modeling languages</b:Title>
    <b:Year>2009</b:Year>
    <b:Author>
      <b:Author>
        <b:NameList>
          <b:Person>
            <b:Last>Faulkner</b:Last>
            <b:First>Christien</b:First>
          </b:Person>
        </b:NameList>
      </b:Author>
    </b:Author>
    <b:Publisher>Global Media</b:Publisher>
    <b:BookTitle>Software Engineering</b:BookTitle>
    <b:Pages>91-94</b:Pages>
    <b:RefOrder>11</b:RefOrder>
  </b:Source>
  <b:Source>
    <b:Tag>Jen14</b:Tag>
    <b:SourceType>InternetSite</b:SourceType>
    <b:Guid>{7833029E-0201-4798-9F8A-9AA65BF3DA97}</b:Guid>
    <b:Title>Carnegie Mellon Univerisity</b:Title>
    <b:Author>
      <b:Author>
        <b:NameList>
          <b:Person>
            <b:Last>Turgeon</b:Last>
            <b:First>Jennifer</b:First>
          </b:Person>
        </b:NameList>
      </b:Author>
    </b:Author>
    <b:YearAccessed>2014</b:YearAccessed>
    <b:MonthAccessed>3</b:MonthAccessed>
    <b:DayAccessed>3</b:DayAccessed>
    <b:URL>https://resources.sei.cmu.edu/asset_files/Presentation/2011_017_001_24111.pdf</b:URL>
    <b:RefOrder>12</b:RefOrder>
  </b:Source>
  <b:Source>
    <b:Tag>Dro</b:Tag>
    <b:SourceType>InternetSite</b:SourceType>
    <b:Guid>{F2DED393-54E8-4A11-93B6-E13CB2DE19E5}</b:Guid>
    <b:Title>Dropbox</b:Title>
    <b:URL>https://www.dropbox.com/tour</b:URL>
    <b:RefOrder>14</b:RefOrder>
  </b:Source>
  <b:Source>
    <b:Tag>Bra14</b:Tag>
    <b:SourceType>DocumentFromInternetSite</b:SourceType>
    <b:Guid>{27845488-31F2-4081-9211-EEFCC989AD58}</b:Guid>
    <b:Author>
      <b:Author>
        <b:Corporate>Brandeis University</b:Corporate>
      </b:Author>
    </b:Author>
    <b:Title>Library &amp; Technology Services</b:Title>
    <b:YearAccessed>2014</b:YearAccessed>
    <b:MonthAccessed>Febrero</b:MonthAccessed>
    <b:DayAccessed>17</b:DayAccessed>
    <b:URL>http://lts.brandeis.edu/techhelp/content/msoffice.html</b:URL>
    <b:RefOrder>17</b:RefOrder>
  </b:Source>
  <b:Source>
    <b:Tag>Php14</b:Tag>
    <b:SourceType>InternetSite</b:SourceType>
    <b:Guid>{4CE3E946-9707-449A-947F-00D164EAEF08}</b:Guid>
    <b:Title>Php</b:Title>
    <b:YearAccessed>2014</b:YearAccessed>
    <b:MonthAccessed>Febrero</b:MonthAccessed>
    <b:DayAccessed>17</b:DayAccessed>
    <b:URL>http://www.php.net/manual/es/preface.php</b:URL>
    <b:RefOrder>20</b:RefOrder>
  </b:Source>
  <b:Source>
    <b:Tag>Uni14</b:Tag>
    <b:SourceType>DocumentFromInternetSite</b:SourceType>
    <b:Guid>{B6729BDD-534F-48D9-A896-1A284D39A95A}</b:Guid>
    <b:Author>
      <b:Author>
        <b:Corporate>University of Chicago</b:Corporate>
      </b:Author>
    </b:Author>
    <b:Title>Git and GitHub</b:Title>
    <b:YearAccessed>2014</b:YearAccessed>
    <b:MonthAccessed>Febrero</b:MonthAccessed>
    <b:DayAccessed>17</b:DayAccessed>
    <b:URL>http://www.classes.cs.uchicago.edu/archive/2013/spring/12300-1/labs/lab1</b:URL>
    <b:RefOrder>49</b:RefOrder>
  </b:Source>
  <b:Source>
    <b:Tag>Git14</b:Tag>
    <b:SourceType>InternetSite</b:SourceType>
    <b:Guid>{89663A15-D8A5-480F-9907-3CA65EBADF71}</b:Guid>
    <b:Author>
      <b:Author>
        <b:Corporate>GitHub</b:Corporate>
      </b:Author>
    </b:Author>
    <b:Title>GitHub</b:Title>
    <b:YearAccessed>2014</b:YearAccessed>
    <b:MonthAccessed>Febrero</b:MonthAccessed>
    <b:DayAccessed>17</b:DayAccessed>
    <b:URL>https://github.com/</b:URL>
    <b:RefOrder>15</b:RefOrder>
  </b:Source>
  <b:Source>
    <b:Tag>Biz14</b:Tag>
    <b:SourceType>InternetSite</b:SourceType>
    <b:Guid>{464F5CE8-61D5-478F-8F54-41C99D56C161}</b:Guid>
    <b:Author>
      <b:Author>
        <b:Corporate>Bizagi</b:Corporate>
      </b:Author>
    </b:Author>
    <b:Title>Bizagi</b:Title>
    <b:YearAccessed>2014</b:YearAccessed>
    <b:MonthAccessed>Febrero</b:MonthAccessed>
    <b:DayAccessed>17</b:DayAccessed>
    <b:URL>http://www.bizagi.com/?lang=es</b:URL>
    <b:RefOrder>24</b:RefOrder>
  </b:Source>
  <b:Source>
    <b:Tag>W3C14</b:Tag>
    <b:SourceType>InternetSite</b:SourceType>
    <b:Guid>{61DED0FC-92B8-443F-928D-B8A6B4A7002D}</b:Guid>
    <b:Author>
      <b:Author>
        <b:Corporate>W3C</b:Corporate>
      </b:Author>
    </b:Author>
    <b:Title>W3C HTML</b:Title>
    <b:YearAccessed>2014</b:YearAccessed>
    <b:MonthAccessed>Febrero</b:MonthAccessed>
    <b:DayAccessed>17</b:DayAccessed>
    <b:URL>http://www.w3.org/community/webed/wiki/HTML</b:URL>
    <b:RefOrder>16</b:RefOrder>
  </b:Source>
  <b:Source>
    <b:Tag>Mic14</b:Tag>
    <b:SourceType>InternetSite</b:SourceType>
    <b:Guid>{990B015D-E7CB-4D0F-A419-EB970D22AA16}</b:Guid>
    <b:Author>
      <b:Author>
        <b:Corporate>Microsoft</b:Corporate>
      </b:Author>
    </b:Author>
    <b:Title>Skype</b:Title>
    <b:YearAccessed>2014</b:YearAccessed>
    <b:MonthAccessed>Febrero</b:MonthAccessed>
    <b:DayAccessed>17</b:DayAccessed>
    <b:URL>http://www.skype.com/es/what-is-skype/</b:URL>
    <b:RefOrder>21</b:RefOrder>
  </b:Source>
  <b:Source>
    <b:Tag>Apa14</b:Tag>
    <b:SourceType>InternetSite</b:SourceType>
    <b:Guid>{96FD50CF-0AE9-4A87-AF11-7EF8B8C18F62}</b:Guid>
    <b:Author>
      <b:Author>
        <b:Corporate>Apache Friends</b:Corporate>
      </b:Author>
    </b:Author>
    <b:Title>XAMPP Apache + MySQL + PHP + Perl</b:Title>
    <b:YearAccessed>2014</b:YearAccessed>
    <b:MonthAccessed>Febrero</b:MonthAccessed>
    <b:DayAccessed>17</b:DayAccessed>
    <b:URL>http://www.apachefriends.org/es/index.html</b:URL>
    <b:RefOrder>23</b:RefOrder>
  </b:Source>
  <b:Source>
    <b:Tag>Spr14</b:Tag>
    <b:SourceType>InternetSite</b:SourceType>
    <b:Guid>{44DDAA14-B6EC-44FF-8033-6843A4B0FE89}</b:Guid>
    <b:Author>
      <b:Author>
        <b:Corporate>Sprintometer</b:Corporate>
      </b:Author>
    </b:Author>
    <b:YearAccessed>2014</b:YearAccessed>
    <b:URL>http://sprintometer.com/</b:URL>
    <b:MonthAccessed>Febrero</b:MonthAccessed>
    <b:DayAccessed>17</b:DayAccessed>
    <b:RefOrder>22</b:RefOrder>
  </b:Source>
  <b:Source>
    <b:Tag>Dja1</b:Tag>
    <b:SourceType>InternetSite</b:SourceType>
    <b:Guid>{21016BAC-2603-4829-99B2-B94AFCF6D018}</b:Guid>
    <b:Title>Django-Books</b:Title>
    <b:YearAccessed>2014</b:YearAccessed>
    <b:MonthAccessed>3</b:MonthAccessed>
    <b:DayAccessed>1</b:DayAccessed>
    <b:URL>http://django-book.mkaufmann.com.ar/chapter01.html</b:URL>
    <b:RefOrder>25</b:RefOrder>
  </b:Source>
  <b:Source>
    <b:Tag>Dja3</b:Tag>
    <b:SourceType>InternetSite</b:SourceType>
    <b:Guid>{F559C533-3950-419B-BC27-D5AAD2531A5B}</b:Guid>
    <b:Title>Django Project</b:Title>
    <b:YearAccessed>2014</b:YearAccessed>
    <b:MonthAccessed>3</b:MonthAccessed>
    <b:DayAccessed>1</b:DayAccessed>
    <b:URL>https://www.djangoproject.com/</b:URL>
    <b:RefOrder>26</b:RefOrder>
  </b:Source>
  <b:Source>
    <b:Tag>Tor14</b:Tag>
    <b:SourceType>InternetSite</b:SourceType>
    <b:Guid>{30F15BAA-F648-4BC8-859E-8FCAFE30AF63}</b:Guid>
    <b:Title>TortoiseCVS</b:Title>
    <b:YearAccessed>2014</b:YearAccessed>
    <b:MonthAccessed>3</b:MonthAccessed>
    <b:DayAccessed>1</b:DayAccessed>
    <b:URL>http://www.tortoisecvs.org/</b:URL>
    <b:RefOrder>27</b:RefOrder>
  </b:Source>
  <b:Source>
    <b:Tag>143</b:Tag>
    <b:SourceType>InternetSite</b:SourceType>
    <b:Guid>{4D5425D3-6390-4E62-97BC-A7396E0ABF13}</b:Guid>
    <b:YearAccessed>2014</b:YearAccessed>
    <b:MonthAccessed>3</b:MonthAccessed>
    <b:DayAccessed>1</b:DayAccessed>
    <b:URL>http://creaciodigital.upf.edu/~smiguel/02actionscript.html</b:URL>
    <b:Author>
      <b:Author>
        <b:NameList>
          <b:Person>
            <b:Last>Fabra</b:Last>
            <b:First>Universitat</b:First>
            <b:Middle>Pompeu</b:Middle>
          </b:Person>
        </b:NameList>
      </b:Author>
    </b:Author>
    <b:RefOrder>50</b:RefOrder>
  </b:Source>
  <b:Source>
    <b:Tag>Ora14</b:Tag>
    <b:SourceType>InternetSite</b:SourceType>
    <b:Guid>{9483A714-EFC6-4AE7-BC4C-01B669469651}</b:Guid>
    <b:Author>
      <b:Author>
        <b:Corporate>Oracle</b:Corporate>
      </b:Author>
    </b:Author>
    <b:Title>NetBeans</b:Title>
    <b:YearAccessed>2014</b:YearAccessed>
    <b:MonthAccessed>Febrero</b:MonthAccessed>
    <b:DayAccessed>17</b:DayAccessed>
    <b:URL>https://netbeans.org/</b:URL>
    <b:RefOrder>18</b:RefOrder>
  </b:Source>
  <b:Source>
    <b:Tag>Nai14</b:Tag>
    <b:SourceType>InternetSite</b:SourceType>
    <b:Guid>{797A072D-157B-4378-A236-ED714A9D9675}</b:Guid>
    <b:Author>
      <b:Author>
        <b:NameList>
          <b:Person>
            <b:Last>Pascal</b:Last>
            <b:First>Naiden</b:First>
          </b:Person>
        </b:NameList>
      </b:Author>
    </b:Author>
    <b:Title>Pencil</b:Title>
    <b:YearAccessed>2014</b:YearAccessed>
    <b:MonthAccessed>Febrero</b:MonthAccessed>
    <b:DayAccessed>17</b:DayAccessed>
    <b:URL>http://www.pencil-animation.org/</b:URL>
    <b:RefOrder>19</b:RefOrder>
  </b:Source>
  <b:Source>
    <b:Tag>CarLibreOffice</b:Tag>
    <b:SourceType>InternetSite</b:SourceType>
    <b:Guid>{F741B8C4-113D-46B1-A23B-787CB98C2B53}</b:Guid>
    <b:Title>Caracteristicas</b:Title>
    <b:YearAccessed>2014</b:YearAccessed>
    <b:MonthAccessed>March</b:MonthAccessed>
    <b:DayAccessed>07</b:DayAccessed>
    <b:URL>http://es.libreoffice.org/caracteristicas/</b:URL>
    <b:RefOrder>28</b:RefOrder>
  </b:Source>
  <b:Source>
    <b:Tag>MocBird</b:Tag>
    <b:SourceType>InternetSite</b:SourceType>
    <b:Guid>{835F2EF6-F54B-4C4A-863A-4D0311023A58}</b:Guid>
    <b:Title>Mockingbird</b:Title>
    <b:YearAccessed>2014</b:YearAccessed>
    <b:MonthAccessed>March</b:MonthAccessed>
    <b:DayAccessed>7</b:DayAccessed>
    <b:URL>https://gomockingbird.com/</b:URL>
    <b:RefOrder>29</b:RefOrder>
  </b:Source>
  <b:Source>
    <b:Tag>GIMP</b:Tag>
    <b:SourceType>InternetSite</b:SourceType>
    <b:Guid>{98DDFE4F-CC32-46D6-A2CB-DFC321331DA9}</b:Guid>
    <b:Title>FEATURE OVERVIEW: GIMP</b:Title>
    <b:YearAccessed>2014</b:YearAccessed>
    <b:MonthAccessed>March</b:MonthAccessed>
    <b:DayAccessed>7</b:DayAccessed>
    <b:URL>http://www.gimp.org/develop/</b:URL>
    <b:RefOrder>30</b:RefOrder>
  </b:Source>
  <b:Source>
    <b:Tag>Bonita</b:Tag>
    <b:SourceType>InternetSite</b:SourceType>
    <b:Guid>{15110C00-D3AE-4C78-A91E-5F29DD5E86A5}</b:Guid>
    <b:Title>BonitaBPM</b:Title>
    <b:YearAccessed>2014</b:YearAccessed>
    <b:MonthAccessed>March</b:MonthAccessed>
    <b:DayAccessed>7</b:DayAccessed>
    <b:URL>http://es.bonitasoft.com/productos-servicios#how-we-do-it_bonita-bpm</b:URL>
    <b:RefOrder>31</b:RefOrder>
  </b:Source>
  <b:Source>
    <b:Tag>Has02</b:Tag>
    <b:SourceType>Patent</b:SourceType>
    <b:Guid>{908C4D3F-11C3-4882-9B06-87C1B9418A28}</b:Guid>
    <b:Title>Guess Who?</b:Title>
    <b:Year>2002</b:Year>
    <b:Author>
      <b:Inventor>
        <b:NameList>
          <b:Person>
            <b:Last>Hasbro</b:Last>
            <b:First>Inc.</b:First>
          </b:Person>
        </b:NameList>
      </b:Inventor>
    </b:Author>
    <b:Month>12</b:Month>
    <b:Day>3</b:Day>
    <b:CountryRegion>Estados Unidos</b:CountryRegion>
    <b:PatentNumber>76370660</b:PatentNumber>
    <b:RefOrder>1</b:RefOrder>
  </b:Source>
  <b:Source>
    <b:Tag>Mig14</b:Tag>
    <b:SourceType>DocumentFromInternetSite</b:SourceType>
    <b:Guid>{6F2B9EA1-3F84-4214-9EEF-AD7A11A1618A}</b:Guid>
    <b:Title>Uvirtual</b:Title>
    <b:Year>2014</b:Year>
    <b:Month>01</b:Month>
    <b:Day>21</b:Day>
    <b:Author>
      <b:Author>
        <b:NameList>
          <b:Person>
            <b:Last>Torres</b:Last>
            <b:First>Miguel</b:First>
          </b:Person>
        </b:NameList>
      </b:Author>
    </b:Author>
    <b:YearAccessed>2014</b:YearAccessed>
    <b:MonthAccessed>03</b:MonthAccessed>
    <b:DayAccessed>08</b:DayAccessed>
    <b:URL>http://uvirtual.javeriana.edu.co/webapps/portal/frameset.jsp?tab_tab_group_id=_2_1&amp;url=%2Fwebapps%2Fblackboard%2Fexecute%2Flauncher%3Ftype%3DCourse%26id%3D_3122_1%26url%3D</b:URL>
    <b:RefOrder>2</b:RefOrder>
  </b:Source>
  <b:Source>
    <b:Tag>Ela03</b:Tag>
    <b:SourceType>Book</b:SourceType>
    <b:Guid>{9D378E58-9FFD-4A1A-A99A-E9BD4583AD57}</b:Guid>
    <b:Title>Managing Risk</b:Title>
    <b:Year>2003</b:Year>
    <b:Author>
      <b:Author>
        <b:NameList>
          <b:Person>
            <b:Last>Hall</b:Last>
            <b:First>Elaine</b:First>
            <b:Middle>M.</b:Middle>
          </b:Person>
        </b:NameList>
      </b:Author>
    </b:Author>
    <b:City>Massachusetts </b:City>
    <b:Publisher>Addison Wesley</b:Publisher>
    <b:RefOrder>44</b:RefOrder>
  </b:Source>
  <b:Source>
    <b:Tag>Dro14</b:Tag>
    <b:SourceType>InternetSite</b:SourceType>
    <b:Guid>{8B28D0DB-B4D7-49F9-827B-D05DFD894B8E}</b:Guid>
    <b:Title>dropbox help</b:Title>
    <b:Year>2014</b:Year>
    <b:Author>
      <b:Author>
        <b:NameList>
          <b:Person>
            <b:Last>help</b:Last>
            <b:First>Dropbox</b:First>
          </b:Person>
        </b:NameList>
      </b:Author>
    </b:Author>
    <b:YearAccessed>2014</b:YearAccessed>
    <b:MonthAccessed>marzo</b:MonthAccessed>
    <b:DayAccessed>9</b:DayAccessed>
    <b:URL>https://www.dropbox.com/help/11/en</b:URL>
    <b:RefOrder>51</b:RefOrder>
  </b:Source>
  <b:Source>
    <b:Tag>Dro141</b:Tag>
    <b:SourceType>InternetSite</b:SourceType>
    <b:Guid>{1C42635F-9C55-4AC3-9FE6-2EE4B9E55D5E}</b:Guid>
    <b:Author>
      <b:Author>
        <b:NameList>
          <b:Person>
            <b:Last>help</b:Last>
            <b:First>Dropbox</b:First>
          </b:Person>
        </b:NameList>
      </b:Author>
    </b:Author>
    <b:Title>help</b:Title>
    <b:Year>2014</b:Year>
    <b:YearAccessed>2014</b:YearAccessed>
    <b:MonthAccessed>marzo</b:MonthAccessed>
    <b:DayAccessed>8</b:DayAccessed>
    <b:URL>https://www.dropbox.com/help/11/en</b:URL>
    <b:RefOrder>45</b:RefOrder>
  </b:Source>
  <b:Source>
    <b:Tag>git14</b:Tag>
    <b:SourceType>InternetSite</b:SourceType>
    <b:Guid>{D72ED393-BB29-49B4-A997-C32F0FB268BC}</b:Guid>
    <b:Author>
      <b:Author>
        <b:NameList>
          <b:Person>
            <b:Last>gitscm</b:Last>
          </b:Person>
        </b:NameList>
      </b:Author>
    </b:Author>
    <b:Title>aboutGit</b:Title>
    <b:YearAccessed>2014</b:YearAccessed>
    <b:MonthAccessed>marzo</b:MonthAccessed>
    <b:DayAccessed>8</b:DayAccessed>
    <b:URL>http://git-scm.com/about</b:URL>
    <b:RefOrder>46</b:RefOrder>
  </b:Source>
  <b:Source>
    <b:Tag>PUJ14</b:Tag>
    <b:SourceType>InternetSite</b:SourceType>
    <b:Guid>{094456F6-2999-415E-B609-12FDDFE9A821}</b:Guid>
    <b:Author>
      <b:Author>
        <b:NameList>
          <b:Person>
            <b:Last>PUJ</b:Last>
          </b:Person>
        </b:NameList>
      </b:Author>
    </b:Author>
    <b:Title>Departamento de Ingenieria de Sitemas</b:Title>
    <b:YearAccessed>2014</b:YearAccessed>
    <b:MonthAccessed>marzo</b:MonthAccessed>
    <b:DayAccessed>10</b:DayAccessed>
    <b:URL>http://puj-portal.javeriana.edu.co/portal/page/portal/Facultad%20de%20Ingenieria/plt_dpto_sistemas/Profesores</b:URL>
    <b:RefOrder>34</b:RefOrder>
  </b:Source>
  <b:Source>
    <b:Tag>Tor141</b:Tag>
    <b:SourceType>Misc</b:SourceType>
    <b:Guid>{27FA8B21-2208-4B64-B6CE-0BC2F226DD83}</b:Guid>
    <b:Author>
      <b:Author>
        <b:NameList>
          <b:Person>
            <b:Last>Torres</b:Last>
            <b:First>Miguel</b:First>
          </b:Person>
        </b:NameList>
      </b:Author>
    </b:Author>
    <b:Title>Rubrica2014 - SPMP</b:Title>
    <b:Year>2014</b:Year>
    <b:RefOrder>32</b:RefOrder>
  </b:Source>
  <b:Source>
    <b:Tag>Sof14</b:Tag>
    <b:SourceType>Misc</b:SourceType>
    <b:Guid>{5643E5F5-58CD-4361-B672-59429B36114F}</b:Guid>
    <b:Title>Plantilla Video Juegos Diseño-Documentos.xlsx</b:Title>
    <b:Year>2014</b:Year>
    <b:Author>
      <b:Author>
        <b:Corporate>Softlute</b:Corporate>
      </b:Author>
    </b:Author>
    <b:RefOrder>33</b:RefOrder>
  </b:Source>
  <b:Source>
    <b:Tag>ope14</b:Tag>
    <b:SourceType>InternetSite</b:SourceType>
    <b:Guid>{59103CF1-CA14-4474-BAC7-2D3405B8844D}</b:Guid>
    <b:Author>
      <b:Author>
        <b:NameList>
          <b:Person>
            <b:Last>initiative</b:Last>
            <b:First>open</b:First>
            <b:Middle>source</b:Middle>
          </b:Person>
        </b:NameList>
      </b:Author>
    </b:Author>
    <b:Title>The open source initiative </b:Title>
    <b:YearAccessed>2014</b:YearAccessed>
    <b:MonthAccessed>marzo</b:MonthAccessed>
    <b:DayAccessed>12</b:DayAccessed>
    <b:URL>http://opensource.org/</b:URL>
    <b:RefOrder>38</b:RefOrder>
  </b:Source>
  <b:Source>
    <b:Tag>Dav14</b:Tag>
    <b:SourceType>DocumentFromInternetSite</b:SourceType>
    <b:Guid>{18129905-C999-4126-BDAF-B771EA529C14}</b:Guid>
    <b:Title>Universiad católica del Maule</b:Title>
    <b:YearAccessed>2014</b:YearAccessed>
    <b:MonthAccessed>febrero</b:MonthAccessed>
    <b:DayAccessed>15</b:DayAccessed>
    <b:URL>http://www.ganimides.ucm.cl/ygomez/descargas/Sist_inf2/apuntes/2009/Roles_desarrollo_software.pdf</b:URL>
    <b:Author>
      <b:Author>
        <b:NameList>
          <b:Person>
            <b:Last>FullerPadilla</b:Last>
            <b:First>David</b:First>
          </b:Person>
        </b:NameList>
      </b:Author>
    </b:Author>
    <b:ShortTitle>Apuntes de Taller de Ingeniería de Software</b:ShortTitle>
    <b:RefOrder>35</b:RefOrder>
  </b:Source>
  <b:Source>
    <b:Tag>AAC</b:Tag>
    <b:SourceType>BookSection</b:SourceType>
    <b:Guid>{57E45E5E-DC25-4F6B-9D76-B807C2697825}</b:Guid>
    <b:Author>
      <b:Author>
        <b:NameList>
          <b:Person>
            <b:Last>International</b:Last>
            <b:First>Engineering</b:First>
            <b:Middle>AACE</b:Middle>
          </b:Person>
        </b:NameList>
      </b:Author>
    </b:Author>
    <b:Title>Chapter 17 Performance and Productivity Management</b:Title>
    <b:BookTitle>Skills &amp; Knowledge of Cost Engineering</b:BookTitle>
    <b:Pages>230-240</b:Pages>
    <b:RefOrder>41</b:RefOrder>
  </b:Source>
  <b:Source>
    <b:Tag>Uni141</b:Tag>
    <b:SourceType>InternetSite</b:SourceType>
    <b:Guid>{C1DC1C94-47AD-4611-AD5E-0DF1498EEF59}</b:Guid>
    <b:Author>
      <b:Author>
        <b:NameList>
          <b:Person>
            <b:Last>Juárez</b:Last>
            <b:First>Universidad</b:First>
            <b:Middle>Autonoma de Ciudad</b:Middle>
          </b:Person>
        </b:NameList>
      </b:Author>
    </b:Author>
    <b:Title>Proceso de Desarrollo de Videojuegos</b:Title>
    <b:YearAccessed>2014</b:YearAccessed>
    <b:MonthAccessed>3</b:MonthAccessed>
    <b:DayAccessed>9</b:DayAccessed>
    <b:URL> http://www2.uacj.mx/iit/culcyt/enero-abril2010/7%20Art%204.pdf</b:URL>
    <b:RefOrder>42</b:RefOrder>
  </b:Source>
  <b:Source>
    <b:Tag>Pre</b:Tag>
    <b:SourceType>Book</b:SourceType>
    <b:Guid>{11E52E5E-70EA-4259-BB81-5E17C539C1ED}</b:Guid>
    <b:Author>
      <b:Author>
        <b:NameList>
          <b:Person>
            <b:Last>Pressman</b:Last>
            <b:First>Roger</b:First>
            <b:Middle>S.</b:Middle>
          </b:Person>
        </b:NameList>
      </b:Author>
    </b:Author>
    <b:Title>Ingenieria de Software Un enfoque practico</b:Title>
    <b:Publisher>McGraw Hill</b:Publisher>
    <b:RefOrder>43</b:RefOrder>
  </b:Source>
  <b:Source>
    <b:Tag>MarcadorDePosición1</b:Tag>
    <b:SourceType>InternetSite</b:SourceType>
    <b:Guid>{C7B2762A-6F3E-419E-BAC7-23FA03DF0218}</b:Guid>
    <b:Title>Experience with Fagan’s Inspection Method</b:Title>
    <b:Author>
      <b:Author>
        <b:NameList>
          <b:Person>
            <b:Last>University</b:Last>
            <b:First>The</b:First>
            <b:Middle>Pennsylvania State</b:Middle>
          </b:Person>
        </b:NameList>
      </b:Author>
    </b:Author>
    <b:YearAccessed>2014</b:YearAccessed>
    <b:MonthAccessed>3</b:MonthAccessed>
    <b:DayAccessed>8</b:DayAccessed>
    <b:URL>http://citeseer.ist.psu.edu/viewdoc/download;jsessionid=C79BFB9F415B7F0E8FAC5B10C2D69D6D?doi=10.1.1.14.2351&amp;rep=rep1&amp;type=pdf</b:URL>
    <b:RefOrder>52</b:RefOrder>
  </b:Source>
  <b:Source>
    <b:Tag>ViBa</b:Tag>
    <b:SourceType>DocumentFromInternetSite</b:SourceType>
    <b:Guid>{1CE140F0-C309-4FF5-BAD3-794DDDB67448}</b:Guid>
    <b:Title>Software Modeling and Measurement: The Goal/Question/Metric Paradigm</b:Title>
    <b:Author>
      <b:Author>
        <b:NameList>
          <b:Person>
            <b:Last>Basili</b:Last>
            <b:First>Victor</b:First>
          </b:Person>
        </b:NameList>
      </b:Author>
    </b:Author>
    <b:YearAccessed>2014</b:YearAccessed>
    <b:MonthAccessed>Marzo</b:MonthAccessed>
    <b:DayAccessed>10</b:DayAccessed>
    <b:URL>http://drum.lib.umd.edu/bitstream/1903/7538/1/Goal_Question_Metric.pdf</b:URL>
    <b:RefOrder>39</b:RefOrder>
  </b:Source>
  <b:Source>
    <b:Tag>The14</b:Tag>
    <b:SourceType>InternetSite</b:SourceType>
    <b:Guid>{937D594E-D8DF-49AD-91B3-287C9D5A5E99}</b:Guid>
    <b:Title>Managing Code Inspection Information</b:Title>
    <b:Author>
      <b:Author>
        <b:NameList>
          <b:Person>
            <b:Last>Barnard</b:Last>
            <b:First>Jack</b:First>
          </b:Person>
        </b:NameList>
      </b:Author>
    </b:Author>
    <b:YearAccessed>2014</b:YearAccessed>
    <b:MonthAccessed>3</b:MonthAccessed>
    <b:DayAccessed>8</b:DayAccessed>
    <b:URL>https://www.unf.edu/~ncoulter/cen6070/handouts/minorreport/Barnard.pdf</b:URL>
    <b:RefOrder>40</b:RefOrder>
  </b:Source>
  <b:Source>
    <b:Tag>IEE09</b:Tag>
    <b:SourceType>Book</b:SourceType>
    <b:Guid>{B3A7C0B5-2A4F-49A7-8DBC-472AAE9EBDCB}</b:Guid>
    <b:Author>
      <b:Author>
        <b:Corporate>IEEE</b:Corporate>
      </b:Author>
    </b:Author>
    <b:Title>Estandar Internacional IEEE 16326</b:Title>
    <b:Year>2009</b:Year>
    <b:RefOrder>3</b:RefOrder>
  </b:Source>
  <b:Source>
    <b:Tag>Wik13</b:Tag>
    <b:SourceType>DocumentFromInternetSite</b:SourceType>
    <b:Guid>{2728A5BF-A05B-49F4-8629-A2853F3BA576}</b:Guid>
    <b:Title>Wikipedia</b:Title>
    <b:Year>2013</b:Year>
    <b:Month>3</b:Month>
    <b:Day>8</b:Day>
    <b:YearAccessed>2014</b:YearAccessed>
    <b:MonthAccessed>3</b:MonthAccessed>
    <b:DayAccessed>7</b:DayAccessed>
    <b:URL>http://es.wikipedia.org/wiki/Personal_Software_Process</b:URL>
    <b:RefOrder>4</b:RefOrder>
  </b:Source>
  <b:Source>
    <b:Tag>Fan14</b:Tag>
    <b:SourceType>DocumentFromInternetSite</b:SourceType>
    <b:Guid>{CA516A4F-1D11-402B-9A59-FEF8D899BF2E}</b:Guid>
    <b:Title>Using a coding standard to improve program quality</b:Title>
    <b:YearAccessed>2014</b:YearAccessed>
    <b:MonthAccessed>Marzo</b:MonthAccessed>
    <b:DayAccessed>12</b:DayAccessed>
    <b:URL>http://ieeexplore.ieee.org/xpls/abs_all.jsp?arnumber=990004&amp;tag=1</b:URL>
    <b:Author>
      <b:Author>
        <b:NameList>
          <b:Person>
            <b:Last>Fang</b:Last>
            <b:First>Xuefen</b:First>
          </b:Person>
        </b:NameList>
      </b:Author>
    </b:Author>
    <b:RefOrder>47</b:RefOrder>
  </b:Source>
  <b:Source>
    <b:Tag>Goo14</b:Tag>
    <b:SourceType>InternetSite</b:SourceType>
    <b:Guid>{D4DA2460-81FD-4BED-8199-4285843D1030}</b:Guid>
    <b:Title>Google HTML/CSS Style Guide</b:Title>
    <b:YearAccessed>2014</b:YearAccessed>
    <b:MonthAccessed>Marzo</b:MonthAccessed>
    <b:DayAccessed>12</b:DayAccessed>
    <b:URL>http://google-styleguide.googlecode.com/svn/trunk/htmlcssguide.xml</b:URL>
    <b:Author>
      <b:Author>
        <b:NameList>
          <b:Person>
            <b:Last>Google</b:Last>
            <b:First>Inc.</b:First>
          </b:Person>
        </b:NameList>
      </b:Author>
    </b:Author>
    <b:RefOrder>48</b:RefOrder>
  </b:Source>
  <b:Source>
    <b:Tag>MIn14</b:Tag>
    <b:SourceType>DocumentFromInternetSite</b:SourceType>
    <b:Guid>{DE277AE1-2065-4886-A454-1F4CFD7001CA}</b:Guid>
    <b:Title>ITBA</b:Title>
    <b:YearAccessed>2014</b:YearAccessed>
    <b:MonthAccessed>marzo</b:MonthAccessed>
    <b:DayAccessed>10</b:DayAccessed>
    <b:URL>http://www.iidia.com.ar/rgm/tesistas/cao-trabajofinaldeespecialidad.pdf</b:URL>
    <b:Author>
      <b:Author>
        <b:NameList>
          <b:Person>
            <b:Last>Cao</b:Last>
            <b:First>M.</b:First>
            <b:Middle>Ing. José Ignacio</b:Middle>
          </b:Person>
        </b:NameList>
      </b:Author>
    </b:Author>
    <b:RefOrder>36</b:RefOrder>
  </b:Source>
  <b:Source>
    <b:Tag>Cri14</b:Tag>
    <b:SourceType>DocumentFromInternetSite</b:SourceType>
    <b:Guid>{907EF032-EF38-4626-A9EA-7775F6019F9F}</b:Guid>
    <b:Author>
      <b:Author>
        <b:NameList>
          <b:Person>
            <b:Last>Cristian A. Remón</b:Last>
            <b:First>Pablo</b:First>
            <b:Middle>Thomas</b:Middle>
          </b:Person>
        </b:NameList>
      </b:Author>
    </b:Author>
    <b:Title>Repositorio institucional de la UNLP</b:Title>
    <b:YearAccessed>2014</b:YearAccessed>
    <b:MonthAccessed>marzo</b:MonthAccessed>
    <b:DayAccessed>10</b:DayAccessed>
    <b:URL>http://sedici.unlp.edu.ar/bitstream/handle/10915/19290/Documento_completo.pdf?sequence=1</b:URL>
    <b:RefOrder>37</b:RefOrder>
  </b:Source>
  <b:Source>
    <b:Tag>MgG09</b:Tag>
    <b:SourceType>InternetSite</b:SourceType>
    <b:Guid>{D2CA2451-901F-4375-99A7-444779A07400}</b:Guid>
    <b:Title>Transacciones, Objetos de Entidad y Caminos:</b:Title>
    <b:Year>2009</b:Year>
    <b:Author>
      <b:Author>
        <b:NameList>
          <b:Person>
            <b:Last>Robiolo</b:Last>
            <b:First>Mg.</b:First>
            <b:Middle>Gabriela</b:Middle>
          </b:Person>
        </b:NameList>
      </b:Author>
    </b:Author>
    <b:ProductionCompany>Gabriela Robiolo</b:ProductionCompany>
    <b:Month>Mayo</b:Month>
    <b:YearAccessed>2014</b:YearAccessed>
    <b:MonthAccessed>Marzo</b:MonthAccessed>
    <b:DayAccessed>10</b:DayAccessed>
    <b:URL>http://wicc2000.info.unlp.edu.ar/Carreras/Doctorado/Tesis/Robiolo_Gabriela.pdf</b:URL>
    <b:RefOrder>53</b:RefOrder>
  </b:Source>
</b:Sources>
</file>

<file path=customXml/itemProps1.xml><?xml version="1.0" encoding="utf-8"?>
<ds:datastoreItem xmlns:ds="http://schemas.openxmlformats.org/officeDocument/2006/customXml" ds:itemID="{157CDD35-D703-4B44-90D1-5205F75D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18156</Words>
  <Characters>99863</Characters>
  <Application>Microsoft Office Word</Application>
  <DocSecurity>0</DocSecurity>
  <Lines>832</Lines>
  <Paragraphs>235</Paragraphs>
  <ScaleCrop>false</ScaleCrop>
  <HeadingPairs>
    <vt:vector size="6" baseType="variant">
      <vt:variant>
        <vt:lpstr>Título</vt:lpstr>
      </vt:variant>
      <vt:variant>
        <vt:i4>1</vt:i4>
      </vt:variant>
      <vt:variant>
        <vt:lpstr>Títulos</vt:lpstr>
      </vt:variant>
      <vt:variant>
        <vt:i4>96</vt:i4>
      </vt:variant>
      <vt:variant>
        <vt:lpstr>Title</vt:lpstr>
      </vt:variant>
      <vt:variant>
        <vt:i4>1</vt:i4>
      </vt:variant>
    </vt:vector>
  </HeadingPairs>
  <TitlesOfParts>
    <vt:vector size="98" baseType="lpstr">
      <vt:lpstr/>
      <vt:lpstr>Historial de Cambios </vt:lpstr>
      <vt:lpstr>Prefacio </vt:lpstr>
      <vt:lpstr>&lt;Tabla de contenido </vt:lpstr>
      <vt:lpstr>Lista de Figuras</vt:lpstr>
      <vt:lpstr>Lista de Tablas</vt:lpstr>
      <vt:lpstr>Vista General del Proyecto</vt:lpstr>
      <vt:lpstr>    Visión del Producto </vt:lpstr>
      <vt:lpstr>    Propósito, Alcance y Objetivos</vt:lpstr>
      <vt:lpstr>        Objetivos </vt:lpstr>
      <vt:lpstr>    Supuestos y Restricciones&lt; [2]&gt;</vt:lpstr>
      <vt:lpstr>    Entregables </vt:lpstr>
      <vt:lpstr>    </vt:lpstr>
      <vt:lpstr>    </vt:lpstr>
      <vt:lpstr>    </vt:lpstr>
      <vt:lpstr>    </vt:lpstr>
      <vt:lpstr>    Resumen de Calendarización y Presupuesto </vt:lpstr>
      <vt:lpstr>    Evolución del Plan</vt:lpstr>
      <vt:lpstr>Glosario </vt:lpstr>
      <vt:lpstr/>
      <vt:lpstr/>
      <vt:lpstr/>
      <vt:lpstr>Contexto del proyecto</vt:lpstr>
      <vt:lpstr>    Modelo de Ciclo de Vida </vt:lpstr>
      <vt:lpstr>        Especificación Ciclo de Vida</vt:lpstr>
      <vt:lpstr>        Análisis de Alternativas y Justificación </vt:lpstr>
      <vt:lpstr>    Lenguajes y Herramientas </vt:lpstr>
      <vt:lpstr>        Análisis de Alternativas y Justificación </vt:lpstr>
      <vt:lpstr>    Plan de Aceptación del Producto</vt:lpstr>
      <vt:lpstr>    Organización del Proyecto y Comunicación</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Interfaces Externas</vt:lpstr>
      <vt:lpstr>        </vt:lpstr>
      <vt:lpstr>        Organigrama y Descripción de Roles</vt:lpstr>
      <vt:lpstr/>
      <vt:lpstr/>
      <vt:lpstr>Administración del Proyecto</vt:lpstr>
      <vt:lpstr>    </vt:lpstr>
      <vt:lpstr>    </vt:lpstr>
      <vt:lpstr>    </vt:lpstr>
      <vt:lpstr>    Métodos y Herramientas de Estimación </vt:lpstr>
      <vt:lpstr>    </vt:lpstr>
      <vt:lpstr>    </vt:lpstr>
      <vt:lpstr>    </vt:lpstr>
      <vt:lpstr>    </vt:lpstr>
      <vt:lpstr>    </vt:lpstr>
      <vt:lpstr>    Inicio del Proyecto</vt:lpstr>
      <vt:lpstr>        Entrenamiento del Personal </vt:lpstr>
      <vt:lpstr>        Infraestructura   </vt:lpstr>
      <vt:lpstr>    Planes de Trabajo del Proyecto</vt:lpstr>
      <vt:lpstr>        Descomposición de Actividades </vt:lpstr>
      <vt:lpstr>        Calendarización </vt:lpstr>
      <vt:lpstr>        Asignación de Recursos </vt:lpstr>
      <vt:lpstr>        Asignación de Presupuesto y Justificación  </vt:lpstr>
      <vt:lpstr/>
      <vt:lpstr>Monitoreo y Control del Proyecto</vt:lpstr>
      <vt:lpstr>    </vt:lpstr>
      <vt:lpstr>    </vt:lpstr>
      <vt:lpstr>    Administración de Requerimientos</vt:lpstr>
      <vt:lpstr>    Monitoreo y Control de Progreso</vt:lpstr>
      <vt:lpstr>    </vt:lpstr>
      <vt:lpstr>    </vt:lpstr>
      <vt:lpstr>    </vt:lpstr>
      <vt:lpstr>    </vt:lpstr>
      <vt:lpstr>    </vt:lpstr>
      <vt:lpstr>    </vt:lpstr>
      <vt:lpstr>    </vt:lpstr>
      <vt:lpstr>    Cierre del Proyecto </vt:lpstr>
      <vt:lpstr/>
      <vt:lpstr/>
      <vt:lpstr/>
      <vt:lpstr/>
      <vt:lpstr>Entrega del Producto </vt:lpstr>
      <vt:lpstr>Procesos de Soporte</vt:lpstr>
      <vt:lpstr>    </vt:lpstr>
      <vt:lpstr>    </vt:lpstr>
      <vt:lpstr>    Ambiente de Trabajo </vt:lpstr>
      <vt:lpstr>    Análisis y Administración de Riesgos  </vt:lpstr>
      <vt:lpstr>    Administración  de Configuración y Documentación</vt:lpstr>
      <vt:lpstr>    Métricas y Proceso de Medición</vt:lpstr>
      <vt:lpstr>    </vt:lpstr>
      <vt:lpstr/>
    </vt:vector>
  </TitlesOfParts>
  <Company>Hewlett-Packard</Company>
  <LinksUpToDate>false</LinksUpToDate>
  <CharactersWithSpaces>117784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Jaime A Pavlich-Mariscal</dc:creator>
  <cp:lastModifiedBy>Familia Valderrama A</cp:lastModifiedBy>
  <cp:revision>136</cp:revision>
  <cp:lastPrinted>2014-04-01T21:48:00Z</cp:lastPrinted>
  <dcterms:created xsi:type="dcterms:W3CDTF">2014-04-01T22:36:00Z</dcterms:created>
  <dcterms:modified xsi:type="dcterms:W3CDTF">2014-04-24T05:40:00Z</dcterms:modified>
</cp:coreProperties>
</file>